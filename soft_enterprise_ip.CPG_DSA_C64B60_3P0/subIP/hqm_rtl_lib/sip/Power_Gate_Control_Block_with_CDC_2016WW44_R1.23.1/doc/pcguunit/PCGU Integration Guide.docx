
<file path=[Content_Types].xml><?xml version="1.0" encoding="utf-8"?>
<Types xmlns="http://schemas.openxmlformats.org/package/2006/content-types">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01A2FB" w14:textId="77777777" w:rsidR="00B24A62" w:rsidRPr="002E3EB9" w:rsidRDefault="00B24A62" w:rsidP="00B24A62">
      <w:pPr>
        <w:jc w:val="center"/>
        <w:rPr>
          <w:rFonts w:ascii="Neo Sans Intel" w:hAnsi="Neo Sans Intel"/>
          <w:b/>
          <w:sz w:val="72"/>
        </w:rPr>
      </w:pPr>
      <w:bookmarkStart w:id="0" w:name="_Toc353528973"/>
    </w:p>
    <w:p w14:paraId="28D63766" w14:textId="77777777" w:rsidR="00B24A62" w:rsidRPr="002E3EB9" w:rsidRDefault="00B24A62" w:rsidP="00B24A62">
      <w:pPr>
        <w:jc w:val="center"/>
        <w:rPr>
          <w:rFonts w:ascii="Neo Sans Intel" w:hAnsi="Neo Sans Intel"/>
          <w:b/>
          <w:bCs/>
          <w:color w:val="0862A8"/>
          <w:sz w:val="72"/>
        </w:rPr>
      </w:pPr>
      <w:bookmarkStart w:id="1" w:name="_Toc330207865"/>
      <w:bookmarkEnd w:id="1"/>
      <w:r w:rsidRPr="002E3EB9">
        <w:rPr>
          <w:rFonts w:ascii="Neo Sans Intel" w:hAnsi="Neo Sans Intel"/>
          <w:b/>
          <w:bCs/>
          <w:color w:val="0862A8"/>
          <w:sz w:val="72"/>
        </w:rPr>
        <w:t>PGCB Clock Gating</w:t>
      </w:r>
    </w:p>
    <w:p w14:paraId="3D181115" w14:textId="77777777" w:rsidR="00B24A62" w:rsidRPr="002E3EB9" w:rsidRDefault="00B24A62" w:rsidP="00B24A62">
      <w:pPr>
        <w:jc w:val="center"/>
        <w:rPr>
          <w:rFonts w:ascii="Neo Sans Intel" w:hAnsi="Neo Sans Intel"/>
          <w:b/>
          <w:bCs/>
          <w:sz w:val="72"/>
        </w:rPr>
      </w:pPr>
    </w:p>
    <w:p w14:paraId="5F5421FA" w14:textId="77777777" w:rsidR="00B24A62" w:rsidRPr="002E3EB9" w:rsidRDefault="00B24A62" w:rsidP="00B24A62">
      <w:pPr>
        <w:pStyle w:val="NegFlopTable"/>
        <w:rPr>
          <w:rFonts w:ascii="Neo Sans Intel" w:hAnsi="Neo Sans Intel"/>
        </w:rPr>
      </w:pPr>
    </w:p>
    <w:p w14:paraId="39A85B5F" w14:textId="77777777" w:rsidR="00B24A62" w:rsidRPr="002E3EB9" w:rsidRDefault="00B24A62" w:rsidP="00B24A62">
      <w:pPr>
        <w:jc w:val="center"/>
        <w:rPr>
          <w:rFonts w:ascii="Neo Sans Intel" w:hAnsi="Neo Sans Intel"/>
          <w:b/>
          <w:bCs/>
          <w:color w:val="0862A8"/>
          <w:sz w:val="44"/>
        </w:rPr>
      </w:pPr>
      <w:bookmarkStart w:id="2" w:name="_Toc57174727"/>
      <w:r w:rsidRPr="002E3EB9">
        <w:rPr>
          <w:rFonts w:ascii="Neo Sans Intel" w:hAnsi="Neo Sans Intel"/>
          <w:b/>
          <w:bCs/>
          <w:color w:val="0862A8"/>
          <w:sz w:val="44"/>
        </w:rPr>
        <w:t>Micro-Architecture Specification (MAS)</w:t>
      </w:r>
      <w:bookmarkEnd w:id="2"/>
    </w:p>
    <w:p w14:paraId="0AC62667" w14:textId="77777777" w:rsidR="00B24A62" w:rsidRPr="002E3EB9" w:rsidRDefault="00B24A62" w:rsidP="00B24A62">
      <w:pPr>
        <w:rPr>
          <w:rFonts w:ascii="Neo Sans Intel" w:hAnsi="Neo Sans Intel"/>
          <w:color w:val="0862A8"/>
        </w:rPr>
      </w:pPr>
      <w:bookmarkStart w:id="3" w:name="SubTitle"/>
      <w:bookmarkEnd w:id="3"/>
    </w:p>
    <w:p w14:paraId="6EBBFD8E" w14:textId="4D3BEFB5" w:rsidR="00B24A62" w:rsidRPr="002E3EB9" w:rsidRDefault="00B24A62" w:rsidP="00B24A62">
      <w:pPr>
        <w:jc w:val="center"/>
        <w:rPr>
          <w:rFonts w:ascii="Neo Sans Intel" w:hAnsi="Neo Sans Intel"/>
          <w:b/>
          <w:color w:val="0862A8"/>
          <w:sz w:val="44"/>
        </w:rPr>
      </w:pPr>
      <w:r w:rsidRPr="002E3EB9">
        <w:rPr>
          <w:rFonts w:ascii="Neo Sans Intel" w:hAnsi="Neo Sans Intel"/>
          <w:b/>
          <w:color w:val="0862A8"/>
          <w:sz w:val="44"/>
        </w:rPr>
        <w:t xml:space="preserve">Revision </w:t>
      </w:r>
      <w:r w:rsidR="00373B3E">
        <w:rPr>
          <w:rFonts w:ascii="Neo Sans Intel" w:hAnsi="Neo Sans Intel"/>
          <w:b/>
          <w:color w:val="0862A8"/>
          <w:sz w:val="44"/>
        </w:rPr>
        <w:t>1.</w:t>
      </w:r>
      <w:ins w:id="4" w:author="Havican, Jared W" w:date="2014-06-10T12:48:00Z">
        <w:r w:rsidR="00B71A7F">
          <w:rPr>
            <w:rFonts w:ascii="Neo Sans Intel" w:hAnsi="Neo Sans Intel"/>
            <w:b/>
            <w:color w:val="0862A8"/>
            <w:sz w:val="44"/>
          </w:rPr>
          <w:t>20</w:t>
        </w:r>
      </w:ins>
      <w:del w:id="5" w:author="Havican, Jared W" w:date="2014-06-10T12:48:00Z">
        <w:r w:rsidR="00373B3E" w:rsidDel="00B71A7F">
          <w:rPr>
            <w:rFonts w:ascii="Neo Sans Intel" w:hAnsi="Neo Sans Intel"/>
            <w:b/>
            <w:color w:val="0862A8"/>
            <w:sz w:val="44"/>
          </w:rPr>
          <w:delText>15</w:delText>
        </w:r>
      </w:del>
    </w:p>
    <w:p w14:paraId="3CFB1D02" w14:textId="77777777" w:rsidR="00B24A62" w:rsidRPr="002E3EB9" w:rsidRDefault="00B24A62" w:rsidP="00B24A62">
      <w:pPr>
        <w:rPr>
          <w:rFonts w:ascii="Neo Sans Intel" w:hAnsi="Neo Sans Intel"/>
          <w:b/>
          <w:sz w:val="40"/>
        </w:rPr>
      </w:pPr>
    </w:p>
    <w:p w14:paraId="0894A946" w14:textId="3A1D7678" w:rsidR="00B24A62" w:rsidRPr="002E3EB9" w:rsidRDefault="00B24A62" w:rsidP="00B24A62">
      <w:pPr>
        <w:jc w:val="center"/>
        <w:rPr>
          <w:rFonts w:ascii="Neo Sans Intel" w:hAnsi="Neo Sans Intel"/>
          <w:b/>
          <w:color w:val="0862A8"/>
          <w:sz w:val="40"/>
        </w:rPr>
      </w:pPr>
      <w:r w:rsidRPr="002E3EB9">
        <w:rPr>
          <w:rFonts w:ascii="Neo Sans Intel" w:hAnsi="Neo Sans Intel"/>
          <w:b/>
          <w:color w:val="0862A8"/>
          <w:sz w:val="40"/>
        </w:rPr>
        <w:t xml:space="preserve">Last Update: </w:t>
      </w:r>
      <w:r w:rsidRPr="002E3EB9">
        <w:rPr>
          <w:rFonts w:ascii="Neo Sans Intel" w:hAnsi="Neo Sans Intel"/>
          <w:b/>
          <w:color w:val="0862A8"/>
          <w:sz w:val="40"/>
          <w:szCs w:val="40"/>
        </w:rPr>
        <w:fldChar w:fldCharType="begin"/>
      </w:r>
      <w:r w:rsidRPr="002E3EB9">
        <w:rPr>
          <w:rFonts w:ascii="Neo Sans Intel" w:hAnsi="Neo Sans Intel"/>
          <w:b/>
          <w:color w:val="0862A8"/>
          <w:sz w:val="40"/>
          <w:szCs w:val="40"/>
        </w:rPr>
        <w:instrText xml:space="preserve"> SAVEDATE  \@ "d MMMM yyyy"  \* MERGEFORMAT </w:instrText>
      </w:r>
      <w:r w:rsidRPr="002E3EB9">
        <w:rPr>
          <w:rFonts w:ascii="Neo Sans Intel" w:hAnsi="Neo Sans Intel"/>
          <w:b/>
          <w:color w:val="0862A8"/>
          <w:sz w:val="40"/>
          <w:szCs w:val="40"/>
        </w:rPr>
        <w:fldChar w:fldCharType="separate"/>
      </w:r>
      <w:ins w:id="6" w:author="Havican, Jared W" w:date="2014-06-16T17:19:00Z">
        <w:r w:rsidR="00310336">
          <w:rPr>
            <w:rFonts w:ascii="Neo Sans Intel" w:hAnsi="Neo Sans Intel"/>
            <w:b/>
            <w:noProof/>
            <w:color w:val="0862A8"/>
            <w:sz w:val="40"/>
            <w:szCs w:val="40"/>
          </w:rPr>
          <w:t>12 June 2014</w:t>
        </w:r>
      </w:ins>
      <w:del w:id="7" w:author="Havican, Jared W" w:date="2014-06-10T12:49:00Z">
        <w:r w:rsidR="00B71A7F" w:rsidDel="00B71A7F">
          <w:rPr>
            <w:rFonts w:ascii="Neo Sans Intel" w:hAnsi="Neo Sans Intel"/>
            <w:b/>
            <w:noProof/>
            <w:color w:val="0862A8"/>
            <w:sz w:val="40"/>
            <w:szCs w:val="40"/>
          </w:rPr>
          <w:delText>29</w:delText>
        </w:r>
      </w:del>
      <w:del w:id="8" w:author="Havican, Jared W" w:date="2014-06-10T12:54:00Z">
        <w:r w:rsidR="00B71A7F" w:rsidDel="00B71A7F">
          <w:rPr>
            <w:rFonts w:ascii="Neo Sans Intel" w:hAnsi="Neo Sans Intel"/>
            <w:b/>
            <w:noProof/>
            <w:color w:val="0862A8"/>
            <w:sz w:val="40"/>
            <w:szCs w:val="40"/>
          </w:rPr>
          <w:delText xml:space="preserve"> </w:delText>
        </w:r>
      </w:del>
      <w:del w:id="9" w:author="Havican, Jared W" w:date="2014-06-10T12:49:00Z">
        <w:r w:rsidR="00B71A7F" w:rsidDel="00B71A7F">
          <w:rPr>
            <w:rFonts w:ascii="Neo Sans Intel" w:hAnsi="Neo Sans Intel"/>
            <w:b/>
            <w:noProof/>
            <w:color w:val="0862A8"/>
            <w:sz w:val="40"/>
            <w:szCs w:val="40"/>
          </w:rPr>
          <w:delText xml:space="preserve">October </w:delText>
        </w:r>
      </w:del>
      <w:del w:id="10" w:author="Havican, Jared W" w:date="2014-06-10T12:54:00Z">
        <w:r w:rsidR="00B71A7F" w:rsidDel="00B71A7F">
          <w:rPr>
            <w:rFonts w:ascii="Neo Sans Intel" w:hAnsi="Neo Sans Intel"/>
            <w:b/>
            <w:noProof/>
            <w:color w:val="0862A8"/>
            <w:sz w:val="40"/>
            <w:szCs w:val="40"/>
          </w:rPr>
          <w:delText>201</w:delText>
        </w:r>
      </w:del>
      <w:del w:id="11" w:author="Havican, Jared W" w:date="2014-06-10T12:49:00Z">
        <w:r w:rsidR="00B71A7F" w:rsidDel="00B71A7F">
          <w:rPr>
            <w:rFonts w:ascii="Neo Sans Intel" w:hAnsi="Neo Sans Intel"/>
            <w:b/>
            <w:noProof/>
            <w:color w:val="0862A8"/>
            <w:sz w:val="40"/>
            <w:szCs w:val="40"/>
          </w:rPr>
          <w:delText>3</w:delText>
        </w:r>
      </w:del>
      <w:r w:rsidRPr="002E3EB9">
        <w:rPr>
          <w:rFonts w:ascii="Neo Sans Intel" w:hAnsi="Neo Sans Intel"/>
          <w:b/>
          <w:color w:val="0862A8"/>
          <w:sz w:val="40"/>
          <w:szCs w:val="40"/>
        </w:rPr>
        <w:fldChar w:fldCharType="end"/>
      </w:r>
    </w:p>
    <w:p w14:paraId="4A2EAA36" w14:textId="77777777" w:rsidR="00B24A62" w:rsidRPr="002E3EB9" w:rsidRDefault="00B24A62" w:rsidP="00B24A62">
      <w:pPr>
        <w:jc w:val="center"/>
        <w:rPr>
          <w:rFonts w:ascii="Neo Sans Intel" w:hAnsi="Neo Sans Intel"/>
          <w:b/>
          <w:sz w:val="40"/>
        </w:rPr>
      </w:pPr>
    </w:p>
    <w:p w14:paraId="7B44B3E7" w14:textId="77777777" w:rsidR="00B24A62" w:rsidRPr="002E3EB9" w:rsidRDefault="00B24A62" w:rsidP="00B24A62">
      <w:pPr>
        <w:jc w:val="center"/>
        <w:rPr>
          <w:rFonts w:ascii="Neo Sans Intel" w:hAnsi="Neo Sans Intel"/>
          <w:b/>
          <w:sz w:val="40"/>
        </w:rPr>
      </w:pPr>
    </w:p>
    <w:p w14:paraId="15B6A067" w14:textId="44D4C6EC" w:rsidR="00B24A62" w:rsidRPr="002E3EB9" w:rsidRDefault="00B24A62" w:rsidP="00B24A62">
      <w:pPr>
        <w:jc w:val="center"/>
        <w:rPr>
          <w:rFonts w:ascii="Neo Sans Intel" w:hAnsi="Neo Sans Intel"/>
          <w:b/>
          <w:color w:val="0862A8"/>
          <w:sz w:val="40"/>
        </w:rPr>
      </w:pPr>
      <w:r w:rsidRPr="002E3EB9">
        <w:rPr>
          <w:rFonts w:ascii="Neo Sans Intel" w:hAnsi="Neo Sans Intel"/>
          <w:b/>
          <w:color w:val="0862A8"/>
          <w:sz w:val="40"/>
        </w:rPr>
        <w:t>Kah Meng Yeem</w:t>
      </w:r>
      <w:r w:rsidR="00963538">
        <w:rPr>
          <w:rFonts w:ascii="Neo Sans Intel" w:hAnsi="Neo Sans Intel"/>
          <w:b/>
          <w:color w:val="0862A8"/>
          <w:sz w:val="40"/>
        </w:rPr>
        <w:t xml:space="preserve"> / Jared Havican</w:t>
      </w:r>
    </w:p>
    <w:p w14:paraId="1A345015" w14:textId="77777777" w:rsidR="00B24A62" w:rsidRPr="002E3EB9" w:rsidRDefault="00B24A62" w:rsidP="00B24A62">
      <w:pPr>
        <w:jc w:val="center"/>
        <w:rPr>
          <w:rFonts w:ascii="Neo Sans Intel" w:hAnsi="Neo Sans Intel"/>
          <w:b/>
          <w:color w:val="0862A8"/>
          <w:sz w:val="40"/>
        </w:rPr>
      </w:pPr>
    </w:p>
    <w:p w14:paraId="63F1061A" w14:textId="77777777" w:rsidR="00B24A62" w:rsidRPr="002E3EB9" w:rsidRDefault="00B24A62" w:rsidP="00B24A62">
      <w:pPr>
        <w:jc w:val="center"/>
        <w:rPr>
          <w:rFonts w:ascii="Neo Sans Intel" w:hAnsi="Neo Sans Intel"/>
          <w:b/>
          <w:color w:val="0862A8"/>
          <w:sz w:val="40"/>
        </w:rPr>
      </w:pPr>
    </w:p>
    <w:p w14:paraId="3083F06F" w14:textId="77777777" w:rsidR="00B24A62" w:rsidRPr="002E3EB9" w:rsidRDefault="00B24A62" w:rsidP="00B24A62">
      <w:pPr>
        <w:jc w:val="center"/>
        <w:rPr>
          <w:rFonts w:ascii="Neo Sans Intel" w:hAnsi="Neo Sans Intel"/>
        </w:rPr>
      </w:pPr>
    </w:p>
    <w:p w14:paraId="50AB95C2" w14:textId="77777777" w:rsidR="00B24A62" w:rsidRPr="002E3EB9" w:rsidRDefault="00B24A62" w:rsidP="00B24A62">
      <w:pPr>
        <w:jc w:val="center"/>
        <w:rPr>
          <w:rFonts w:ascii="Neo Sans Intel" w:hAnsi="Neo Sans Intel"/>
        </w:rPr>
      </w:pPr>
    </w:p>
    <w:p w14:paraId="619D1F99" w14:textId="77777777" w:rsidR="00B24A62" w:rsidRPr="002E3EB9" w:rsidRDefault="00B24A62" w:rsidP="00B24A62">
      <w:pPr>
        <w:jc w:val="center"/>
        <w:rPr>
          <w:rFonts w:ascii="Neo Sans Intel" w:hAnsi="Neo Sans Intel"/>
        </w:rPr>
      </w:pPr>
    </w:p>
    <w:p w14:paraId="63D20E8A" w14:textId="77777777" w:rsidR="00B24A62" w:rsidRPr="002E3EB9" w:rsidRDefault="00B24A62" w:rsidP="00B24A62">
      <w:pPr>
        <w:jc w:val="center"/>
        <w:rPr>
          <w:rFonts w:ascii="Neo Sans Intel" w:hAnsi="Neo Sans Intel"/>
        </w:rPr>
      </w:pPr>
    </w:p>
    <w:p w14:paraId="0C84BBCC" w14:textId="77777777" w:rsidR="00B24A62" w:rsidRPr="002E3EB9" w:rsidRDefault="00B24A62" w:rsidP="00B24A62">
      <w:pPr>
        <w:jc w:val="center"/>
        <w:rPr>
          <w:rFonts w:ascii="Neo Sans Intel" w:hAnsi="Neo Sans Intel"/>
        </w:rPr>
      </w:pPr>
    </w:p>
    <w:p w14:paraId="5B2537A8" w14:textId="77777777" w:rsidR="00B24A62" w:rsidRPr="002E3EB9" w:rsidRDefault="00B24A62" w:rsidP="00B24A62">
      <w:pPr>
        <w:jc w:val="center"/>
        <w:rPr>
          <w:rFonts w:ascii="Neo Sans Intel" w:hAnsi="Neo Sans Intel"/>
          <w:b/>
          <w:bCs/>
          <w:color w:val="0862A8"/>
          <w:sz w:val="40"/>
        </w:rPr>
      </w:pPr>
      <w:bookmarkStart w:id="12" w:name="_Toc57174728"/>
      <w:r w:rsidRPr="002E3EB9">
        <w:rPr>
          <w:rFonts w:ascii="Neo Sans Intel" w:hAnsi="Neo Sans Intel"/>
          <w:b/>
          <w:bCs/>
          <w:color w:val="0862A8"/>
          <w:sz w:val="40"/>
        </w:rPr>
        <w:t>DO NOT COPY OR DISTRIBUTE</w:t>
      </w:r>
      <w:bookmarkEnd w:id="12"/>
    </w:p>
    <w:p w14:paraId="3DD50ADD" w14:textId="77777777" w:rsidR="00B24A62" w:rsidRPr="002E3EB9" w:rsidRDefault="00B24A62" w:rsidP="00B24A62">
      <w:pPr>
        <w:jc w:val="center"/>
        <w:rPr>
          <w:rFonts w:ascii="Neo Sans Intel" w:hAnsi="Neo Sans Intel"/>
          <w:color w:val="0862A8"/>
          <w:sz w:val="24"/>
        </w:rPr>
      </w:pPr>
    </w:p>
    <w:p w14:paraId="310E8A2A" w14:textId="77777777" w:rsidR="00B24A62" w:rsidRPr="002E3EB9" w:rsidRDefault="00B24A62" w:rsidP="00B24A62">
      <w:pPr>
        <w:jc w:val="center"/>
        <w:rPr>
          <w:rFonts w:ascii="Neo Sans Intel" w:hAnsi="Neo Sans Intel"/>
          <w:color w:val="0862A8"/>
          <w:sz w:val="24"/>
        </w:rPr>
      </w:pPr>
    </w:p>
    <w:p w14:paraId="15D74AD9" w14:textId="77777777" w:rsidR="00B24A62" w:rsidRPr="002E3EB9" w:rsidRDefault="00B24A62" w:rsidP="00B24A62">
      <w:pPr>
        <w:jc w:val="center"/>
        <w:rPr>
          <w:rFonts w:ascii="Neo Sans Intel" w:hAnsi="Neo Sans Intel"/>
          <w:b/>
          <w:bCs/>
          <w:color w:val="0862A8"/>
          <w:sz w:val="44"/>
        </w:rPr>
      </w:pPr>
      <w:bookmarkStart w:id="13" w:name="_Toc57174729"/>
      <w:r w:rsidRPr="002E3EB9">
        <w:rPr>
          <w:rFonts w:ascii="Neo Sans Intel" w:hAnsi="Neo Sans Intel"/>
          <w:b/>
          <w:bCs/>
          <w:color w:val="0862A8"/>
          <w:sz w:val="44"/>
        </w:rPr>
        <w:t>INTEL TOP SECRET</w:t>
      </w:r>
      <w:bookmarkEnd w:id="13"/>
    </w:p>
    <w:p w14:paraId="7F5F1549" w14:textId="77777777" w:rsidR="00B24A62" w:rsidRPr="002E3EB9" w:rsidRDefault="00B24A62" w:rsidP="00B24A62">
      <w:pPr>
        <w:jc w:val="center"/>
        <w:rPr>
          <w:rFonts w:ascii="Neo Sans Intel" w:hAnsi="Neo Sans Intel"/>
          <w:color w:val="0862A8"/>
          <w:sz w:val="24"/>
        </w:rPr>
      </w:pPr>
    </w:p>
    <w:p w14:paraId="7DC08308" w14:textId="77777777" w:rsidR="00B24A62" w:rsidRPr="002E3EB9" w:rsidRDefault="00B24A62" w:rsidP="00B24A62">
      <w:pPr>
        <w:jc w:val="center"/>
        <w:rPr>
          <w:rFonts w:ascii="Neo Sans Intel" w:hAnsi="Neo Sans Intel"/>
          <w:color w:val="0862A8"/>
          <w:sz w:val="24"/>
        </w:rPr>
      </w:pPr>
    </w:p>
    <w:p w14:paraId="5D6FD14D" w14:textId="77777777" w:rsidR="00B24A62" w:rsidRPr="002E3EB9" w:rsidRDefault="00B24A62" w:rsidP="00B24A62">
      <w:pPr>
        <w:jc w:val="center"/>
        <w:rPr>
          <w:rFonts w:ascii="Neo Sans Intel" w:hAnsi="Neo Sans Intel"/>
          <w:color w:val="0862A8"/>
          <w:sz w:val="24"/>
        </w:rPr>
      </w:pPr>
    </w:p>
    <w:p w14:paraId="25BD5981" w14:textId="77777777" w:rsidR="00B24A62" w:rsidRPr="002E3EB9" w:rsidRDefault="00B24A62" w:rsidP="00B24A62">
      <w:pPr>
        <w:jc w:val="center"/>
        <w:rPr>
          <w:rFonts w:ascii="Neo Sans Intel" w:hAnsi="Neo Sans Intel"/>
          <w:color w:val="0862A8"/>
          <w:sz w:val="24"/>
        </w:rPr>
      </w:pPr>
      <w:bookmarkStart w:id="14" w:name="_Toc57174730"/>
      <w:r w:rsidRPr="002E3EB9">
        <w:rPr>
          <w:rFonts w:ascii="Neo Sans Intel" w:hAnsi="Neo Sans Intel"/>
          <w:color w:val="0862A8"/>
          <w:sz w:val="24"/>
        </w:rPr>
        <w:t>The information in this document is subject to change.</w:t>
      </w:r>
      <w:bookmarkEnd w:id="14"/>
    </w:p>
    <w:p w14:paraId="6C1F7E3B" w14:textId="77777777" w:rsidR="00B24A62" w:rsidRPr="002E3EB9" w:rsidRDefault="00B24A62" w:rsidP="00B24A62">
      <w:pPr>
        <w:rPr>
          <w:rFonts w:ascii="Neo Sans Intel" w:hAnsi="Neo Sans Intel"/>
        </w:rPr>
      </w:pPr>
    </w:p>
    <w:p w14:paraId="0F3A8B82" w14:textId="77777777" w:rsidR="00B24A62" w:rsidRPr="002E3EB9" w:rsidRDefault="00B24A62" w:rsidP="00B24A62">
      <w:pPr>
        <w:rPr>
          <w:rFonts w:ascii="Neo Sans Intel" w:hAnsi="Neo Sans Intel"/>
          <w:color w:val="FF0000"/>
          <w:sz w:val="24"/>
          <w:u w:val="single"/>
        </w:rPr>
      </w:pPr>
    </w:p>
    <w:p w14:paraId="5406A742" w14:textId="77777777" w:rsidR="00B24A62" w:rsidRPr="002E3EB9" w:rsidRDefault="00B24A62" w:rsidP="00B24A62">
      <w:pPr>
        <w:rPr>
          <w:rFonts w:ascii="Neo Sans Intel" w:hAnsi="Neo Sans Intel"/>
          <w:b/>
          <w:color w:val="0862A8"/>
          <w:sz w:val="32"/>
          <w:u w:val="single"/>
        </w:rPr>
      </w:pPr>
      <w:bookmarkStart w:id="15" w:name="_Toc57174731"/>
      <w:bookmarkStart w:id="16" w:name="_Toc322944085"/>
      <w:r w:rsidRPr="002E3EB9">
        <w:rPr>
          <w:rFonts w:ascii="Neo Sans Intel" w:hAnsi="Neo Sans Intel"/>
          <w:b/>
          <w:color w:val="0862A8"/>
          <w:sz w:val="32"/>
          <w:u w:val="single"/>
        </w:rPr>
        <w:br w:type="page"/>
      </w:r>
    </w:p>
    <w:p w14:paraId="1E4B6F30" w14:textId="77777777" w:rsidR="00B24A62" w:rsidRPr="002E3EB9" w:rsidRDefault="00B24A62" w:rsidP="00B24A62">
      <w:pPr>
        <w:jc w:val="center"/>
        <w:outlineLvl w:val="0"/>
        <w:rPr>
          <w:rFonts w:ascii="Neo Sans Intel" w:hAnsi="Neo Sans Intel"/>
          <w:b/>
          <w:color w:val="0862A8"/>
          <w:sz w:val="32"/>
          <w:u w:val="single"/>
        </w:rPr>
      </w:pPr>
      <w:bookmarkStart w:id="17" w:name="_Toc351559708"/>
      <w:bookmarkStart w:id="18" w:name="_Toc390267819"/>
      <w:r w:rsidRPr="002E3EB9">
        <w:rPr>
          <w:rFonts w:ascii="Neo Sans Intel" w:hAnsi="Neo Sans Intel"/>
          <w:b/>
          <w:color w:val="0862A8"/>
          <w:sz w:val="32"/>
          <w:u w:val="single"/>
        </w:rPr>
        <w:lastRenderedPageBreak/>
        <w:t>Revision History</w:t>
      </w:r>
      <w:bookmarkEnd w:id="15"/>
      <w:bookmarkEnd w:id="16"/>
      <w:bookmarkEnd w:id="17"/>
      <w:bookmarkEnd w:id="18"/>
    </w:p>
    <w:tbl>
      <w:tblPr>
        <w:tblW w:w="1108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20" w:firstRow="1" w:lastRow="0" w:firstColumn="0" w:lastColumn="0" w:noHBand="0" w:noVBand="0"/>
      </w:tblPr>
      <w:tblGrid>
        <w:gridCol w:w="738"/>
        <w:gridCol w:w="1530"/>
        <w:gridCol w:w="1170"/>
        <w:gridCol w:w="7650"/>
        <w:tblGridChange w:id="19">
          <w:tblGrid>
            <w:gridCol w:w="123"/>
            <w:gridCol w:w="615"/>
            <w:gridCol w:w="123"/>
            <w:gridCol w:w="1407"/>
            <w:gridCol w:w="123"/>
            <w:gridCol w:w="1047"/>
            <w:gridCol w:w="123"/>
            <w:gridCol w:w="7527"/>
            <w:gridCol w:w="123"/>
          </w:tblGrid>
        </w:tblGridChange>
      </w:tblGrid>
      <w:tr w:rsidR="00B24A62" w:rsidRPr="002E3EB9" w14:paraId="2327B18B" w14:textId="77777777" w:rsidTr="00B24A62">
        <w:tc>
          <w:tcPr>
            <w:tcW w:w="738" w:type="dxa"/>
            <w:tcBorders>
              <w:bottom w:val="single" w:sz="12" w:space="0" w:color="auto"/>
            </w:tcBorders>
            <w:shd w:val="clear" w:color="auto" w:fill="99CCFF"/>
          </w:tcPr>
          <w:p w14:paraId="4EF5409B" w14:textId="77777777" w:rsidR="00B24A62" w:rsidRPr="002E3EB9" w:rsidRDefault="00B24A62" w:rsidP="002E3EB9">
            <w:pPr>
              <w:spacing w:after="0" w:line="240" w:lineRule="auto"/>
              <w:jc w:val="center"/>
              <w:rPr>
                <w:rFonts w:ascii="Neo Sans Intel" w:hAnsi="Neo Sans Intel"/>
                <w:b/>
                <w:sz w:val="20"/>
                <w:szCs w:val="20"/>
              </w:rPr>
            </w:pPr>
            <w:bookmarkStart w:id="20" w:name="_Toc57174732"/>
          </w:p>
        </w:tc>
        <w:tc>
          <w:tcPr>
            <w:tcW w:w="1530" w:type="dxa"/>
            <w:tcBorders>
              <w:bottom w:val="single" w:sz="12" w:space="0" w:color="auto"/>
            </w:tcBorders>
            <w:shd w:val="clear" w:color="auto" w:fill="99CCFF"/>
          </w:tcPr>
          <w:p w14:paraId="31BC4EAE" w14:textId="77777777" w:rsidR="00B24A62" w:rsidRPr="002E3EB9" w:rsidRDefault="00B24A62" w:rsidP="002E3EB9">
            <w:pPr>
              <w:spacing w:after="0" w:line="240" w:lineRule="auto"/>
              <w:jc w:val="center"/>
              <w:rPr>
                <w:rFonts w:ascii="Neo Sans Intel" w:hAnsi="Neo Sans Intel"/>
                <w:b/>
                <w:sz w:val="20"/>
                <w:szCs w:val="20"/>
              </w:rPr>
            </w:pPr>
            <w:r w:rsidRPr="002E3EB9">
              <w:rPr>
                <w:rFonts w:ascii="Neo Sans Intel" w:hAnsi="Neo Sans Intel"/>
                <w:b/>
                <w:sz w:val="20"/>
                <w:szCs w:val="20"/>
              </w:rPr>
              <w:t>Revision/Date</w:t>
            </w:r>
          </w:p>
        </w:tc>
        <w:tc>
          <w:tcPr>
            <w:tcW w:w="1170" w:type="dxa"/>
            <w:tcBorders>
              <w:bottom w:val="single" w:sz="12" w:space="0" w:color="auto"/>
            </w:tcBorders>
            <w:shd w:val="clear" w:color="auto" w:fill="99CCFF"/>
          </w:tcPr>
          <w:p w14:paraId="202330EB" w14:textId="77777777" w:rsidR="00B24A62" w:rsidRPr="002E3EB9" w:rsidRDefault="00B24A62" w:rsidP="002E3EB9">
            <w:pPr>
              <w:spacing w:after="0" w:line="240" w:lineRule="auto"/>
              <w:jc w:val="center"/>
              <w:rPr>
                <w:rFonts w:ascii="Neo Sans Intel" w:hAnsi="Neo Sans Intel"/>
                <w:b/>
                <w:sz w:val="20"/>
                <w:szCs w:val="20"/>
              </w:rPr>
            </w:pPr>
            <w:r w:rsidRPr="002E3EB9">
              <w:rPr>
                <w:rFonts w:ascii="Neo Sans Intel" w:hAnsi="Neo Sans Intel"/>
                <w:b/>
                <w:sz w:val="20"/>
                <w:szCs w:val="20"/>
              </w:rPr>
              <w:t>Owner</w:t>
            </w:r>
          </w:p>
        </w:tc>
        <w:tc>
          <w:tcPr>
            <w:tcW w:w="7650" w:type="dxa"/>
            <w:tcBorders>
              <w:bottom w:val="single" w:sz="12" w:space="0" w:color="auto"/>
            </w:tcBorders>
            <w:shd w:val="clear" w:color="auto" w:fill="99CCFF"/>
          </w:tcPr>
          <w:p w14:paraId="01187AB2" w14:textId="77777777" w:rsidR="00B24A62" w:rsidRPr="002E3EB9" w:rsidRDefault="00B24A62" w:rsidP="002E3EB9">
            <w:pPr>
              <w:spacing w:after="0" w:line="240" w:lineRule="auto"/>
              <w:jc w:val="center"/>
              <w:rPr>
                <w:rFonts w:ascii="Neo Sans Intel" w:hAnsi="Neo Sans Intel"/>
                <w:b/>
                <w:sz w:val="20"/>
                <w:szCs w:val="20"/>
              </w:rPr>
            </w:pPr>
            <w:r w:rsidRPr="002E3EB9">
              <w:rPr>
                <w:rFonts w:ascii="Neo Sans Intel" w:hAnsi="Neo Sans Intel"/>
                <w:b/>
                <w:sz w:val="20"/>
                <w:szCs w:val="20"/>
              </w:rPr>
              <w:t>Description of Change</w:t>
            </w:r>
          </w:p>
        </w:tc>
      </w:tr>
      <w:tr w:rsidR="00B24A62" w:rsidRPr="002E3EB9" w14:paraId="7A98D7B6" w14:textId="77777777" w:rsidTr="00B24A62">
        <w:tc>
          <w:tcPr>
            <w:tcW w:w="738" w:type="dxa"/>
            <w:shd w:val="clear" w:color="auto" w:fill="auto"/>
          </w:tcPr>
          <w:p w14:paraId="44D2E1C9" w14:textId="77777777" w:rsidR="00B24A62" w:rsidRPr="002E3EB9" w:rsidRDefault="00B24A62" w:rsidP="003246C7">
            <w:pPr>
              <w:pStyle w:val="ListParagraph"/>
              <w:numPr>
                <w:ilvl w:val="0"/>
                <w:numId w:val="16"/>
              </w:numPr>
              <w:rPr>
                <w:rFonts w:cs="Arial"/>
              </w:rPr>
            </w:pPr>
          </w:p>
        </w:tc>
        <w:tc>
          <w:tcPr>
            <w:tcW w:w="1530" w:type="dxa"/>
            <w:shd w:val="clear" w:color="auto" w:fill="auto"/>
          </w:tcPr>
          <w:p w14:paraId="692CBB83" w14:textId="77777777" w:rsidR="00B24A62" w:rsidRPr="002E3EB9" w:rsidRDefault="00B24A62" w:rsidP="00B24A62">
            <w:pPr>
              <w:spacing w:after="0" w:line="240" w:lineRule="auto"/>
              <w:rPr>
                <w:rFonts w:ascii="Neo Sans Intel" w:hAnsi="Neo Sans Intel" w:cs="Arial"/>
                <w:sz w:val="20"/>
                <w:szCs w:val="20"/>
              </w:rPr>
            </w:pPr>
            <w:r w:rsidRPr="002E3EB9">
              <w:rPr>
                <w:rFonts w:ascii="Neo Sans Intel" w:hAnsi="Neo Sans Intel" w:cs="Arial"/>
                <w:sz w:val="20"/>
                <w:szCs w:val="20"/>
              </w:rPr>
              <w:t>0.00</w:t>
            </w:r>
          </w:p>
          <w:p w14:paraId="742290DD" w14:textId="77777777" w:rsidR="00B24A62" w:rsidRPr="002E3EB9" w:rsidRDefault="00B24A62" w:rsidP="002E3EB9">
            <w:pPr>
              <w:spacing w:after="0" w:line="240" w:lineRule="auto"/>
              <w:rPr>
                <w:rFonts w:ascii="Neo Sans Intel" w:hAnsi="Neo Sans Intel" w:cs="Arial"/>
                <w:sz w:val="20"/>
                <w:szCs w:val="20"/>
              </w:rPr>
            </w:pPr>
            <w:r w:rsidRPr="002E3EB9">
              <w:rPr>
                <w:rFonts w:ascii="Neo Sans Intel" w:hAnsi="Neo Sans Intel" w:cs="Arial"/>
                <w:sz w:val="20"/>
                <w:szCs w:val="20"/>
              </w:rPr>
              <w:t>06/14/2013</w:t>
            </w:r>
          </w:p>
        </w:tc>
        <w:tc>
          <w:tcPr>
            <w:tcW w:w="1170" w:type="dxa"/>
            <w:shd w:val="clear" w:color="auto" w:fill="auto"/>
          </w:tcPr>
          <w:p w14:paraId="6D1C6D49" w14:textId="77777777" w:rsidR="00B24A62" w:rsidRPr="002E3EB9" w:rsidRDefault="00B24A62" w:rsidP="002E3EB9">
            <w:pPr>
              <w:tabs>
                <w:tab w:val="left" w:pos="630"/>
              </w:tabs>
              <w:spacing w:after="0" w:line="240" w:lineRule="auto"/>
              <w:rPr>
                <w:rFonts w:ascii="Neo Sans Intel" w:hAnsi="Neo Sans Intel" w:cs="Arial"/>
                <w:sz w:val="20"/>
                <w:szCs w:val="20"/>
              </w:rPr>
            </w:pPr>
            <w:r w:rsidRPr="002E3EB9">
              <w:rPr>
                <w:rFonts w:ascii="Neo Sans Intel" w:hAnsi="Neo Sans Intel" w:cs="Arial"/>
                <w:sz w:val="20"/>
                <w:szCs w:val="20"/>
              </w:rPr>
              <w:t>Kah Meng</w:t>
            </w:r>
          </w:p>
        </w:tc>
        <w:tc>
          <w:tcPr>
            <w:tcW w:w="7650" w:type="dxa"/>
            <w:shd w:val="clear" w:color="auto" w:fill="auto"/>
          </w:tcPr>
          <w:p w14:paraId="76998539" w14:textId="77777777" w:rsidR="00B24A62" w:rsidRPr="002E3EB9" w:rsidRDefault="00B24A62" w:rsidP="002E3EB9">
            <w:pPr>
              <w:keepNext/>
              <w:spacing w:after="0" w:line="240" w:lineRule="auto"/>
              <w:rPr>
                <w:rFonts w:ascii="Neo Sans Intel" w:hAnsi="Neo Sans Intel" w:cs="Arial"/>
                <w:sz w:val="20"/>
                <w:szCs w:val="20"/>
              </w:rPr>
            </w:pPr>
            <w:r w:rsidRPr="002E3EB9">
              <w:rPr>
                <w:rFonts w:ascii="Neo Sans Intel" w:hAnsi="Neo Sans Intel" w:cs="Arial"/>
                <w:sz w:val="20"/>
                <w:szCs w:val="20"/>
              </w:rPr>
              <w:t>Initial revision and incorporated the feedback from the Pre-Aspec review on ww24.4.</w:t>
            </w:r>
          </w:p>
        </w:tc>
      </w:tr>
      <w:tr w:rsidR="00B24A62" w:rsidRPr="002E3EB9" w14:paraId="0284B790" w14:textId="77777777" w:rsidTr="00B24A62">
        <w:tc>
          <w:tcPr>
            <w:tcW w:w="738" w:type="dxa"/>
            <w:shd w:val="clear" w:color="auto" w:fill="auto"/>
          </w:tcPr>
          <w:p w14:paraId="549852A2" w14:textId="77777777" w:rsidR="00B24A62" w:rsidRPr="002E3EB9" w:rsidRDefault="00B24A62" w:rsidP="003246C7">
            <w:pPr>
              <w:pStyle w:val="ListParagraph"/>
              <w:numPr>
                <w:ilvl w:val="0"/>
                <w:numId w:val="16"/>
              </w:numPr>
              <w:rPr>
                <w:rFonts w:cs="Arial"/>
              </w:rPr>
            </w:pPr>
          </w:p>
        </w:tc>
        <w:tc>
          <w:tcPr>
            <w:tcW w:w="1530" w:type="dxa"/>
            <w:shd w:val="clear" w:color="auto" w:fill="auto"/>
          </w:tcPr>
          <w:p w14:paraId="72A6F1E2" w14:textId="77777777" w:rsidR="00B24A62" w:rsidRPr="002E3EB9" w:rsidRDefault="00B24A62" w:rsidP="00B24A62">
            <w:pPr>
              <w:spacing w:after="0" w:line="240" w:lineRule="auto"/>
              <w:rPr>
                <w:rFonts w:ascii="Neo Sans Intel" w:hAnsi="Neo Sans Intel" w:cs="Arial"/>
                <w:sz w:val="20"/>
                <w:szCs w:val="20"/>
              </w:rPr>
            </w:pPr>
            <w:r w:rsidRPr="002E3EB9">
              <w:rPr>
                <w:rFonts w:ascii="Neo Sans Intel" w:hAnsi="Neo Sans Intel" w:cs="Arial"/>
                <w:sz w:val="20"/>
                <w:szCs w:val="20"/>
              </w:rPr>
              <w:t>0.10</w:t>
            </w:r>
          </w:p>
          <w:p w14:paraId="099A4D90" w14:textId="77777777" w:rsidR="00B24A62" w:rsidRPr="002E3EB9" w:rsidRDefault="00B24A62" w:rsidP="002E3EB9">
            <w:pPr>
              <w:spacing w:after="0" w:line="240" w:lineRule="auto"/>
              <w:rPr>
                <w:rFonts w:ascii="Neo Sans Intel" w:hAnsi="Neo Sans Intel" w:cs="Arial"/>
                <w:sz w:val="20"/>
                <w:szCs w:val="20"/>
              </w:rPr>
            </w:pPr>
            <w:r w:rsidRPr="002E3EB9">
              <w:rPr>
                <w:rFonts w:ascii="Neo Sans Intel" w:hAnsi="Neo Sans Intel" w:cs="Arial"/>
                <w:sz w:val="20"/>
                <w:szCs w:val="20"/>
              </w:rPr>
              <w:t>07/01/2013</w:t>
            </w:r>
          </w:p>
        </w:tc>
        <w:tc>
          <w:tcPr>
            <w:tcW w:w="1170" w:type="dxa"/>
            <w:shd w:val="clear" w:color="auto" w:fill="auto"/>
          </w:tcPr>
          <w:p w14:paraId="7F9E347F" w14:textId="77777777" w:rsidR="00B24A62" w:rsidRPr="002E3EB9" w:rsidRDefault="00B24A62" w:rsidP="002E3EB9">
            <w:pPr>
              <w:tabs>
                <w:tab w:val="left" w:pos="630"/>
              </w:tabs>
              <w:spacing w:after="0" w:line="240" w:lineRule="auto"/>
              <w:rPr>
                <w:rFonts w:ascii="Neo Sans Intel" w:hAnsi="Neo Sans Intel" w:cs="Arial"/>
                <w:sz w:val="20"/>
                <w:szCs w:val="20"/>
              </w:rPr>
            </w:pPr>
            <w:r w:rsidRPr="002E3EB9">
              <w:rPr>
                <w:rFonts w:ascii="Neo Sans Intel" w:hAnsi="Neo Sans Intel" w:cs="Arial"/>
                <w:sz w:val="20"/>
                <w:szCs w:val="20"/>
              </w:rPr>
              <w:t>Kah Meng</w:t>
            </w:r>
          </w:p>
        </w:tc>
        <w:tc>
          <w:tcPr>
            <w:tcW w:w="7650" w:type="dxa"/>
            <w:shd w:val="clear" w:color="auto" w:fill="auto"/>
          </w:tcPr>
          <w:p w14:paraId="7350EC43" w14:textId="77777777" w:rsidR="00B24A62" w:rsidRPr="002E3EB9" w:rsidRDefault="00B24A62" w:rsidP="002E3EB9">
            <w:pPr>
              <w:keepNext/>
              <w:spacing w:after="0" w:line="240" w:lineRule="auto"/>
              <w:rPr>
                <w:rFonts w:ascii="Neo Sans Intel" w:hAnsi="Neo Sans Intel" w:cs="Arial"/>
                <w:sz w:val="20"/>
                <w:szCs w:val="20"/>
              </w:rPr>
            </w:pPr>
            <w:r w:rsidRPr="002E3EB9">
              <w:rPr>
                <w:rFonts w:ascii="Neo Sans Intel" w:hAnsi="Neo Sans Intel" w:cs="Arial"/>
                <w:sz w:val="20"/>
                <w:szCs w:val="20"/>
              </w:rPr>
              <w:t>Repartition the PGCB Clock Gating solution and move the gate/wake consolidations to the IP-Specific Power Control Glue Logic.</w:t>
            </w:r>
          </w:p>
        </w:tc>
      </w:tr>
      <w:tr w:rsidR="00B24A62" w:rsidRPr="002E3EB9" w14:paraId="5A51499F" w14:textId="77777777" w:rsidTr="00B24A62">
        <w:tc>
          <w:tcPr>
            <w:tcW w:w="738" w:type="dxa"/>
            <w:shd w:val="clear" w:color="auto" w:fill="auto"/>
          </w:tcPr>
          <w:p w14:paraId="3882AE1C" w14:textId="77777777" w:rsidR="00B24A62" w:rsidRPr="002E3EB9" w:rsidRDefault="00B24A62" w:rsidP="003246C7">
            <w:pPr>
              <w:pStyle w:val="ListParagraph"/>
              <w:numPr>
                <w:ilvl w:val="0"/>
                <w:numId w:val="16"/>
              </w:numPr>
              <w:rPr>
                <w:rFonts w:cs="Arial"/>
              </w:rPr>
            </w:pPr>
          </w:p>
        </w:tc>
        <w:tc>
          <w:tcPr>
            <w:tcW w:w="1530" w:type="dxa"/>
            <w:shd w:val="clear" w:color="auto" w:fill="auto"/>
          </w:tcPr>
          <w:p w14:paraId="085E34C1" w14:textId="77777777" w:rsidR="00B24A62" w:rsidRPr="002E3EB9" w:rsidRDefault="00B24A62" w:rsidP="00B24A62">
            <w:pPr>
              <w:spacing w:after="0" w:line="240" w:lineRule="auto"/>
              <w:rPr>
                <w:rFonts w:ascii="Neo Sans Intel" w:hAnsi="Neo Sans Intel" w:cs="Arial"/>
                <w:sz w:val="20"/>
                <w:szCs w:val="20"/>
              </w:rPr>
            </w:pPr>
            <w:r w:rsidRPr="002E3EB9">
              <w:rPr>
                <w:rFonts w:ascii="Neo Sans Intel" w:hAnsi="Neo Sans Intel" w:cs="Arial"/>
                <w:sz w:val="20"/>
                <w:szCs w:val="20"/>
              </w:rPr>
              <w:t>0.20</w:t>
            </w:r>
          </w:p>
          <w:p w14:paraId="211A8CA8" w14:textId="77777777" w:rsidR="00B24A62" w:rsidRPr="002E3EB9" w:rsidRDefault="00995259" w:rsidP="00D3728C">
            <w:pPr>
              <w:spacing w:after="0" w:line="240" w:lineRule="auto"/>
              <w:rPr>
                <w:rFonts w:ascii="Neo Sans Intel" w:hAnsi="Neo Sans Intel" w:cs="Arial"/>
                <w:sz w:val="20"/>
                <w:szCs w:val="20"/>
              </w:rPr>
            </w:pPr>
            <w:r w:rsidRPr="002E3EB9">
              <w:rPr>
                <w:rFonts w:ascii="Neo Sans Intel" w:hAnsi="Neo Sans Intel" w:cs="Arial"/>
                <w:sz w:val="20"/>
                <w:szCs w:val="20"/>
              </w:rPr>
              <w:t>07/</w:t>
            </w:r>
            <w:r>
              <w:rPr>
                <w:rFonts w:ascii="Neo Sans Intel" w:hAnsi="Neo Sans Intel" w:cs="Arial"/>
                <w:sz w:val="20"/>
                <w:szCs w:val="20"/>
              </w:rPr>
              <w:t>1</w:t>
            </w:r>
            <w:r w:rsidR="00D3728C">
              <w:rPr>
                <w:rFonts w:ascii="Neo Sans Intel" w:hAnsi="Neo Sans Intel" w:cs="Arial"/>
                <w:sz w:val="20"/>
                <w:szCs w:val="20"/>
              </w:rPr>
              <w:t>8</w:t>
            </w:r>
            <w:r w:rsidRPr="002E3EB9">
              <w:rPr>
                <w:rFonts w:ascii="Neo Sans Intel" w:hAnsi="Neo Sans Intel" w:cs="Arial"/>
                <w:sz w:val="20"/>
                <w:szCs w:val="20"/>
              </w:rPr>
              <w:t>/2013</w:t>
            </w:r>
          </w:p>
        </w:tc>
        <w:tc>
          <w:tcPr>
            <w:tcW w:w="1170" w:type="dxa"/>
            <w:shd w:val="clear" w:color="auto" w:fill="auto"/>
          </w:tcPr>
          <w:p w14:paraId="1292D9E2" w14:textId="77777777" w:rsidR="00B24A62" w:rsidRPr="002E3EB9" w:rsidRDefault="00B24A62" w:rsidP="002E3EB9">
            <w:pPr>
              <w:tabs>
                <w:tab w:val="left" w:pos="630"/>
              </w:tabs>
              <w:spacing w:after="0" w:line="240" w:lineRule="auto"/>
              <w:rPr>
                <w:rFonts w:ascii="Neo Sans Intel" w:hAnsi="Neo Sans Intel" w:cs="Arial"/>
                <w:sz w:val="20"/>
                <w:szCs w:val="20"/>
              </w:rPr>
            </w:pPr>
            <w:r w:rsidRPr="002E3EB9">
              <w:rPr>
                <w:rFonts w:ascii="Neo Sans Intel" w:hAnsi="Neo Sans Intel" w:cs="Arial"/>
                <w:sz w:val="20"/>
                <w:szCs w:val="20"/>
              </w:rPr>
              <w:t>Kah Meng</w:t>
            </w:r>
          </w:p>
        </w:tc>
        <w:tc>
          <w:tcPr>
            <w:tcW w:w="7650" w:type="dxa"/>
            <w:shd w:val="clear" w:color="auto" w:fill="auto"/>
          </w:tcPr>
          <w:p w14:paraId="26BD6634" w14:textId="77777777" w:rsidR="00B24A62" w:rsidRDefault="00B24A62" w:rsidP="002E3EB9">
            <w:pPr>
              <w:spacing w:after="0" w:line="240" w:lineRule="auto"/>
              <w:rPr>
                <w:rFonts w:ascii="Neo Sans Intel" w:hAnsi="Neo Sans Intel" w:cs="Arial"/>
                <w:sz w:val="20"/>
                <w:szCs w:val="20"/>
              </w:rPr>
            </w:pPr>
            <w:r w:rsidRPr="002E3EB9">
              <w:rPr>
                <w:rFonts w:ascii="Neo Sans Intel" w:hAnsi="Neo Sans Intel" w:cs="Arial"/>
                <w:sz w:val="20"/>
                <w:szCs w:val="20"/>
              </w:rPr>
              <w:t>Remove the Wake Registration Logic and the Local Clock Gating feature from the PGCB Clock Gating Block per the review with Mikal/Bill/Hartej on ww27.2</w:t>
            </w:r>
            <w:r w:rsidR="00995259">
              <w:rPr>
                <w:rFonts w:ascii="Neo Sans Intel" w:hAnsi="Neo Sans Intel" w:cs="Arial"/>
                <w:sz w:val="20"/>
                <w:szCs w:val="20"/>
              </w:rPr>
              <w:t>.</w:t>
            </w:r>
          </w:p>
          <w:p w14:paraId="4B06AE15" w14:textId="77777777" w:rsidR="00995259" w:rsidRPr="002E3EB9" w:rsidRDefault="00995259" w:rsidP="00995259">
            <w:pPr>
              <w:spacing w:after="0" w:line="240" w:lineRule="auto"/>
              <w:rPr>
                <w:rFonts w:ascii="Neo Sans Intel" w:hAnsi="Neo Sans Intel" w:cs="Arial"/>
                <w:sz w:val="20"/>
                <w:szCs w:val="20"/>
              </w:rPr>
            </w:pPr>
            <w:r>
              <w:rPr>
                <w:rFonts w:ascii="Neo Sans Intel" w:hAnsi="Neo Sans Intel" w:cs="Arial"/>
                <w:sz w:val="20"/>
                <w:szCs w:val="20"/>
              </w:rPr>
              <w:t>Added the Interface signals for the PGCB Clock Gating Block.</w:t>
            </w:r>
          </w:p>
        </w:tc>
      </w:tr>
      <w:tr w:rsidR="006103C9" w:rsidRPr="002E3EB9" w14:paraId="32D3FB4E" w14:textId="77777777" w:rsidTr="00F3510A">
        <w:tc>
          <w:tcPr>
            <w:tcW w:w="738" w:type="dxa"/>
            <w:shd w:val="clear" w:color="auto" w:fill="auto"/>
          </w:tcPr>
          <w:p w14:paraId="7B824B79" w14:textId="77777777" w:rsidR="006103C9" w:rsidRPr="002E3EB9" w:rsidRDefault="006103C9" w:rsidP="00F3510A">
            <w:pPr>
              <w:pStyle w:val="ListParagraph"/>
              <w:numPr>
                <w:ilvl w:val="0"/>
                <w:numId w:val="16"/>
              </w:numPr>
              <w:rPr>
                <w:rFonts w:cs="Arial"/>
              </w:rPr>
            </w:pPr>
          </w:p>
        </w:tc>
        <w:tc>
          <w:tcPr>
            <w:tcW w:w="1530" w:type="dxa"/>
            <w:shd w:val="clear" w:color="auto" w:fill="auto"/>
          </w:tcPr>
          <w:p w14:paraId="509664AE" w14:textId="77777777" w:rsidR="006103C9" w:rsidRPr="002E3EB9" w:rsidRDefault="006103C9" w:rsidP="00F3510A">
            <w:pPr>
              <w:spacing w:after="0" w:line="240" w:lineRule="auto"/>
              <w:rPr>
                <w:rFonts w:ascii="Neo Sans Intel" w:hAnsi="Neo Sans Intel" w:cs="Arial"/>
                <w:sz w:val="20"/>
                <w:szCs w:val="20"/>
              </w:rPr>
            </w:pPr>
            <w:r>
              <w:rPr>
                <w:rFonts w:ascii="Neo Sans Intel" w:hAnsi="Neo Sans Intel" w:cs="Arial"/>
                <w:sz w:val="20"/>
                <w:szCs w:val="20"/>
              </w:rPr>
              <w:t>0.3</w:t>
            </w:r>
            <w:r w:rsidRPr="002E3EB9">
              <w:rPr>
                <w:rFonts w:ascii="Neo Sans Intel" w:hAnsi="Neo Sans Intel" w:cs="Arial"/>
                <w:sz w:val="20"/>
                <w:szCs w:val="20"/>
              </w:rPr>
              <w:t>0</w:t>
            </w:r>
          </w:p>
          <w:p w14:paraId="34A14DA4" w14:textId="77777777" w:rsidR="006103C9" w:rsidRPr="002E3EB9" w:rsidRDefault="006103C9">
            <w:pPr>
              <w:spacing w:after="0" w:line="240" w:lineRule="auto"/>
              <w:rPr>
                <w:rFonts w:ascii="Neo Sans Intel" w:hAnsi="Neo Sans Intel" w:cs="Arial"/>
                <w:sz w:val="20"/>
                <w:szCs w:val="20"/>
              </w:rPr>
            </w:pPr>
            <w:r w:rsidRPr="002E3EB9">
              <w:rPr>
                <w:rFonts w:ascii="Neo Sans Intel" w:hAnsi="Neo Sans Intel" w:cs="Arial"/>
                <w:sz w:val="20"/>
                <w:szCs w:val="20"/>
              </w:rPr>
              <w:t>0</w:t>
            </w:r>
            <w:r>
              <w:rPr>
                <w:rFonts w:ascii="Neo Sans Intel" w:hAnsi="Neo Sans Intel" w:cs="Arial"/>
                <w:sz w:val="20"/>
                <w:szCs w:val="20"/>
              </w:rPr>
              <w:t>8</w:t>
            </w:r>
            <w:r w:rsidRPr="002E3EB9">
              <w:rPr>
                <w:rFonts w:ascii="Neo Sans Intel" w:hAnsi="Neo Sans Intel" w:cs="Arial"/>
                <w:sz w:val="20"/>
                <w:szCs w:val="20"/>
              </w:rPr>
              <w:t>/</w:t>
            </w:r>
            <w:r>
              <w:rPr>
                <w:rFonts w:ascii="Neo Sans Intel" w:hAnsi="Neo Sans Intel" w:cs="Arial"/>
                <w:sz w:val="20"/>
                <w:szCs w:val="20"/>
              </w:rPr>
              <w:t>01</w:t>
            </w:r>
            <w:r w:rsidRPr="002E3EB9">
              <w:rPr>
                <w:rFonts w:ascii="Neo Sans Intel" w:hAnsi="Neo Sans Intel" w:cs="Arial"/>
                <w:sz w:val="20"/>
                <w:szCs w:val="20"/>
              </w:rPr>
              <w:t>/2013</w:t>
            </w:r>
          </w:p>
        </w:tc>
        <w:tc>
          <w:tcPr>
            <w:tcW w:w="1170" w:type="dxa"/>
            <w:shd w:val="clear" w:color="auto" w:fill="auto"/>
          </w:tcPr>
          <w:p w14:paraId="2B2C4BAB" w14:textId="77777777" w:rsidR="006103C9" w:rsidRPr="002E3EB9" w:rsidRDefault="006103C9" w:rsidP="00F3510A">
            <w:pPr>
              <w:tabs>
                <w:tab w:val="left" w:pos="630"/>
              </w:tabs>
              <w:spacing w:after="0" w:line="240" w:lineRule="auto"/>
              <w:rPr>
                <w:rFonts w:ascii="Neo Sans Intel" w:hAnsi="Neo Sans Intel" w:cs="Arial"/>
                <w:sz w:val="20"/>
                <w:szCs w:val="20"/>
              </w:rPr>
            </w:pPr>
            <w:r w:rsidRPr="002E3EB9">
              <w:rPr>
                <w:rFonts w:ascii="Neo Sans Intel" w:hAnsi="Neo Sans Intel" w:cs="Arial"/>
                <w:sz w:val="20"/>
                <w:szCs w:val="20"/>
              </w:rPr>
              <w:t>Kah Meng</w:t>
            </w:r>
          </w:p>
        </w:tc>
        <w:tc>
          <w:tcPr>
            <w:tcW w:w="7650" w:type="dxa"/>
            <w:shd w:val="clear" w:color="auto" w:fill="auto"/>
          </w:tcPr>
          <w:p w14:paraId="5D5FB6B6" w14:textId="77777777" w:rsidR="006103C9" w:rsidRDefault="006103C9">
            <w:pPr>
              <w:spacing w:after="0" w:line="240" w:lineRule="auto"/>
              <w:rPr>
                <w:rFonts w:ascii="Neo Sans Intel" w:hAnsi="Neo Sans Intel" w:cs="Arial"/>
                <w:sz w:val="20"/>
                <w:szCs w:val="20"/>
              </w:rPr>
            </w:pPr>
            <w:r>
              <w:rPr>
                <w:rFonts w:ascii="Neo Sans Intel" w:hAnsi="Neo Sans Intel" w:cs="Arial"/>
                <w:sz w:val="20"/>
                <w:szCs w:val="20"/>
              </w:rPr>
              <w:t>Added the clock gate, clock wake and reset sequencing waveform for PCGU.</w:t>
            </w:r>
          </w:p>
          <w:p w14:paraId="3BF14AEB" w14:textId="77777777" w:rsidR="006103C9" w:rsidRPr="002E3EB9" w:rsidRDefault="006103C9">
            <w:pPr>
              <w:spacing w:after="0" w:line="240" w:lineRule="auto"/>
              <w:rPr>
                <w:rFonts w:ascii="Neo Sans Intel" w:hAnsi="Neo Sans Intel" w:cs="Arial"/>
                <w:sz w:val="20"/>
                <w:szCs w:val="20"/>
              </w:rPr>
            </w:pPr>
            <w:r>
              <w:rPr>
                <w:rFonts w:ascii="Neo Sans Intel" w:hAnsi="Neo Sans Intel" w:cs="Arial"/>
                <w:sz w:val="20"/>
                <w:szCs w:val="20"/>
              </w:rPr>
              <w:t xml:space="preserve">Added a reference design for the entire PGCB clock gating block.  </w:t>
            </w:r>
          </w:p>
        </w:tc>
      </w:tr>
      <w:tr w:rsidR="00B24A62" w:rsidRPr="002E3EB9" w14:paraId="2207FFE5" w14:textId="77777777" w:rsidTr="00B71A7F">
        <w:tblPrEx>
          <w:tblW w:w="1108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20" w:firstRow="1" w:lastRow="0" w:firstColumn="0" w:lastColumn="0" w:noHBand="0" w:noVBand="0"/>
          <w:tblPrExChange w:id="21" w:author="Havican, Jared W" w:date="2014-06-10T12:49:00Z">
            <w:tblPrEx>
              <w:tblW w:w="1108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20" w:firstRow="1" w:lastRow="0" w:firstColumn="0" w:lastColumn="0" w:noHBand="0" w:noVBand="0"/>
            </w:tblPrEx>
          </w:tblPrExChange>
        </w:tblPrEx>
        <w:trPr>
          <w:trPrChange w:id="22" w:author="Havican, Jared W" w:date="2014-06-10T12:49:00Z">
            <w:trPr>
              <w:gridAfter w:val="0"/>
            </w:trPr>
          </w:trPrChange>
        </w:trPr>
        <w:tc>
          <w:tcPr>
            <w:tcW w:w="738" w:type="dxa"/>
            <w:tcBorders>
              <w:top w:val="single" w:sz="6" w:space="0" w:color="000000"/>
              <w:left w:val="single" w:sz="12" w:space="0" w:color="000000"/>
              <w:bottom w:val="single" w:sz="6" w:space="0" w:color="000000"/>
              <w:right w:val="single" w:sz="6" w:space="0" w:color="000000"/>
            </w:tcBorders>
            <w:shd w:val="clear" w:color="auto" w:fill="auto"/>
            <w:tcPrChange w:id="23" w:author="Havican, Jared W" w:date="2014-06-10T12:49:00Z">
              <w:tcPr>
                <w:tcW w:w="738" w:type="dxa"/>
                <w:gridSpan w:val="2"/>
                <w:tcBorders>
                  <w:top w:val="single" w:sz="6" w:space="0" w:color="000000"/>
                  <w:left w:val="single" w:sz="12" w:space="0" w:color="000000"/>
                  <w:bottom w:val="single" w:sz="12" w:space="0" w:color="000000"/>
                  <w:right w:val="single" w:sz="6" w:space="0" w:color="000000"/>
                </w:tcBorders>
                <w:shd w:val="clear" w:color="auto" w:fill="auto"/>
              </w:tcPr>
            </w:tcPrChange>
          </w:tcPr>
          <w:p w14:paraId="095CA253" w14:textId="3ECCF360" w:rsidR="00B24A62" w:rsidRPr="002E3EB9" w:rsidRDefault="00963538" w:rsidP="002E3EB9">
            <w:pPr>
              <w:spacing w:after="0" w:line="240" w:lineRule="auto"/>
              <w:rPr>
                <w:rFonts w:ascii="Neo Sans Intel" w:hAnsi="Neo Sans Intel" w:cs="Arial"/>
                <w:sz w:val="20"/>
                <w:szCs w:val="20"/>
              </w:rPr>
            </w:pPr>
            <w:r>
              <w:rPr>
                <w:rFonts w:ascii="Neo Sans Intel" w:hAnsi="Neo Sans Intel" w:cs="Arial"/>
                <w:sz w:val="20"/>
                <w:szCs w:val="20"/>
              </w:rPr>
              <w:t>5.</w:t>
            </w:r>
          </w:p>
        </w:tc>
        <w:tc>
          <w:tcPr>
            <w:tcW w:w="1530" w:type="dxa"/>
            <w:tcBorders>
              <w:top w:val="single" w:sz="6" w:space="0" w:color="000000"/>
              <w:left w:val="single" w:sz="6" w:space="0" w:color="000000"/>
              <w:bottom w:val="single" w:sz="6" w:space="0" w:color="000000"/>
              <w:right w:val="single" w:sz="6" w:space="0" w:color="000000"/>
            </w:tcBorders>
            <w:shd w:val="clear" w:color="auto" w:fill="auto"/>
            <w:tcPrChange w:id="24" w:author="Havican, Jared W" w:date="2014-06-10T12:49:00Z">
              <w:tcPr>
                <w:tcW w:w="1530" w:type="dxa"/>
                <w:gridSpan w:val="2"/>
                <w:tcBorders>
                  <w:top w:val="single" w:sz="6" w:space="0" w:color="000000"/>
                  <w:left w:val="single" w:sz="6" w:space="0" w:color="000000"/>
                  <w:bottom w:val="single" w:sz="12" w:space="0" w:color="000000"/>
                  <w:right w:val="single" w:sz="6" w:space="0" w:color="000000"/>
                </w:tcBorders>
                <w:shd w:val="clear" w:color="auto" w:fill="auto"/>
              </w:tcPr>
            </w:tcPrChange>
          </w:tcPr>
          <w:p w14:paraId="4C664B55" w14:textId="77777777" w:rsidR="00B24A62" w:rsidRDefault="00963538" w:rsidP="002E3EB9">
            <w:pPr>
              <w:spacing w:after="0" w:line="240" w:lineRule="auto"/>
              <w:rPr>
                <w:rFonts w:ascii="Neo Sans Intel" w:hAnsi="Neo Sans Intel" w:cs="Arial"/>
                <w:sz w:val="20"/>
                <w:szCs w:val="20"/>
              </w:rPr>
            </w:pPr>
            <w:r>
              <w:rPr>
                <w:rFonts w:ascii="Neo Sans Intel" w:hAnsi="Neo Sans Intel" w:cs="Arial"/>
                <w:sz w:val="20"/>
                <w:szCs w:val="20"/>
              </w:rPr>
              <w:t>1.15</w:t>
            </w:r>
          </w:p>
          <w:p w14:paraId="41CC0C77" w14:textId="262AD2AD" w:rsidR="00963538" w:rsidRPr="002E3EB9" w:rsidRDefault="00963538" w:rsidP="002E3EB9">
            <w:pPr>
              <w:spacing w:after="0" w:line="240" w:lineRule="auto"/>
              <w:rPr>
                <w:rFonts w:ascii="Neo Sans Intel" w:hAnsi="Neo Sans Intel" w:cs="Arial"/>
                <w:sz w:val="20"/>
                <w:szCs w:val="20"/>
              </w:rPr>
            </w:pPr>
            <w:r>
              <w:rPr>
                <w:rFonts w:ascii="Neo Sans Intel" w:hAnsi="Neo Sans Intel" w:cs="Arial"/>
                <w:sz w:val="20"/>
                <w:szCs w:val="20"/>
              </w:rPr>
              <w:t>10/29/2013</w:t>
            </w:r>
          </w:p>
        </w:tc>
        <w:tc>
          <w:tcPr>
            <w:tcW w:w="1170" w:type="dxa"/>
            <w:tcBorders>
              <w:top w:val="single" w:sz="6" w:space="0" w:color="000000"/>
              <w:left w:val="single" w:sz="6" w:space="0" w:color="000000"/>
              <w:bottom w:val="single" w:sz="6" w:space="0" w:color="000000"/>
              <w:right w:val="single" w:sz="6" w:space="0" w:color="000000"/>
            </w:tcBorders>
            <w:shd w:val="clear" w:color="auto" w:fill="auto"/>
            <w:tcPrChange w:id="25" w:author="Havican, Jared W" w:date="2014-06-10T12:49:00Z">
              <w:tcPr>
                <w:tcW w:w="1170" w:type="dxa"/>
                <w:gridSpan w:val="2"/>
                <w:tcBorders>
                  <w:top w:val="single" w:sz="6" w:space="0" w:color="000000"/>
                  <w:left w:val="single" w:sz="6" w:space="0" w:color="000000"/>
                  <w:bottom w:val="single" w:sz="12" w:space="0" w:color="000000"/>
                  <w:right w:val="single" w:sz="6" w:space="0" w:color="000000"/>
                </w:tcBorders>
                <w:shd w:val="clear" w:color="auto" w:fill="auto"/>
              </w:tcPr>
            </w:tcPrChange>
          </w:tcPr>
          <w:p w14:paraId="4C07018E" w14:textId="6DA6C000" w:rsidR="00B24A62" w:rsidRPr="002E3EB9" w:rsidRDefault="00963538" w:rsidP="002E3EB9">
            <w:pPr>
              <w:tabs>
                <w:tab w:val="left" w:pos="630"/>
              </w:tabs>
              <w:spacing w:after="0" w:line="240" w:lineRule="auto"/>
              <w:rPr>
                <w:rFonts w:ascii="Neo Sans Intel" w:hAnsi="Neo Sans Intel" w:cs="Arial"/>
                <w:sz w:val="20"/>
                <w:szCs w:val="20"/>
              </w:rPr>
            </w:pPr>
            <w:r>
              <w:rPr>
                <w:rFonts w:ascii="Neo Sans Intel" w:hAnsi="Neo Sans Intel" w:cs="Arial"/>
                <w:sz w:val="20"/>
                <w:szCs w:val="20"/>
              </w:rPr>
              <w:t>Jared Havican</w:t>
            </w:r>
          </w:p>
        </w:tc>
        <w:tc>
          <w:tcPr>
            <w:tcW w:w="7650" w:type="dxa"/>
            <w:tcBorders>
              <w:top w:val="single" w:sz="6" w:space="0" w:color="000000"/>
              <w:left w:val="single" w:sz="6" w:space="0" w:color="000000"/>
              <w:bottom w:val="single" w:sz="6" w:space="0" w:color="000000"/>
              <w:right w:val="single" w:sz="12" w:space="0" w:color="000000"/>
            </w:tcBorders>
            <w:shd w:val="clear" w:color="auto" w:fill="auto"/>
            <w:tcPrChange w:id="26" w:author="Havican, Jared W" w:date="2014-06-10T12:49:00Z">
              <w:tcPr>
                <w:tcW w:w="7650" w:type="dxa"/>
                <w:gridSpan w:val="2"/>
                <w:tcBorders>
                  <w:top w:val="single" w:sz="6" w:space="0" w:color="000000"/>
                  <w:left w:val="single" w:sz="6" w:space="0" w:color="000000"/>
                  <w:bottom w:val="single" w:sz="12" w:space="0" w:color="000000"/>
                  <w:right w:val="single" w:sz="12" w:space="0" w:color="000000"/>
                </w:tcBorders>
                <w:shd w:val="clear" w:color="auto" w:fill="auto"/>
              </w:tcPr>
            </w:tcPrChange>
          </w:tcPr>
          <w:p w14:paraId="086D4D77" w14:textId="77777777" w:rsidR="00B24A62" w:rsidRDefault="00963538" w:rsidP="002E3EB9">
            <w:pPr>
              <w:spacing w:after="0" w:line="240" w:lineRule="auto"/>
              <w:rPr>
                <w:rFonts w:ascii="Neo Sans Intel" w:hAnsi="Neo Sans Intel" w:cs="Arial"/>
                <w:sz w:val="20"/>
                <w:szCs w:val="20"/>
              </w:rPr>
            </w:pPr>
            <w:r>
              <w:rPr>
                <w:rFonts w:ascii="Neo Sans Intel" w:hAnsi="Neo Sans Intel" w:cs="Arial"/>
                <w:sz w:val="20"/>
                <w:szCs w:val="20"/>
              </w:rPr>
              <w:t xml:space="preserve">Added details on </w:t>
            </w:r>
            <w:proofErr w:type="spellStart"/>
            <w:r>
              <w:rPr>
                <w:rFonts w:ascii="Neo Sans Intel" w:hAnsi="Neo Sans Intel" w:cs="Arial"/>
                <w:sz w:val="20"/>
                <w:szCs w:val="20"/>
              </w:rPr>
              <w:t>pcgu_aww</w:t>
            </w:r>
            <w:proofErr w:type="spellEnd"/>
            <w:r>
              <w:rPr>
                <w:rFonts w:ascii="Neo Sans Intel" w:hAnsi="Neo Sans Intel" w:cs="Arial"/>
                <w:sz w:val="20"/>
                <w:szCs w:val="20"/>
              </w:rPr>
              <w:t xml:space="preserve"> (PCGU asynchronous wake widget)</w:t>
            </w:r>
          </w:p>
          <w:p w14:paraId="1FE8D791" w14:textId="2FED8542" w:rsidR="00963538" w:rsidRDefault="00963538" w:rsidP="002E3EB9">
            <w:pPr>
              <w:spacing w:after="0" w:line="240" w:lineRule="auto"/>
              <w:rPr>
                <w:rFonts w:ascii="Neo Sans Intel" w:hAnsi="Neo Sans Intel" w:cs="Arial"/>
                <w:sz w:val="20"/>
                <w:szCs w:val="20"/>
              </w:rPr>
            </w:pPr>
            <w:r>
              <w:rPr>
                <w:rFonts w:ascii="Neo Sans Intel" w:hAnsi="Neo Sans Intel" w:cs="Arial"/>
                <w:sz w:val="20"/>
                <w:szCs w:val="20"/>
              </w:rPr>
              <w:t>Added reference design that is completely asynchronous</w:t>
            </w:r>
            <w:r w:rsidR="00B62663">
              <w:rPr>
                <w:rFonts w:ascii="Neo Sans Intel" w:hAnsi="Neo Sans Intel" w:cs="Arial"/>
                <w:sz w:val="20"/>
                <w:szCs w:val="20"/>
              </w:rPr>
              <w:t xml:space="preserve"> (</w:t>
            </w:r>
            <w:proofErr w:type="spellStart"/>
            <w:r w:rsidR="00B62663">
              <w:rPr>
                <w:rFonts w:ascii="Neo Sans Intel" w:hAnsi="Neo Sans Intel" w:cs="Arial"/>
                <w:sz w:val="20"/>
                <w:szCs w:val="20"/>
              </w:rPr>
              <w:t>ie</w:t>
            </w:r>
            <w:proofErr w:type="spellEnd"/>
            <w:r w:rsidR="00B62663">
              <w:rPr>
                <w:rFonts w:ascii="Neo Sans Intel" w:hAnsi="Neo Sans Intel" w:cs="Arial"/>
                <w:sz w:val="20"/>
                <w:szCs w:val="20"/>
              </w:rPr>
              <w:t xml:space="preserve"> does not require an always running clock)</w:t>
            </w:r>
          </w:p>
          <w:p w14:paraId="46E01BEB" w14:textId="77777777" w:rsidR="00963538" w:rsidRDefault="00963538" w:rsidP="002E3EB9">
            <w:pPr>
              <w:spacing w:after="0" w:line="240" w:lineRule="auto"/>
              <w:rPr>
                <w:rFonts w:ascii="Neo Sans Intel" w:hAnsi="Neo Sans Intel" w:cs="Arial"/>
                <w:sz w:val="20"/>
                <w:szCs w:val="20"/>
              </w:rPr>
            </w:pPr>
            <w:r>
              <w:rPr>
                <w:rFonts w:ascii="Neo Sans Intel" w:hAnsi="Neo Sans Intel" w:cs="Arial"/>
                <w:sz w:val="20"/>
                <w:szCs w:val="20"/>
              </w:rPr>
              <w:t>Added 0in CDC waivers</w:t>
            </w:r>
          </w:p>
          <w:p w14:paraId="43D373A3" w14:textId="77777777" w:rsidR="00963538" w:rsidRPr="002E3EB9" w:rsidRDefault="00963538" w:rsidP="002E3EB9">
            <w:pPr>
              <w:spacing w:after="0" w:line="240" w:lineRule="auto"/>
              <w:rPr>
                <w:rFonts w:ascii="Neo Sans Intel" w:hAnsi="Neo Sans Intel" w:cs="Arial"/>
                <w:sz w:val="20"/>
                <w:szCs w:val="20"/>
              </w:rPr>
            </w:pPr>
          </w:p>
        </w:tc>
      </w:tr>
      <w:tr w:rsidR="00B71A7F" w:rsidRPr="002E3EB9" w14:paraId="19898867" w14:textId="77777777" w:rsidTr="00B24A62">
        <w:trPr>
          <w:ins w:id="27" w:author="Havican, Jared W" w:date="2014-06-10T12:49:00Z"/>
        </w:trPr>
        <w:tc>
          <w:tcPr>
            <w:tcW w:w="738" w:type="dxa"/>
            <w:tcBorders>
              <w:top w:val="single" w:sz="6" w:space="0" w:color="000000"/>
              <w:left w:val="single" w:sz="12" w:space="0" w:color="000000"/>
              <w:bottom w:val="single" w:sz="12" w:space="0" w:color="000000"/>
              <w:right w:val="single" w:sz="6" w:space="0" w:color="000000"/>
            </w:tcBorders>
            <w:shd w:val="clear" w:color="auto" w:fill="auto"/>
          </w:tcPr>
          <w:p w14:paraId="1994AAAD" w14:textId="4C42A02C" w:rsidR="00B71A7F" w:rsidRDefault="00B71A7F" w:rsidP="002E3EB9">
            <w:pPr>
              <w:spacing w:after="0" w:line="240" w:lineRule="auto"/>
              <w:rPr>
                <w:ins w:id="28" w:author="Havican, Jared W" w:date="2014-06-10T12:49:00Z"/>
                <w:rFonts w:ascii="Neo Sans Intel" w:hAnsi="Neo Sans Intel" w:cs="Arial"/>
                <w:sz w:val="20"/>
                <w:szCs w:val="20"/>
              </w:rPr>
            </w:pPr>
            <w:ins w:id="29" w:author="Havican, Jared W" w:date="2014-06-10T12:49:00Z">
              <w:r>
                <w:rPr>
                  <w:rFonts w:ascii="Neo Sans Intel" w:hAnsi="Neo Sans Intel" w:cs="Arial"/>
                  <w:sz w:val="20"/>
                  <w:szCs w:val="20"/>
                </w:rPr>
                <w:t>6</w:t>
              </w:r>
            </w:ins>
          </w:p>
        </w:tc>
        <w:tc>
          <w:tcPr>
            <w:tcW w:w="1530" w:type="dxa"/>
            <w:tcBorders>
              <w:top w:val="single" w:sz="6" w:space="0" w:color="000000"/>
              <w:left w:val="single" w:sz="6" w:space="0" w:color="000000"/>
              <w:bottom w:val="single" w:sz="12" w:space="0" w:color="000000"/>
              <w:right w:val="single" w:sz="6" w:space="0" w:color="000000"/>
            </w:tcBorders>
            <w:shd w:val="clear" w:color="auto" w:fill="auto"/>
          </w:tcPr>
          <w:p w14:paraId="3307A023" w14:textId="77777777" w:rsidR="00B71A7F" w:rsidRDefault="00B71A7F" w:rsidP="002E3EB9">
            <w:pPr>
              <w:spacing w:after="0" w:line="240" w:lineRule="auto"/>
              <w:rPr>
                <w:ins w:id="30" w:author="Havican, Jared W" w:date="2014-06-10T12:49:00Z"/>
                <w:rFonts w:ascii="Neo Sans Intel" w:hAnsi="Neo Sans Intel" w:cs="Arial"/>
                <w:sz w:val="20"/>
                <w:szCs w:val="20"/>
              </w:rPr>
            </w:pPr>
            <w:ins w:id="31" w:author="Havican, Jared W" w:date="2014-06-10T12:49:00Z">
              <w:r>
                <w:rPr>
                  <w:rFonts w:ascii="Neo Sans Intel" w:hAnsi="Neo Sans Intel" w:cs="Arial"/>
                  <w:sz w:val="20"/>
                  <w:szCs w:val="20"/>
                </w:rPr>
                <w:t>1.20</w:t>
              </w:r>
            </w:ins>
          </w:p>
          <w:p w14:paraId="77645FD9" w14:textId="2F64D3A9" w:rsidR="00B71A7F" w:rsidRDefault="00B71A7F" w:rsidP="002E3EB9">
            <w:pPr>
              <w:spacing w:after="0" w:line="240" w:lineRule="auto"/>
              <w:rPr>
                <w:ins w:id="32" w:author="Havican, Jared W" w:date="2014-06-10T12:49:00Z"/>
                <w:rFonts w:ascii="Neo Sans Intel" w:hAnsi="Neo Sans Intel" w:cs="Arial"/>
                <w:sz w:val="20"/>
                <w:szCs w:val="20"/>
              </w:rPr>
            </w:pPr>
            <w:ins w:id="33" w:author="Havican, Jared W" w:date="2014-06-10T12:49:00Z">
              <w:r>
                <w:rPr>
                  <w:rFonts w:ascii="Neo Sans Intel" w:hAnsi="Neo Sans Intel" w:cs="Arial"/>
                  <w:sz w:val="20"/>
                  <w:szCs w:val="20"/>
                </w:rPr>
                <w:t>6/10/2014</w:t>
              </w:r>
            </w:ins>
          </w:p>
        </w:tc>
        <w:tc>
          <w:tcPr>
            <w:tcW w:w="1170" w:type="dxa"/>
            <w:tcBorders>
              <w:top w:val="single" w:sz="6" w:space="0" w:color="000000"/>
              <w:left w:val="single" w:sz="6" w:space="0" w:color="000000"/>
              <w:bottom w:val="single" w:sz="12" w:space="0" w:color="000000"/>
              <w:right w:val="single" w:sz="6" w:space="0" w:color="000000"/>
            </w:tcBorders>
            <w:shd w:val="clear" w:color="auto" w:fill="auto"/>
          </w:tcPr>
          <w:p w14:paraId="60BE0017" w14:textId="4A18C373" w:rsidR="00B71A7F" w:rsidRDefault="00B71A7F" w:rsidP="002E3EB9">
            <w:pPr>
              <w:tabs>
                <w:tab w:val="left" w:pos="630"/>
              </w:tabs>
              <w:spacing w:after="0" w:line="240" w:lineRule="auto"/>
              <w:rPr>
                <w:ins w:id="34" w:author="Havican, Jared W" w:date="2014-06-10T12:49:00Z"/>
                <w:rFonts w:ascii="Neo Sans Intel" w:hAnsi="Neo Sans Intel" w:cs="Arial"/>
                <w:sz w:val="20"/>
                <w:szCs w:val="20"/>
              </w:rPr>
            </w:pPr>
            <w:ins w:id="35" w:author="Havican, Jared W" w:date="2014-06-10T12:50:00Z">
              <w:r>
                <w:rPr>
                  <w:rFonts w:ascii="Neo Sans Intel" w:hAnsi="Neo Sans Intel" w:cs="Arial"/>
                  <w:sz w:val="20"/>
                  <w:szCs w:val="20"/>
                </w:rPr>
                <w:t>Jared Havican</w:t>
              </w:r>
            </w:ins>
          </w:p>
        </w:tc>
        <w:tc>
          <w:tcPr>
            <w:tcW w:w="7650" w:type="dxa"/>
            <w:tcBorders>
              <w:top w:val="single" w:sz="6" w:space="0" w:color="000000"/>
              <w:left w:val="single" w:sz="6" w:space="0" w:color="000000"/>
              <w:bottom w:val="single" w:sz="12" w:space="0" w:color="000000"/>
              <w:right w:val="single" w:sz="12" w:space="0" w:color="000000"/>
            </w:tcBorders>
            <w:shd w:val="clear" w:color="auto" w:fill="auto"/>
          </w:tcPr>
          <w:p w14:paraId="5581F582" w14:textId="1937530E" w:rsidR="00B71A7F" w:rsidRPr="006D684D" w:rsidRDefault="00984D8D" w:rsidP="002E3EB9">
            <w:pPr>
              <w:spacing w:after="0" w:line="240" w:lineRule="auto"/>
              <w:rPr>
                <w:ins w:id="36" w:author="Havican, Jared W" w:date="2014-06-10T12:50:00Z"/>
                <w:rFonts w:ascii="Neo Sans Intel" w:hAnsi="Neo Sans Intel" w:cs="Arial"/>
                <w:sz w:val="20"/>
                <w:szCs w:val="20"/>
              </w:rPr>
            </w:pPr>
            <w:ins w:id="37" w:author="Havican, Jared W" w:date="2014-06-12T16:27:00Z">
              <w:r w:rsidRPr="00775BD5">
                <w:rPr>
                  <w:rFonts w:ascii="Neo Sans Intel" w:hAnsi="Neo Sans Intel"/>
                  <w:sz w:val="18"/>
                  <w:szCs w:val="18"/>
                </w:rPr>
                <w:t>[</w:t>
              </w:r>
              <w:r>
                <w:rPr>
                  <w:rFonts w:ascii="Neo Sans Intel" w:hAnsi="Neo Sans Intel"/>
                  <w:sz w:val="18"/>
                  <w:szCs w:val="18"/>
                </w:rPr>
                <w:fldChar w:fldCharType="begin"/>
              </w:r>
              <w:r>
                <w:rPr>
                  <w:rFonts w:ascii="Neo Sans Intel" w:hAnsi="Neo Sans Intel"/>
                  <w:sz w:val="18"/>
                  <w:szCs w:val="18"/>
                </w:rPr>
                <w:instrText xml:space="preserve"> HYPERLINK "https://hsd-ifs.fm.intel.com/hsd/ifs/issue/default.aspx?issue_id=2280815" </w:instrText>
              </w:r>
              <w:r>
                <w:rPr>
                  <w:rFonts w:ascii="Neo Sans Intel" w:hAnsi="Neo Sans Intel"/>
                  <w:sz w:val="18"/>
                  <w:szCs w:val="18"/>
                </w:rPr>
                <w:fldChar w:fldCharType="separate"/>
              </w:r>
              <w:r w:rsidRPr="00C1371C">
                <w:rPr>
                  <w:rStyle w:val="Hyperlink"/>
                  <w:sz w:val="18"/>
                  <w:szCs w:val="18"/>
                </w:rPr>
                <w:t>2280815</w:t>
              </w:r>
              <w:r>
                <w:rPr>
                  <w:rFonts w:ascii="Neo Sans Intel" w:hAnsi="Neo Sans Intel"/>
                  <w:sz w:val="18"/>
                  <w:szCs w:val="18"/>
                </w:rPr>
                <w:fldChar w:fldCharType="end"/>
              </w:r>
              <w:r w:rsidRPr="00775BD5">
                <w:rPr>
                  <w:rFonts w:ascii="Neo Sans Intel" w:hAnsi="Neo Sans Intel"/>
                  <w:sz w:val="18"/>
                  <w:szCs w:val="18"/>
                </w:rPr>
                <w:t>]</w:t>
              </w:r>
              <w:r>
                <w:rPr>
                  <w:rFonts w:ascii="Neo Sans Intel" w:hAnsi="Neo Sans Intel"/>
                  <w:sz w:val="18"/>
                  <w:szCs w:val="18"/>
                </w:rPr>
                <w:t xml:space="preserve"> </w:t>
              </w:r>
            </w:ins>
            <w:ins w:id="38" w:author="Havican, Jared W" w:date="2014-06-10T12:50:00Z">
              <w:r w:rsidR="00B71A7F" w:rsidRPr="006D684D">
                <w:rPr>
                  <w:rFonts w:ascii="Neo Sans Intel" w:hAnsi="Neo Sans Intel" w:cs="Arial"/>
                  <w:sz w:val="20"/>
                  <w:szCs w:val="20"/>
                </w:rPr>
                <w:t>Updated PCGU to prevent potential glitch when pgcb_rst_b asserts:</w:t>
              </w:r>
            </w:ins>
          </w:p>
          <w:p w14:paraId="75203FD2" w14:textId="181CA9BD" w:rsidR="00B71A7F" w:rsidRPr="00533450" w:rsidRDefault="00B71A7F">
            <w:pPr>
              <w:pStyle w:val="ListParagraph"/>
              <w:numPr>
                <w:ilvl w:val="0"/>
                <w:numId w:val="24"/>
              </w:numPr>
              <w:rPr>
                <w:ins w:id="39" w:author="Havican, Jared W" w:date="2014-06-10T12:51:00Z"/>
                <w:rFonts w:cs="Arial"/>
                <w:rPrChange w:id="40" w:author="Havican, Jared W" w:date="2014-06-11T16:32:00Z">
                  <w:rPr>
                    <w:ins w:id="41" w:author="Havican, Jared W" w:date="2014-06-10T12:51:00Z"/>
                    <w:rFonts w:cs="Arial"/>
                  </w:rPr>
                </w:rPrChange>
              </w:rPr>
              <w:pPrChange w:id="42" w:author="Havican, Jared W" w:date="2014-06-10T12:51:00Z">
                <w:pPr>
                  <w:spacing w:after="0" w:line="240" w:lineRule="auto"/>
                </w:pPr>
              </w:pPrChange>
            </w:pPr>
            <w:ins w:id="43" w:author="Havican, Jared W" w:date="2014-06-10T12:51:00Z">
              <w:r w:rsidRPr="00533450">
                <w:rPr>
                  <w:rFonts w:eastAsiaTheme="minorEastAsia" w:cs="Arial"/>
                  <w:lang w:eastAsia="zh-CN"/>
                  <w:rPrChange w:id="44" w:author="Havican, Jared W" w:date="2014-06-11T16:32:00Z">
                    <w:rPr>
                      <w:rFonts w:cs="Arial"/>
                    </w:rPr>
                  </w:rPrChange>
                </w:rPr>
                <w:t>Added reset state which only allows a pmc_</w:t>
              </w:r>
            </w:ins>
            <w:ins w:id="45" w:author="Havican, Jared W" w:date="2014-06-10T12:52:00Z">
              <w:r w:rsidRPr="00533450">
                <w:rPr>
                  <w:rFonts w:eastAsiaTheme="minorEastAsia" w:cs="Arial"/>
                  <w:lang w:eastAsia="zh-CN"/>
                  <w:rPrChange w:id="46" w:author="Havican, Jared W" w:date="2014-06-11T16:32:00Z">
                    <w:rPr>
                      <w:rFonts w:cs="Arial"/>
                    </w:rPr>
                  </w:rPrChange>
                </w:rPr>
                <w:t>ip_</w:t>
              </w:r>
            </w:ins>
            <w:ins w:id="47" w:author="Havican, Jared W" w:date="2014-06-10T12:51:00Z">
              <w:r w:rsidRPr="00533450">
                <w:rPr>
                  <w:rFonts w:eastAsiaTheme="minorEastAsia" w:cs="Arial"/>
                  <w:lang w:eastAsia="zh-CN"/>
                  <w:rPrChange w:id="48" w:author="Havican, Jared W" w:date="2014-06-11T16:32:00Z">
                    <w:rPr>
                      <w:rFonts w:cs="Arial"/>
                    </w:rPr>
                  </w:rPrChange>
                </w:rPr>
                <w:t>wake to start the clock.</w:t>
              </w:r>
            </w:ins>
          </w:p>
          <w:p w14:paraId="1EA886F0" w14:textId="3C9BE683" w:rsidR="00B71A7F" w:rsidRPr="00533450" w:rsidRDefault="00B71A7F">
            <w:pPr>
              <w:pStyle w:val="ListParagraph"/>
              <w:numPr>
                <w:ilvl w:val="0"/>
                <w:numId w:val="24"/>
              </w:numPr>
              <w:rPr>
                <w:ins w:id="49" w:author="Havican, Jared W" w:date="2014-06-10T12:53:00Z"/>
                <w:rFonts w:cs="Arial"/>
                <w:rPrChange w:id="50" w:author="Havican, Jared W" w:date="2014-06-11T16:32:00Z">
                  <w:rPr>
                    <w:ins w:id="51" w:author="Havican, Jared W" w:date="2014-06-10T12:53:00Z"/>
                    <w:rFonts w:cs="Arial"/>
                  </w:rPr>
                </w:rPrChange>
              </w:rPr>
              <w:pPrChange w:id="52" w:author="Havican, Jared W" w:date="2014-06-10T12:52:00Z">
                <w:pPr>
                  <w:spacing w:after="0" w:line="240" w:lineRule="auto"/>
                </w:pPr>
              </w:pPrChange>
            </w:pPr>
            <w:ins w:id="53" w:author="Havican, Jared W" w:date="2014-06-10T12:52:00Z">
              <w:r w:rsidRPr="00533450">
                <w:rPr>
                  <w:rFonts w:eastAsiaTheme="minorEastAsia" w:cs="Arial"/>
                  <w:lang w:eastAsia="zh-CN"/>
                  <w:rPrChange w:id="54" w:author="Havican, Jared W" w:date="2014-06-11T16:32:00Z">
                    <w:rPr>
                      <w:rFonts w:cs="Arial"/>
                    </w:rPr>
                  </w:rPrChange>
                </w:rPr>
                <w:t>Clkreq is no longer asserted in reset but only asserts after a reset when triggered by a pmc_ip_wake</w:t>
              </w:r>
            </w:ins>
            <w:ins w:id="55" w:author="Havican, Jared W" w:date="2014-06-10T12:53:00Z">
              <w:r w:rsidRPr="00533450">
                <w:rPr>
                  <w:rFonts w:eastAsiaTheme="minorEastAsia" w:cs="Arial"/>
                  <w:lang w:eastAsia="zh-CN"/>
                  <w:rPrChange w:id="56" w:author="Havican, Jared W" w:date="2014-06-11T16:32:00Z">
                    <w:rPr>
                      <w:rFonts w:cs="Arial"/>
                    </w:rPr>
                  </w:rPrChange>
                </w:rPr>
                <w:t xml:space="preserve"> (when DEF_PWRON==0)</w:t>
              </w:r>
            </w:ins>
          </w:p>
          <w:p w14:paraId="5B33718D" w14:textId="1BB4A938" w:rsidR="00B71A7F" w:rsidRPr="00533450" w:rsidRDefault="00B71A7F">
            <w:pPr>
              <w:pStyle w:val="ListParagraph"/>
              <w:numPr>
                <w:ilvl w:val="0"/>
                <w:numId w:val="24"/>
              </w:numPr>
              <w:rPr>
                <w:ins w:id="57" w:author="Havican, Jared W" w:date="2014-06-11T16:32:00Z"/>
                <w:rFonts w:cs="Arial"/>
                <w:rPrChange w:id="58" w:author="Havican, Jared W" w:date="2014-06-11T16:32:00Z">
                  <w:rPr>
                    <w:ins w:id="59" w:author="Havican, Jared W" w:date="2014-06-11T16:32:00Z"/>
                    <w:rFonts w:cs="Arial"/>
                  </w:rPr>
                </w:rPrChange>
              </w:rPr>
              <w:pPrChange w:id="60" w:author="Havican, Jared W" w:date="2014-06-10T12:55:00Z">
                <w:pPr>
                  <w:spacing w:after="0" w:line="240" w:lineRule="auto"/>
                </w:pPr>
              </w:pPrChange>
            </w:pPr>
            <w:ins w:id="61" w:author="Havican, Jared W" w:date="2014-06-10T12:53:00Z">
              <w:r w:rsidRPr="00533450">
                <w:rPr>
                  <w:rFonts w:eastAsiaTheme="minorEastAsia" w:cs="Arial"/>
                  <w:lang w:eastAsia="zh-CN"/>
                  <w:rPrChange w:id="62" w:author="Havican, Jared W" w:date="2014-06-11T16:32:00Z">
                    <w:rPr>
                      <w:rFonts w:cs="Arial"/>
                    </w:rPr>
                  </w:rPrChange>
                </w:rPr>
                <w:t xml:space="preserve">Added parameter DEF_PWRON, which when set keeps the clock </w:t>
              </w:r>
              <w:proofErr w:type="spellStart"/>
              <w:r w:rsidRPr="00533450">
                <w:rPr>
                  <w:rFonts w:eastAsiaTheme="minorEastAsia" w:cs="Arial"/>
                  <w:lang w:eastAsia="zh-CN"/>
                  <w:rPrChange w:id="63" w:author="Havican, Jared W" w:date="2014-06-11T16:32:00Z">
                    <w:rPr>
                      <w:rFonts w:cs="Arial"/>
                    </w:rPr>
                  </w:rPrChange>
                </w:rPr>
                <w:t>ungated</w:t>
              </w:r>
              <w:proofErr w:type="spellEnd"/>
              <w:r w:rsidRPr="00533450">
                <w:rPr>
                  <w:rFonts w:eastAsiaTheme="minorEastAsia" w:cs="Arial"/>
                  <w:lang w:eastAsia="zh-CN"/>
                  <w:rPrChange w:id="64" w:author="Havican, Jared W" w:date="2014-06-11T16:32:00Z">
                    <w:rPr>
                      <w:rFonts w:cs="Arial"/>
                    </w:rPr>
                  </w:rPrChange>
                </w:rPr>
                <w:t xml:space="preserve"> and the clkreq asserted in reset.</w:t>
              </w:r>
            </w:ins>
          </w:p>
          <w:p w14:paraId="22ACDBBE" w14:textId="29F60B83" w:rsidR="00533450" w:rsidRPr="00533450" w:rsidRDefault="00533450">
            <w:pPr>
              <w:spacing w:after="0"/>
              <w:rPr>
                <w:ins w:id="65" w:author="Havican, Jared W" w:date="2014-06-11T16:32:00Z"/>
                <w:rFonts w:ascii="Neo Sans Intel" w:hAnsi="Neo Sans Intel" w:cs="Arial"/>
                <w:sz w:val="20"/>
                <w:szCs w:val="20"/>
                <w:rPrChange w:id="66" w:author="Havican, Jared W" w:date="2014-06-11T16:32:00Z">
                  <w:rPr>
                    <w:ins w:id="67" w:author="Havican, Jared W" w:date="2014-06-11T16:32:00Z"/>
                    <w:rFonts w:cs="Arial"/>
                  </w:rPr>
                </w:rPrChange>
              </w:rPr>
              <w:pPrChange w:id="68" w:author="Havican, Jared W" w:date="2014-06-11T16:32:00Z">
                <w:pPr>
                  <w:spacing w:after="0" w:line="240" w:lineRule="auto"/>
                </w:pPr>
              </w:pPrChange>
            </w:pPr>
            <w:ins w:id="69" w:author="Havican, Jared W" w:date="2014-06-11T16:32:00Z">
              <w:r w:rsidRPr="00533450">
                <w:rPr>
                  <w:rFonts w:ascii="Neo Sans Intel" w:hAnsi="Neo Sans Intel" w:cs="Arial"/>
                  <w:sz w:val="20"/>
                  <w:szCs w:val="20"/>
                  <w:rPrChange w:id="70" w:author="Havican, Jared W" w:date="2014-06-11T16:32:00Z">
                    <w:rPr>
                      <w:rFonts w:cs="Arial"/>
                    </w:rPr>
                  </w:rPrChange>
                </w:rPr>
                <w:t>PCGU interface changes:</w:t>
              </w:r>
            </w:ins>
          </w:p>
          <w:p w14:paraId="5F2457A9" w14:textId="77777777" w:rsidR="00533450" w:rsidRDefault="00533450">
            <w:pPr>
              <w:pStyle w:val="ListParagraph"/>
              <w:numPr>
                <w:ilvl w:val="0"/>
                <w:numId w:val="29"/>
              </w:numPr>
              <w:rPr>
                <w:ins w:id="71" w:author="Havican, Jared W" w:date="2014-06-11T16:32:00Z"/>
                <w:rFonts w:cs="Arial"/>
              </w:rPr>
              <w:pPrChange w:id="72" w:author="Havican, Jared W" w:date="2014-06-11T16:32:00Z">
                <w:pPr>
                  <w:spacing w:after="0" w:line="240" w:lineRule="auto"/>
                </w:pPr>
              </w:pPrChange>
            </w:pPr>
            <w:ins w:id="73" w:author="Havican, Jared W" w:date="2014-06-11T16:32:00Z">
              <w:r>
                <w:rPr>
                  <w:rFonts w:cs="Arial"/>
                </w:rPr>
                <w:t>Added DEF_PWRON parameter</w:t>
              </w:r>
            </w:ins>
          </w:p>
          <w:p w14:paraId="6BD83F80" w14:textId="77777777" w:rsidR="00533450" w:rsidRDefault="00533450">
            <w:pPr>
              <w:pStyle w:val="ListParagraph"/>
              <w:numPr>
                <w:ilvl w:val="0"/>
                <w:numId w:val="29"/>
              </w:numPr>
              <w:rPr>
                <w:ins w:id="74" w:author="Havican, Jared W" w:date="2014-06-11T16:32:00Z"/>
                <w:rFonts w:cs="Arial"/>
              </w:rPr>
              <w:pPrChange w:id="75" w:author="Havican, Jared W" w:date="2014-06-11T16:32:00Z">
                <w:pPr>
                  <w:spacing w:after="0" w:line="240" w:lineRule="auto"/>
                </w:pPr>
              </w:pPrChange>
            </w:pPr>
            <w:ins w:id="76" w:author="Havican, Jared W" w:date="2014-06-11T16:32:00Z">
              <w:r>
                <w:rPr>
                  <w:rFonts w:cs="Arial"/>
                </w:rPr>
                <w:t xml:space="preserve">Added </w:t>
              </w:r>
              <w:proofErr w:type="spellStart"/>
              <w:r>
                <w:rPr>
                  <w:rFonts w:cs="Arial"/>
                </w:rPr>
                <w:t>pgcb_pok</w:t>
              </w:r>
              <w:proofErr w:type="spellEnd"/>
              <w:r>
                <w:rPr>
                  <w:rFonts w:cs="Arial"/>
                </w:rPr>
                <w:t xml:space="preserve"> input</w:t>
              </w:r>
            </w:ins>
          </w:p>
          <w:p w14:paraId="0EFF0EE7" w14:textId="77777777" w:rsidR="00533450" w:rsidRDefault="00533450">
            <w:pPr>
              <w:pStyle w:val="ListParagraph"/>
              <w:numPr>
                <w:ilvl w:val="0"/>
                <w:numId w:val="29"/>
              </w:numPr>
              <w:rPr>
                <w:ins w:id="77" w:author="Havican, Jared W" w:date="2014-06-11T16:32:00Z"/>
                <w:rFonts w:cs="Arial"/>
              </w:rPr>
              <w:pPrChange w:id="78" w:author="Havican, Jared W" w:date="2014-06-11T16:32:00Z">
                <w:pPr>
                  <w:spacing w:after="0" w:line="240" w:lineRule="auto"/>
                </w:pPr>
              </w:pPrChange>
            </w:pPr>
            <w:ins w:id="79" w:author="Havican, Jared W" w:date="2014-06-11T16:32:00Z">
              <w:r>
                <w:rPr>
                  <w:rFonts w:cs="Arial"/>
                </w:rPr>
                <w:t xml:space="preserve">Added </w:t>
              </w:r>
              <w:proofErr w:type="spellStart"/>
              <w:r>
                <w:rPr>
                  <w:rFonts w:cs="Arial"/>
                </w:rPr>
                <w:t>async_pmc_ip_wake</w:t>
              </w:r>
              <w:proofErr w:type="spellEnd"/>
              <w:r>
                <w:rPr>
                  <w:rFonts w:cs="Arial"/>
                </w:rPr>
                <w:t xml:space="preserve"> input</w:t>
              </w:r>
            </w:ins>
          </w:p>
          <w:p w14:paraId="45E85EBA" w14:textId="353EEB1B" w:rsidR="00533450" w:rsidRPr="00196BCA" w:rsidRDefault="00533450">
            <w:pPr>
              <w:pStyle w:val="ListParagraph"/>
              <w:numPr>
                <w:ilvl w:val="0"/>
                <w:numId w:val="29"/>
              </w:numPr>
              <w:rPr>
                <w:ins w:id="80" w:author="Havican, Jared W" w:date="2014-06-11T16:33:00Z"/>
                <w:rFonts w:cs="Arial"/>
              </w:rPr>
              <w:pPrChange w:id="81" w:author="Havican, Jared W" w:date="2014-06-11T16:32:00Z">
                <w:pPr>
                  <w:spacing w:after="0" w:line="240" w:lineRule="auto"/>
                </w:pPr>
              </w:pPrChange>
            </w:pPr>
            <w:ins w:id="82" w:author="Havican, Jared W" w:date="2014-06-11T16:33:00Z">
              <w:r w:rsidRPr="00236436">
                <w:rPr>
                  <w:rFonts w:cs="Arial"/>
                </w:rPr>
                <w:t xml:space="preserve">Removed </w:t>
              </w:r>
              <w:proofErr w:type="spellStart"/>
              <w:r w:rsidRPr="00236436">
                <w:rPr>
                  <w:rFonts w:cs="Arial"/>
                </w:rPr>
                <w:t>async_pgcb_rst_b</w:t>
              </w:r>
              <w:proofErr w:type="spellEnd"/>
              <w:r w:rsidRPr="00236436">
                <w:rPr>
                  <w:rFonts w:cs="Arial"/>
                </w:rPr>
                <w:t xml:space="preserve"> input</w:t>
              </w:r>
            </w:ins>
          </w:p>
          <w:p w14:paraId="49CE2DA5" w14:textId="77777777" w:rsidR="00533450" w:rsidRPr="00196BCA" w:rsidRDefault="00533450">
            <w:pPr>
              <w:pStyle w:val="ListParagraph"/>
              <w:rPr>
                <w:ins w:id="83" w:author="Havican, Jared W" w:date="2014-06-10T12:53:00Z"/>
                <w:rFonts w:cs="Arial"/>
              </w:rPr>
              <w:pPrChange w:id="84" w:author="Havican, Jared W" w:date="2014-06-11T16:33:00Z">
                <w:pPr>
                  <w:spacing w:after="0" w:line="240" w:lineRule="auto"/>
                </w:pPr>
              </w:pPrChange>
            </w:pPr>
          </w:p>
          <w:p w14:paraId="48D6B101" w14:textId="77777777" w:rsidR="00B71A7F" w:rsidRPr="00533450" w:rsidRDefault="00B71A7F">
            <w:pPr>
              <w:rPr>
                <w:ins w:id="85" w:author="Havican, Jared W" w:date="2014-06-10T12:56:00Z"/>
                <w:rFonts w:ascii="Neo Sans Intel" w:hAnsi="Neo Sans Intel" w:cs="Arial"/>
                <w:sz w:val="20"/>
                <w:szCs w:val="20"/>
                <w:rPrChange w:id="86" w:author="Havican, Jared W" w:date="2014-06-11T16:31:00Z">
                  <w:rPr>
                    <w:ins w:id="87" w:author="Havican, Jared W" w:date="2014-06-10T12:56:00Z"/>
                    <w:rFonts w:cs="Arial"/>
                  </w:rPr>
                </w:rPrChange>
              </w:rPr>
              <w:pPrChange w:id="88" w:author="Havican, Jared W" w:date="2014-06-10T12:55:00Z">
                <w:pPr>
                  <w:spacing w:after="0" w:line="240" w:lineRule="auto"/>
                </w:pPr>
              </w:pPrChange>
            </w:pPr>
            <w:ins w:id="89" w:author="Havican, Jared W" w:date="2014-06-10T12:53:00Z">
              <w:r w:rsidRPr="00533450">
                <w:rPr>
                  <w:rFonts w:ascii="Neo Sans Intel" w:hAnsi="Neo Sans Intel" w:cs="Arial"/>
                  <w:sz w:val="20"/>
                  <w:szCs w:val="20"/>
                  <w:rPrChange w:id="90" w:author="Havican, Jared W" w:date="2014-06-11T16:31:00Z">
                    <w:rPr>
                      <w:rFonts w:cs="Arial"/>
                    </w:rPr>
                  </w:rPrChange>
                </w:rPr>
                <w:t xml:space="preserve">Updated </w:t>
              </w:r>
            </w:ins>
            <w:proofErr w:type="spellStart"/>
            <w:ins w:id="91" w:author="Havican, Jared W" w:date="2014-06-10T12:54:00Z">
              <w:r w:rsidRPr="00533450">
                <w:rPr>
                  <w:rFonts w:ascii="Neo Sans Intel" w:hAnsi="Neo Sans Intel" w:cs="Arial"/>
                  <w:sz w:val="20"/>
                  <w:szCs w:val="20"/>
                  <w:rPrChange w:id="92" w:author="Havican, Jared W" w:date="2014-06-11T16:31:00Z">
                    <w:rPr>
                      <w:rFonts w:cs="Arial"/>
                    </w:rPr>
                  </w:rPrChange>
                </w:rPr>
                <w:t>sync_wake_source_b</w:t>
              </w:r>
              <w:proofErr w:type="spellEnd"/>
              <w:r w:rsidRPr="00533450">
                <w:rPr>
                  <w:rFonts w:ascii="Neo Sans Intel" w:hAnsi="Neo Sans Intel" w:cs="Arial"/>
                  <w:sz w:val="20"/>
                  <w:szCs w:val="20"/>
                  <w:rPrChange w:id="93" w:author="Havican, Jared W" w:date="2014-06-11T16:31:00Z">
                    <w:rPr>
                      <w:rFonts w:cs="Arial"/>
                    </w:rPr>
                  </w:rPrChange>
                </w:rPr>
                <w:t xml:space="preserve"> output of </w:t>
              </w:r>
            </w:ins>
            <w:ins w:id="94" w:author="Havican, Jared W" w:date="2014-06-10T12:53:00Z">
              <w:r w:rsidRPr="00533450">
                <w:rPr>
                  <w:rFonts w:ascii="Neo Sans Intel" w:hAnsi="Neo Sans Intel" w:cs="Arial"/>
                  <w:sz w:val="20"/>
                  <w:szCs w:val="20"/>
                  <w:rPrChange w:id="95" w:author="Havican, Jared W" w:date="2014-06-11T16:31:00Z">
                    <w:rPr>
                      <w:rFonts w:cs="Arial"/>
                    </w:rPr>
                  </w:rPrChange>
                </w:rPr>
                <w:t xml:space="preserve">PCGU_AWW to </w:t>
              </w:r>
            </w:ins>
            <w:ins w:id="96" w:author="Havican, Jared W" w:date="2014-06-10T12:54:00Z">
              <w:r w:rsidRPr="00533450">
                <w:rPr>
                  <w:rFonts w:ascii="Neo Sans Intel" w:hAnsi="Neo Sans Intel" w:cs="Arial"/>
                  <w:sz w:val="20"/>
                  <w:szCs w:val="20"/>
                  <w:rPrChange w:id="97" w:author="Havican, Jared W" w:date="2014-06-11T16:31:00Z">
                    <w:rPr>
                      <w:rFonts w:cs="Arial"/>
                    </w:rPr>
                  </w:rPrChange>
                </w:rPr>
                <w:t>such that it only deassert</w:t>
              </w:r>
            </w:ins>
            <w:ins w:id="98" w:author="Havican, Jared W" w:date="2014-06-10T12:55:00Z">
              <w:r w:rsidRPr="00533450">
                <w:rPr>
                  <w:rFonts w:ascii="Neo Sans Intel" w:hAnsi="Neo Sans Intel" w:cs="Arial"/>
                  <w:sz w:val="20"/>
                  <w:szCs w:val="20"/>
                  <w:rPrChange w:id="99" w:author="Havican, Jared W" w:date="2014-06-11T16:31:00Z">
                    <w:rPr>
                      <w:rFonts w:cs="Arial"/>
                    </w:rPr>
                  </w:rPrChange>
                </w:rPr>
                <w:t>s</w:t>
              </w:r>
            </w:ins>
            <w:ins w:id="100" w:author="Havican, Jared W" w:date="2014-06-10T12:54:00Z">
              <w:r w:rsidRPr="00533450">
                <w:rPr>
                  <w:rFonts w:ascii="Neo Sans Intel" w:hAnsi="Neo Sans Intel" w:cs="Arial"/>
                  <w:sz w:val="20"/>
                  <w:szCs w:val="20"/>
                  <w:rPrChange w:id="101" w:author="Havican, Jared W" w:date="2014-06-11T16:31:00Z">
                    <w:rPr>
                      <w:rFonts w:cs="Arial"/>
                    </w:rPr>
                  </w:rPrChange>
                </w:rPr>
                <w:t xml:space="preserve"> when </w:t>
              </w:r>
              <w:proofErr w:type="spellStart"/>
              <w:r w:rsidRPr="00533450">
                <w:rPr>
                  <w:rFonts w:ascii="Neo Sans Intel" w:hAnsi="Neo Sans Intel" w:cs="Arial"/>
                  <w:sz w:val="20"/>
                  <w:szCs w:val="20"/>
                  <w:rPrChange w:id="102" w:author="Havican, Jared W" w:date="2014-06-11T16:31:00Z">
                    <w:rPr>
                      <w:rFonts w:cs="Arial"/>
                    </w:rPr>
                  </w:rPrChange>
                </w:rPr>
                <w:t>sync_clkvld</w:t>
              </w:r>
              <w:proofErr w:type="spellEnd"/>
              <w:r w:rsidRPr="00533450">
                <w:rPr>
                  <w:rFonts w:ascii="Neo Sans Intel" w:hAnsi="Neo Sans Intel" w:cs="Arial"/>
                  <w:sz w:val="20"/>
                  <w:szCs w:val="20"/>
                  <w:rPrChange w:id="103" w:author="Havican, Jared W" w:date="2014-06-11T16:31:00Z">
                    <w:rPr>
                      <w:rFonts w:cs="Arial"/>
                    </w:rPr>
                  </w:rPrChange>
                </w:rPr>
                <w:t xml:space="preserve"> </w:t>
              </w:r>
            </w:ins>
            <w:ins w:id="104" w:author="Havican, Jared W" w:date="2014-06-10T12:55:00Z">
              <w:r w:rsidRPr="00533450">
                <w:rPr>
                  <w:rFonts w:ascii="Neo Sans Intel" w:hAnsi="Neo Sans Intel" w:cs="Arial"/>
                  <w:sz w:val="20"/>
                  <w:szCs w:val="20"/>
                  <w:rPrChange w:id="105" w:author="Havican, Jared W" w:date="2014-06-11T16:31:00Z">
                    <w:rPr>
                      <w:rFonts w:cs="Arial"/>
                    </w:rPr>
                  </w:rPrChange>
                </w:rPr>
                <w:t>has</w:t>
              </w:r>
            </w:ins>
            <w:ins w:id="106" w:author="Havican, Jared W" w:date="2014-06-10T12:54:00Z">
              <w:r w:rsidRPr="00533450">
                <w:rPr>
                  <w:rFonts w:ascii="Neo Sans Intel" w:hAnsi="Neo Sans Intel" w:cs="Arial"/>
                  <w:sz w:val="20"/>
                  <w:szCs w:val="20"/>
                  <w:rPrChange w:id="107" w:author="Havican, Jared W" w:date="2014-06-11T16:31:00Z">
                    <w:rPr>
                      <w:rFonts w:cs="Arial"/>
                    </w:rPr>
                  </w:rPrChange>
                </w:rPr>
                <w:t xml:space="preserve"> asserted </w:t>
              </w:r>
            </w:ins>
            <w:ins w:id="108" w:author="Havican, Jared W" w:date="2014-06-10T12:55:00Z">
              <w:r w:rsidRPr="00533450">
                <w:rPr>
                  <w:rFonts w:ascii="Neo Sans Intel" w:hAnsi="Neo Sans Intel" w:cs="Arial"/>
                  <w:sz w:val="20"/>
                  <w:szCs w:val="20"/>
                  <w:rPrChange w:id="109" w:author="Havican, Jared W" w:date="2014-06-11T16:31:00Z">
                    <w:rPr>
                      <w:rFonts w:cs="Arial"/>
                    </w:rPr>
                  </w:rPrChange>
                </w:rPr>
                <w:t xml:space="preserve">and async_wake_source_b has deasserted </w:t>
              </w:r>
            </w:ins>
            <w:ins w:id="110" w:author="Havican, Jared W" w:date="2014-06-10T12:54:00Z">
              <w:r w:rsidRPr="00533450">
                <w:rPr>
                  <w:rFonts w:ascii="Neo Sans Intel" w:hAnsi="Neo Sans Intel" w:cs="Arial"/>
                  <w:sz w:val="20"/>
                  <w:szCs w:val="20"/>
                  <w:rPrChange w:id="111" w:author="Havican, Jared W" w:date="2014-06-11T16:31:00Z">
                    <w:rPr>
                      <w:rFonts w:cs="Arial"/>
                    </w:rPr>
                  </w:rPrChange>
                </w:rPr>
                <w:t>to be more conservative.</w:t>
              </w:r>
            </w:ins>
          </w:p>
          <w:p w14:paraId="7F470D98" w14:textId="77777777" w:rsidR="00984D8D" w:rsidRDefault="00B71A7F">
            <w:pPr>
              <w:rPr>
                <w:ins w:id="112" w:author="Havican, Jared W" w:date="2014-06-11T16:31:00Z"/>
                <w:rFonts w:ascii="Neo Sans Intel" w:hAnsi="Neo Sans Intel" w:cs="Arial"/>
                <w:sz w:val="20"/>
                <w:szCs w:val="20"/>
              </w:rPr>
              <w:pPrChange w:id="113" w:author="Havican, Jared W" w:date="2014-06-10T12:55:00Z">
                <w:pPr>
                  <w:spacing w:after="0" w:line="240" w:lineRule="auto"/>
                </w:pPr>
              </w:pPrChange>
            </w:pPr>
            <w:ins w:id="114" w:author="Havican, Jared W" w:date="2014-06-10T12:56:00Z">
              <w:r w:rsidRPr="00533450">
                <w:rPr>
                  <w:rFonts w:ascii="Neo Sans Intel" w:hAnsi="Neo Sans Intel" w:cs="Arial"/>
                  <w:sz w:val="20"/>
                  <w:szCs w:val="20"/>
                  <w:rPrChange w:id="115" w:author="Havican, Jared W" w:date="2014-06-11T16:31:00Z">
                    <w:rPr>
                      <w:rFonts w:cs="Arial"/>
                    </w:rPr>
                  </w:rPrChange>
                </w:rPr>
                <w:t xml:space="preserve">Updated </w:t>
              </w:r>
            </w:ins>
            <w:ins w:id="116" w:author="Havican, Jared W" w:date="2014-06-10T12:57:00Z">
              <w:r w:rsidRPr="00533450">
                <w:rPr>
                  <w:rFonts w:ascii="Neo Sans Intel" w:hAnsi="Neo Sans Intel" w:cs="Arial"/>
                  <w:sz w:val="20"/>
                  <w:szCs w:val="20"/>
                  <w:rPrChange w:id="117" w:author="Havican, Jared W" w:date="2014-06-11T16:31:00Z">
                    <w:rPr>
                      <w:rFonts w:cs="Arial"/>
                    </w:rPr>
                  </w:rPrChange>
                </w:rPr>
                <w:t xml:space="preserve">Asynchronous Reference Design to remove </w:t>
              </w:r>
              <w:proofErr w:type="spellStart"/>
              <w:r w:rsidRPr="00533450">
                <w:rPr>
                  <w:rFonts w:ascii="Neo Sans Intel" w:hAnsi="Neo Sans Intel" w:cs="Arial"/>
                  <w:sz w:val="20"/>
                  <w:szCs w:val="20"/>
                  <w:rPrChange w:id="118" w:author="Havican, Jared W" w:date="2014-06-11T16:31:00Z">
                    <w:rPr>
                      <w:rFonts w:cs="Arial"/>
                    </w:rPr>
                  </w:rPrChange>
                </w:rPr>
                <w:t>cfg_pgcb_clkgate_disabled</w:t>
              </w:r>
              <w:proofErr w:type="spellEnd"/>
              <w:r w:rsidRPr="00533450">
                <w:rPr>
                  <w:rFonts w:ascii="Neo Sans Intel" w:hAnsi="Neo Sans Intel" w:cs="Arial"/>
                  <w:sz w:val="20"/>
                  <w:szCs w:val="20"/>
                  <w:rPrChange w:id="119" w:author="Havican, Jared W" w:date="2014-06-11T16:31:00Z">
                    <w:rPr>
                      <w:rFonts w:cs="Arial"/>
                    </w:rPr>
                  </w:rPrChange>
                </w:rPr>
                <w:t xml:space="preserve"> input as it is not desirable to keep the clkreq asserted when in</w:t>
              </w:r>
            </w:ins>
            <w:ins w:id="120" w:author="Havican, Jared W" w:date="2014-06-10T12:58:00Z">
              <w:r w:rsidRPr="00533450">
                <w:rPr>
                  <w:rFonts w:ascii="Neo Sans Intel" w:hAnsi="Neo Sans Intel" w:cs="Arial"/>
                  <w:sz w:val="20"/>
                  <w:szCs w:val="20"/>
                  <w:rPrChange w:id="121" w:author="Havican, Jared W" w:date="2014-06-11T16:31:00Z">
                    <w:rPr>
                      <w:rFonts w:cs="Arial"/>
                    </w:rPr>
                  </w:rPrChange>
                </w:rPr>
                <w:t xml:space="preserve"> an</w:t>
              </w:r>
            </w:ins>
            <w:ins w:id="122" w:author="Havican, Jared W" w:date="2014-06-10T12:57:00Z">
              <w:r w:rsidRPr="00533450">
                <w:rPr>
                  <w:rFonts w:ascii="Neo Sans Intel" w:hAnsi="Neo Sans Intel" w:cs="Arial"/>
                  <w:sz w:val="20"/>
                  <w:szCs w:val="20"/>
                  <w:rPrChange w:id="123" w:author="Havican, Jared W" w:date="2014-06-11T16:31:00Z">
                    <w:rPr>
                      <w:rFonts w:cs="Arial"/>
                    </w:rPr>
                  </w:rPrChange>
                </w:rPr>
                <w:t xml:space="preserve"> IP-Inaccessible state</w:t>
              </w:r>
            </w:ins>
            <w:ins w:id="124" w:author="Havican, Jared W" w:date="2014-06-10T12:58:00Z">
              <w:r w:rsidRPr="00533450">
                <w:rPr>
                  <w:rFonts w:ascii="Neo Sans Intel" w:hAnsi="Neo Sans Intel" w:cs="Arial"/>
                  <w:sz w:val="20"/>
                  <w:szCs w:val="20"/>
                  <w:rPrChange w:id="125" w:author="Havican, Jared W" w:date="2014-06-11T16:31:00Z">
                    <w:rPr>
                      <w:rFonts w:cs="Arial"/>
                    </w:rPr>
                  </w:rPrChange>
                </w:rPr>
                <w:t>.</w:t>
              </w:r>
            </w:ins>
          </w:p>
          <w:p w14:paraId="741660B9" w14:textId="2215FA4C" w:rsidR="00B71A7F" w:rsidRPr="00533450" w:rsidRDefault="00984D8D">
            <w:pPr>
              <w:rPr>
                <w:ins w:id="126" w:author="Havican, Jared W" w:date="2014-06-10T12:49:00Z"/>
                <w:rFonts w:ascii="Neo Sans Intel" w:hAnsi="Neo Sans Intel" w:cs="Arial"/>
                <w:sz w:val="20"/>
                <w:szCs w:val="20"/>
                <w:rPrChange w:id="127" w:author="Havican, Jared W" w:date="2014-06-11T16:32:00Z">
                  <w:rPr>
                    <w:ins w:id="128" w:author="Havican, Jared W" w:date="2014-06-10T12:49:00Z"/>
                    <w:rFonts w:cs="Arial"/>
                  </w:rPr>
                </w:rPrChange>
              </w:rPr>
              <w:pPrChange w:id="129" w:author="Havican, Jared W" w:date="2014-06-12T16:27:00Z">
                <w:pPr>
                  <w:spacing w:after="0" w:line="240" w:lineRule="auto"/>
                </w:pPr>
              </w:pPrChange>
            </w:pPr>
            <w:ins w:id="130" w:author="Havican, Jared W" w:date="2014-06-12T16:27:00Z">
              <w:r>
                <w:rPr>
                  <w:rFonts w:ascii="Neo Sans Intel" w:hAnsi="Neo Sans Intel"/>
                  <w:sz w:val="18"/>
                  <w:szCs w:val="18"/>
                </w:rPr>
                <w:t>[</w:t>
              </w:r>
              <w:r>
                <w:rPr>
                  <w:rFonts w:ascii="Neo Sans Intel" w:hAnsi="Neo Sans Intel"/>
                  <w:sz w:val="18"/>
                  <w:szCs w:val="18"/>
                </w:rPr>
                <w:fldChar w:fldCharType="begin"/>
              </w:r>
              <w:r>
                <w:rPr>
                  <w:rFonts w:ascii="Neo Sans Intel" w:hAnsi="Neo Sans Intel"/>
                  <w:sz w:val="18"/>
                  <w:szCs w:val="18"/>
                </w:rPr>
                <w:instrText xml:space="preserve"> HYPERLINK "https://hsd-ifs.fm.intel.com/hsd/ifs/issue/default.aspx?issue_id=2266758" </w:instrText>
              </w:r>
              <w:r>
                <w:rPr>
                  <w:rFonts w:ascii="Neo Sans Intel" w:hAnsi="Neo Sans Intel"/>
                  <w:sz w:val="18"/>
                  <w:szCs w:val="18"/>
                </w:rPr>
                <w:fldChar w:fldCharType="separate"/>
              </w:r>
              <w:r w:rsidRPr="00C1371C">
                <w:rPr>
                  <w:rStyle w:val="Hyperlink"/>
                  <w:sz w:val="18"/>
                  <w:szCs w:val="18"/>
                </w:rPr>
                <w:t>2266758</w:t>
              </w:r>
              <w:r>
                <w:rPr>
                  <w:rFonts w:ascii="Neo Sans Intel" w:hAnsi="Neo Sans Intel"/>
                  <w:sz w:val="18"/>
                  <w:szCs w:val="18"/>
                </w:rPr>
                <w:fldChar w:fldCharType="end"/>
              </w:r>
              <w:r>
                <w:rPr>
                  <w:rFonts w:ascii="Neo Sans Intel" w:hAnsi="Neo Sans Intel"/>
                  <w:sz w:val="18"/>
                  <w:szCs w:val="18"/>
                </w:rPr>
                <w:t>] M</w:t>
              </w:r>
            </w:ins>
            <w:ins w:id="131" w:author="Havican, Jared W" w:date="2014-06-11T16:31:00Z">
              <w:r w:rsidR="00533450">
                <w:rPr>
                  <w:rFonts w:ascii="Neo Sans Intel" w:hAnsi="Neo Sans Intel" w:cs="Arial"/>
                  <w:sz w:val="20"/>
                  <w:szCs w:val="20"/>
                </w:rPr>
                <w:t>oved the pgcb_clk clock gate cell into the reference design.</w:t>
              </w:r>
            </w:ins>
          </w:p>
        </w:tc>
      </w:tr>
    </w:tbl>
    <w:p w14:paraId="27F0B934" w14:textId="35136DE9" w:rsidR="00B24A62" w:rsidRPr="002E3EB9" w:rsidRDefault="00B24A62" w:rsidP="00B24A62">
      <w:pPr>
        <w:jc w:val="center"/>
        <w:rPr>
          <w:rFonts w:ascii="Neo Sans Intel" w:hAnsi="Neo Sans Intel"/>
          <w:b/>
          <w:bCs/>
          <w:sz w:val="32"/>
          <w:u w:val="single"/>
        </w:rPr>
      </w:pPr>
    </w:p>
    <w:p w14:paraId="58FDBE88" w14:textId="77777777" w:rsidR="00B24A62" w:rsidRPr="002E3EB9" w:rsidRDefault="00B24A62" w:rsidP="00B24A62">
      <w:pPr>
        <w:pBdr>
          <w:top w:val="single" w:sz="4" w:space="1" w:color="auto"/>
          <w:left w:val="single" w:sz="4" w:space="4" w:color="auto"/>
          <w:bottom w:val="single" w:sz="4" w:space="1" w:color="auto"/>
          <w:right w:val="single" w:sz="4" w:space="4" w:color="auto"/>
        </w:pBdr>
        <w:rPr>
          <w:rFonts w:ascii="Neo Sans Intel" w:hAnsi="Neo Sans Intel"/>
          <w:sz w:val="24"/>
          <w:szCs w:val="24"/>
        </w:rPr>
        <w:sectPr w:rsidR="00B24A62" w:rsidRPr="002E3EB9" w:rsidSect="009B6799">
          <w:headerReference w:type="even" r:id="rId8"/>
          <w:footerReference w:type="even" r:id="rId9"/>
          <w:footerReference w:type="default" r:id="rId10"/>
          <w:pgSz w:w="12240" w:h="15840" w:code="1"/>
          <w:pgMar w:top="1440" w:right="720" w:bottom="1440" w:left="720" w:header="720" w:footer="864" w:gutter="0"/>
          <w:pgNumType w:fmt="lowerRoman" w:start="1"/>
          <w:cols w:space="720"/>
          <w:titlePg/>
        </w:sectPr>
      </w:pPr>
    </w:p>
    <w:p w14:paraId="19833B8E" w14:textId="77777777" w:rsidR="00995259" w:rsidRPr="002E3EB9" w:rsidRDefault="00995259" w:rsidP="00995259">
      <w:pPr>
        <w:jc w:val="center"/>
        <w:outlineLvl w:val="0"/>
        <w:rPr>
          <w:rFonts w:ascii="Neo Sans Intel" w:hAnsi="Neo Sans Intel"/>
          <w:b/>
          <w:color w:val="0862A8"/>
          <w:sz w:val="32"/>
          <w:u w:val="single"/>
        </w:rPr>
      </w:pPr>
      <w:bookmarkStart w:id="132" w:name="_Toc390267820"/>
      <w:bookmarkEnd w:id="20"/>
      <w:r>
        <w:rPr>
          <w:rFonts w:ascii="Neo Sans Intel" w:hAnsi="Neo Sans Intel"/>
          <w:b/>
          <w:color w:val="0862A8"/>
          <w:sz w:val="32"/>
          <w:u w:val="single"/>
        </w:rPr>
        <w:t>Table of Initials</w:t>
      </w:r>
      <w:bookmarkEnd w:id="132"/>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A0" w:firstRow="1" w:lastRow="0" w:firstColumn="1" w:lastColumn="0" w:noHBand="0" w:noVBand="0"/>
      </w:tblPr>
      <w:tblGrid>
        <w:gridCol w:w="2952"/>
        <w:gridCol w:w="5886"/>
      </w:tblGrid>
      <w:tr w:rsidR="00B24A62" w:rsidRPr="002E3EB9" w14:paraId="20FBEA6C" w14:textId="77777777" w:rsidTr="00B24A62">
        <w:trPr>
          <w:jc w:val="center"/>
        </w:trPr>
        <w:tc>
          <w:tcPr>
            <w:tcW w:w="2952" w:type="dxa"/>
            <w:tcBorders>
              <w:top w:val="single" w:sz="12" w:space="0" w:color="000000"/>
              <w:bottom w:val="single" w:sz="12" w:space="0" w:color="000000"/>
            </w:tcBorders>
            <w:shd w:val="clear" w:color="auto" w:fill="99CCFF"/>
          </w:tcPr>
          <w:p w14:paraId="5A906963" w14:textId="77777777" w:rsidR="00B24A62" w:rsidRPr="002E3EB9" w:rsidRDefault="00B24A62" w:rsidP="002E3EB9">
            <w:pPr>
              <w:tabs>
                <w:tab w:val="center" w:pos="1368"/>
              </w:tabs>
              <w:spacing w:after="0" w:line="240" w:lineRule="auto"/>
              <w:rPr>
                <w:rFonts w:ascii="Neo Sans Intel" w:hAnsi="Neo Sans Intel"/>
                <w:b/>
              </w:rPr>
            </w:pPr>
            <w:r w:rsidRPr="002E3EB9">
              <w:rPr>
                <w:rFonts w:ascii="Neo Sans Intel" w:hAnsi="Neo Sans Intel"/>
                <w:b/>
              </w:rPr>
              <w:t>Initials</w:t>
            </w:r>
            <w:r w:rsidRPr="002E3EB9">
              <w:rPr>
                <w:rFonts w:ascii="Neo Sans Intel" w:hAnsi="Neo Sans Intel"/>
                <w:b/>
              </w:rPr>
              <w:tab/>
            </w:r>
          </w:p>
        </w:tc>
        <w:tc>
          <w:tcPr>
            <w:tcW w:w="5886" w:type="dxa"/>
            <w:tcBorders>
              <w:top w:val="single" w:sz="12" w:space="0" w:color="000000"/>
              <w:bottom w:val="single" w:sz="12" w:space="0" w:color="000000"/>
            </w:tcBorders>
            <w:shd w:val="clear" w:color="auto" w:fill="99CCFF"/>
          </w:tcPr>
          <w:p w14:paraId="7127DAA5" w14:textId="77777777" w:rsidR="00B24A62" w:rsidRPr="002E3EB9" w:rsidRDefault="00B24A62" w:rsidP="002E3EB9">
            <w:pPr>
              <w:tabs>
                <w:tab w:val="left" w:pos="1590"/>
              </w:tabs>
              <w:spacing w:after="0" w:line="240" w:lineRule="auto"/>
              <w:rPr>
                <w:rFonts w:ascii="Neo Sans Intel" w:hAnsi="Neo Sans Intel"/>
                <w:b/>
              </w:rPr>
            </w:pPr>
            <w:r w:rsidRPr="002E3EB9">
              <w:rPr>
                <w:rFonts w:ascii="Neo Sans Intel" w:hAnsi="Neo Sans Intel"/>
                <w:b/>
              </w:rPr>
              <w:t>Name</w:t>
            </w:r>
          </w:p>
        </w:tc>
      </w:tr>
      <w:tr w:rsidR="00B24A62" w:rsidRPr="002E3EB9" w14:paraId="5E398BCF" w14:textId="77777777" w:rsidTr="00B24A62">
        <w:trPr>
          <w:jc w:val="center"/>
        </w:trPr>
        <w:tc>
          <w:tcPr>
            <w:tcW w:w="2952" w:type="dxa"/>
            <w:tcBorders>
              <w:top w:val="single" w:sz="6" w:space="0" w:color="000000"/>
              <w:left w:val="single" w:sz="12" w:space="0" w:color="000000"/>
              <w:bottom w:val="single" w:sz="6" w:space="0" w:color="000000"/>
              <w:right w:val="single" w:sz="6" w:space="0" w:color="000000"/>
            </w:tcBorders>
          </w:tcPr>
          <w:p w14:paraId="7B5CFC16" w14:textId="77777777" w:rsidR="00B24A62" w:rsidRPr="002E3EB9" w:rsidRDefault="00B24A62" w:rsidP="002E3EB9">
            <w:pPr>
              <w:spacing w:after="0" w:line="240" w:lineRule="auto"/>
              <w:rPr>
                <w:rFonts w:ascii="Neo Sans Intel" w:hAnsi="Neo Sans Intel"/>
              </w:rPr>
            </w:pPr>
            <w:r>
              <w:rPr>
                <w:rFonts w:ascii="Neo Sans Intel" w:hAnsi="Neo Sans Intel"/>
              </w:rPr>
              <w:t>PCGU</w:t>
            </w:r>
          </w:p>
        </w:tc>
        <w:tc>
          <w:tcPr>
            <w:tcW w:w="5886" w:type="dxa"/>
            <w:tcBorders>
              <w:top w:val="single" w:sz="6" w:space="0" w:color="000000"/>
              <w:left w:val="single" w:sz="6" w:space="0" w:color="000000"/>
              <w:bottom w:val="single" w:sz="6" w:space="0" w:color="000000"/>
              <w:right w:val="single" w:sz="12" w:space="0" w:color="000000"/>
            </w:tcBorders>
          </w:tcPr>
          <w:p w14:paraId="393FC371" w14:textId="77777777" w:rsidR="00B24A62" w:rsidRPr="002E3EB9" w:rsidRDefault="00B24A62" w:rsidP="002E3EB9">
            <w:pPr>
              <w:spacing w:after="0" w:line="240" w:lineRule="auto"/>
              <w:rPr>
                <w:rFonts w:ascii="Neo Sans Intel" w:hAnsi="Neo Sans Intel"/>
              </w:rPr>
            </w:pPr>
            <w:r>
              <w:rPr>
                <w:rFonts w:ascii="Neo Sans Intel" w:hAnsi="Neo Sans Intel"/>
              </w:rPr>
              <w:t>PGCB Clock Gating Block</w:t>
            </w:r>
          </w:p>
        </w:tc>
      </w:tr>
      <w:tr w:rsidR="00B24A62" w:rsidRPr="002E3EB9" w14:paraId="373F84B6" w14:textId="77777777" w:rsidTr="00B24A62">
        <w:trPr>
          <w:jc w:val="center"/>
        </w:trPr>
        <w:tc>
          <w:tcPr>
            <w:tcW w:w="2952" w:type="dxa"/>
            <w:tcBorders>
              <w:top w:val="single" w:sz="6" w:space="0" w:color="000000"/>
              <w:left w:val="single" w:sz="12" w:space="0" w:color="000000"/>
              <w:bottom w:val="single" w:sz="6" w:space="0" w:color="000000"/>
              <w:right w:val="single" w:sz="6" w:space="0" w:color="000000"/>
            </w:tcBorders>
          </w:tcPr>
          <w:p w14:paraId="60B56228" w14:textId="77777777" w:rsidR="00B24A62" w:rsidRPr="002E3EB9" w:rsidRDefault="00B24A62" w:rsidP="002E3EB9">
            <w:pPr>
              <w:spacing w:after="0" w:line="240" w:lineRule="auto"/>
              <w:rPr>
                <w:rFonts w:ascii="Neo Sans Intel" w:hAnsi="Neo Sans Intel"/>
              </w:rPr>
            </w:pPr>
            <w:r>
              <w:rPr>
                <w:rFonts w:ascii="Neo Sans Intel" w:hAnsi="Neo Sans Intel"/>
              </w:rPr>
              <w:t>Tresetmin</w:t>
            </w:r>
          </w:p>
        </w:tc>
        <w:tc>
          <w:tcPr>
            <w:tcW w:w="5886" w:type="dxa"/>
            <w:tcBorders>
              <w:top w:val="single" w:sz="6" w:space="0" w:color="000000"/>
              <w:left w:val="single" w:sz="6" w:space="0" w:color="000000"/>
              <w:bottom w:val="single" w:sz="6" w:space="0" w:color="000000"/>
              <w:right w:val="single" w:sz="12" w:space="0" w:color="000000"/>
            </w:tcBorders>
          </w:tcPr>
          <w:p w14:paraId="29839032" w14:textId="3ED01657" w:rsidR="00B24A62" w:rsidRPr="002E3EB9" w:rsidRDefault="00B24A62" w:rsidP="002E3EB9">
            <w:pPr>
              <w:spacing w:after="0" w:line="240" w:lineRule="auto"/>
              <w:rPr>
                <w:rFonts w:ascii="Neo Sans Intel" w:hAnsi="Neo Sans Intel"/>
              </w:rPr>
            </w:pPr>
            <w:r>
              <w:rPr>
                <w:rFonts w:ascii="Neo Sans Intel" w:hAnsi="Neo Sans Intel"/>
              </w:rPr>
              <w:t xml:space="preserve">Minimum pulse width to </w:t>
            </w:r>
            <w:r w:rsidR="0013236C">
              <w:rPr>
                <w:rFonts w:ascii="Neo Sans Intel" w:hAnsi="Neo Sans Intel"/>
              </w:rPr>
              <w:t xml:space="preserve">asynchronously </w:t>
            </w:r>
            <w:r>
              <w:rPr>
                <w:rFonts w:ascii="Neo Sans Intel" w:hAnsi="Neo Sans Intel"/>
              </w:rPr>
              <w:t>set/clear a flop</w:t>
            </w:r>
          </w:p>
        </w:tc>
      </w:tr>
      <w:tr w:rsidR="00B24A62" w:rsidRPr="002E3EB9" w14:paraId="1917BC1F" w14:textId="77777777" w:rsidTr="00B24A62">
        <w:trPr>
          <w:jc w:val="center"/>
        </w:trPr>
        <w:tc>
          <w:tcPr>
            <w:tcW w:w="2952" w:type="dxa"/>
            <w:tcBorders>
              <w:top w:val="single" w:sz="6" w:space="0" w:color="000000"/>
              <w:left w:val="single" w:sz="12" w:space="0" w:color="000000"/>
              <w:bottom w:val="single" w:sz="6" w:space="0" w:color="000000"/>
              <w:right w:val="single" w:sz="6" w:space="0" w:color="000000"/>
            </w:tcBorders>
          </w:tcPr>
          <w:p w14:paraId="1AD31CF3" w14:textId="5652AC1D" w:rsidR="00B24A62" w:rsidRPr="002E3EB9" w:rsidRDefault="00B62663" w:rsidP="002E3EB9">
            <w:pPr>
              <w:spacing w:after="0" w:line="240" w:lineRule="auto"/>
              <w:rPr>
                <w:rFonts w:ascii="Neo Sans Intel" w:hAnsi="Neo Sans Intel"/>
              </w:rPr>
            </w:pPr>
            <w:r>
              <w:rPr>
                <w:rFonts w:ascii="Neo Sans Intel" w:hAnsi="Neo Sans Intel"/>
              </w:rPr>
              <w:t>PCGU_AWW</w:t>
            </w:r>
          </w:p>
        </w:tc>
        <w:tc>
          <w:tcPr>
            <w:tcW w:w="5886" w:type="dxa"/>
            <w:tcBorders>
              <w:top w:val="single" w:sz="6" w:space="0" w:color="000000"/>
              <w:left w:val="single" w:sz="6" w:space="0" w:color="000000"/>
              <w:bottom w:val="single" w:sz="6" w:space="0" w:color="000000"/>
              <w:right w:val="single" w:sz="12" w:space="0" w:color="000000"/>
            </w:tcBorders>
          </w:tcPr>
          <w:p w14:paraId="300A6028" w14:textId="279210A2" w:rsidR="00B24A62" w:rsidRPr="002E3EB9" w:rsidRDefault="00B62663" w:rsidP="002E3EB9">
            <w:pPr>
              <w:spacing w:after="0" w:line="240" w:lineRule="auto"/>
              <w:rPr>
                <w:rFonts w:ascii="Neo Sans Intel" w:hAnsi="Neo Sans Intel"/>
              </w:rPr>
            </w:pPr>
            <w:r>
              <w:rPr>
                <w:rFonts w:ascii="Neo Sans Intel" w:hAnsi="Neo Sans Intel"/>
              </w:rPr>
              <w:t>PCGU Asynchronous Wake Widget</w:t>
            </w:r>
          </w:p>
        </w:tc>
      </w:tr>
      <w:tr w:rsidR="00B24A62" w:rsidRPr="002E3EB9" w14:paraId="6AE2B797" w14:textId="77777777" w:rsidTr="00B24A62">
        <w:trPr>
          <w:jc w:val="center"/>
        </w:trPr>
        <w:tc>
          <w:tcPr>
            <w:tcW w:w="2952" w:type="dxa"/>
            <w:tcBorders>
              <w:top w:val="single" w:sz="6" w:space="0" w:color="000000"/>
              <w:left w:val="single" w:sz="12" w:space="0" w:color="000000"/>
              <w:bottom w:val="single" w:sz="6" w:space="0" w:color="000000"/>
              <w:right w:val="single" w:sz="6" w:space="0" w:color="000000"/>
            </w:tcBorders>
          </w:tcPr>
          <w:p w14:paraId="3E989FB8" w14:textId="77777777" w:rsidR="00B24A62" w:rsidRPr="002E3EB9" w:rsidRDefault="00B24A62" w:rsidP="002E3EB9">
            <w:pPr>
              <w:spacing w:after="0" w:line="240" w:lineRule="auto"/>
              <w:rPr>
                <w:rFonts w:ascii="Neo Sans Intel" w:hAnsi="Neo Sans Intel"/>
              </w:rPr>
            </w:pPr>
          </w:p>
        </w:tc>
        <w:tc>
          <w:tcPr>
            <w:tcW w:w="5886" w:type="dxa"/>
            <w:tcBorders>
              <w:top w:val="single" w:sz="6" w:space="0" w:color="000000"/>
              <w:left w:val="single" w:sz="6" w:space="0" w:color="000000"/>
              <w:bottom w:val="single" w:sz="6" w:space="0" w:color="000000"/>
              <w:right w:val="single" w:sz="12" w:space="0" w:color="000000"/>
            </w:tcBorders>
          </w:tcPr>
          <w:p w14:paraId="00342100" w14:textId="77777777" w:rsidR="00B24A62" w:rsidRPr="002E3EB9" w:rsidRDefault="00B24A62" w:rsidP="002E3EB9">
            <w:pPr>
              <w:spacing w:after="0" w:line="240" w:lineRule="auto"/>
              <w:rPr>
                <w:rFonts w:ascii="Neo Sans Intel" w:hAnsi="Neo Sans Intel"/>
              </w:rPr>
            </w:pPr>
          </w:p>
        </w:tc>
      </w:tr>
      <w:tr w:rsidR="00B24A62" w:rsidRPr="002E3EB9" w14:paraId="6E848849" w14:textId="77777777" w:rsidTr="00B24A62">
        <w:trPr>
          <w:jc w:val="center"/>
        </w:trPr>
        <w:tc>
          <w:tcPr>
            <w:tcW w:w="2952" w:type="dxa"/>
            <w:tcBorders>
              <w:top w:val="single" w:sz="6" w:space="0" w:color="000000"/>
              <w:left w:val="single" w:sz="12" w:space="0" w:color="000000"/>
              <w:bottom w:val="single" w:sz="6" w:space="0" w:color="000000"/>
              <w:right w:val="single" w:sz="6" w:space="0" w:color="000000"/>
            </w:tcBorders>
          </w:tcPr>
          <w:p w14:paraId="16AA1DB6" w14:textId="77777777" w:rsidR="00B24A62" w:rsidRPr="002E3EB9" w:rsidRDefault="00B24A62" w:rsidP="002E3EB9">
            <w:pPr>
              <w:spacing w:after="0" w:line="240" w:lineRule="auto"/>
              <w:rPr>
                <w:rFonts w:ascii="Neo Sans Intel" w:hAnsi="Neo Sans Intel"/>
              </w:rPr>
            </w:pPr>
          </w:p>
        </w:tc>
        <w:tc>
          <w:tcPr>
            <w:tcW w:w="5886" w:type="dxa"/>
            <w:tcBorders>
              <w:top w:val="single" w:sz="6" w:space="0" w:color="000000"/>
              <w:left w:val="single" w:sz="6" w:space="0" w:color="000000"/>
              <w:bottom w:val="single" w:sz="6" w:space="0" w:color="000000"/>
              <w:right w:val="single" w:sz="12" w:space="0" w:color="000000"/>
            </w:tcBorders>
          </w:tcPr>
          <w:p w14:paraId="174288BD" w14:textId="77777777" w:rsidR="00B24A62" w:rsidRPr="002E3EB9" w:rsidRDefault="00B24A62" w:rsidP="002E3EB9">
            <w:pPr>
              <w:spacing w:after="0" w:line="240" w:lineRule="auto"/>
              <w:rPr>
                <w:rFonts w:ascii="Neo Sans Intel" w:hAnsi="Neo Sans Intel"/>
              </w:rPr>
            </w:pPr>
          </w:p>
        </w:tc>
      </w:tr>
      <w:tr w:rsidR="00B24A62" w:rsidRPr="002E3EB9" w14:paraId="5EB3F0FE" w14:textId="77777777" w:rsidTr="00B24A62">
        <w:trPr>
          <w:jc w:val="center"/>
        </w:trPr>
        <w:tc>
          <w:tcPr>
            <w:tcW w:w="2952" w:type="dxa"/>
            <w:tcBorders>
              <w:top w:val="single" w:sz="6" w:space="0" w:color="000000"/>
              <w:left w:val="single" w:sz="12" w:space="0" w:color="000000"/>
              <w:bottom w:val="single" w:sz="6" w:space="0" w:color="000000"/>
              <w:right w:val="single" w:sz="6" w:space="0" w:color="000000"/>
            </w:tcBorders>
          </w:tcPr>
          <w:p w14:paraId="6D6D3940" w14:textId="77777777" w:rsidR="00B24A62" w:rsidRPr="002E3EB9" w:rsidRDefault="00B24A62" w:rsidP="002E3EB9">
            <w:pPr>
              <w:spacing w:after="0" w:line="240" w:lineRule="auto"/>
              <w:rPr>
                <w:rFonts w:ascii="Neo Sans Intel" w:hAnsi="Neo Sans Intel"/>
              </w:rPr>
            </w:pPr>
          </w:p>
        </w:tc>
        <w:tc>
          <w:tcPr>
            <w:tcW w:w="5886" w:type="dxa"/>
            <w:tcBorders>
              <w:top w:val="single" w:sz="6" w:space="0" w:color="000000"/>
              <w:left w:val="single" w:sz="6" w:space="0" w:color="000000"/>
              <w:bottom w:val="single" w:sz="6" w:space="0" w:color="000000"/>
              <w:right w:val="single" w:sz="12" w:space="0" w:color="000000"/>
            </w:tcBorders>
          </w:tcPr>
          <w:p w14:paraId="123A3946" w14:textId="77777777" w:rsidR="00B24A62" w:rsidRPr="002E3EB9" w:rsidRDefault="00B24A62" w:rsidP="002E3EB9">
            <w:pPr>
              <w:spacing w:after="0" w:line="240" w:lineRule="auto"/>
              <w:rPr>
                <w:rFonts w:ascii="Neo Sans Intel" w:hAnsi="Neo Sans Intel"/>
              </w:rPr>
            </w:pPr>
          </w:p>
        </w:tc>
      </w:tr>
      <w:tr w:rsidR="00B24A62" w:rsidRPr="002E3EB9" w14:paraId="01A45725" w14:textId="77777777" w:rsidTr="00B24A62">
        <w:trPr>
          <w:jc w:val="center"/>
        </w:trPr>
        <w:tc>
          <w:tcPr>
            <w:tcW w:w="2952" w:type="dxa"/>
            <w:tcBorders>
              <w:top w:val="single" w:sz="6" w:space="0" w:color="000000"/>
              <w:left w:val="single" w:sz="12" w:space="0" w:color="000000"/>
              <w:bottom w:val="single" w:sz="6" w:space="0" w:color="000000"/>
              <w:right w:val="single" w:sz="6" w:space="0" w:color="000000"/>
            </w:tcBorders>
          </w:tcPr>
          <w:p w14:paraId="383133D0" w14:textId="77777777" w:rsidR="00B24A62" w:rsidRPr="002E3EB9" w:rsidRDefault="00B24A62" w:rsidP="002E3EB9">
            <w:pPr>
              <w:spacing w:after="0" w:line="240" w:lineRule="auto"/>
              <w:rPr>
                <w:rFonts w:ascii="Neo Sans Intel" w:hAnsi="Neo Sans Intel"/>
              </w:rPr>
            </w:pPr>
          </w:p>
        </w:tc>
        <w:tc>
          <w:tcPr>
            <w:tcW w:w="5886" w:type="dxa"/>
            <w:tcBorders>
              <w:top w:val="single" w:sz="6" w:space="0" w:color="000000"/>
              <w:left w:val="single" w:sz="6" w:space="0" w:color="000000"/>
              <w:bottom w:val="single" w:sz="6" w:space="0" w:color="000000"/>
              <w:right w:val="single" w:sz="12" w:space="0" w:color="000000"/>
            </w:tcBorders>
          </w:tcPr>
          <w:p w14:paraId="529D8FD9" w14:textId="77777777" w:rsidR="00B24A62" w:rsidRPr="002E3EB9" w:rsidRDefault="00B24A62" w:rsidP="002E3EB9">
            <w:pPr>
              <w:spacing w:after="0" w:line="240" w:lineRule="auto"/>
              <w:rPr>
                <w:rFonts w:ascii="Neo Sans Intel" w:hAnsi="Neo Sans Intel"/>
              </w:rPr>
            </w:pPr>
          </w:p>
        </w:tc>
      </w:tr>
      <w:tr w:rsidR="00B24A62" w:rsidRPr="002E3EB9" w14:paraId="0FB81E44" w14:textId="77777777" w:rsidTr="00B24A62">
        <w:trPr>
          <w:jc w:val="center"/>
        </w:trPr>
        <w:tc>
          <w:tcPr>
            <w:tcW w:w="2952" w:type="dxa"/>
            <w:tcBorders>
              <w:top w:val="single" w:sz="6" w:space="0" w:color="000000"/>
              <w:left w:val="single" w:sz="12" w:space="0" w:color="000000"/>
              <w:bottom w:val="single" w:sz="6" w:space="0" w:color="000000"/>
              <w:right w:val="single" w:sz="6" w:space="0" w:color="000000"/>
            </w:tcBorders>
          </w:tcPr>
          <w:p w14:paraId="18AFDBB8" w14:textId="77777777" w:rsidR="00B24A62" w:rsidRPr="002E3EB9" w:rsidRDefault="00B24A62" w:rsidP="002E3EB9">
            <w:pPr>
              <w:spacing w:after="0" w:line="240" w:lineRule="auto"/>
              <w:rPr>
                <w:rFonts w:ascii="Neo Sans Intel" w:hAnsi="Neo Sans Intel"/>
              </w:rPr>
            </w:pPr>
          </w:p>
        </w:tc>
        <w:tc>
          <w:tcPr>
            <w:tcW w:w="5886" w:type="dxa"/>
            <w:tcBorders>
              <w:top w:val="single" w:sz="6" w:space="0" w:color="000000"/>
              <w:left w:val="single" w:sz="6" w:space="0" w:color="000000"/>
              <w:bottom w:val="single" w:sz="6" w:space="0" w:color="000000"/>
              <w:right w:val="single" w:sz="12" w:space="0" w:color="000000"/>
            </w:tcBorders>
          </w:tcPr>
          <w:p w14:paraId="2D8CDAF1" w14:textId="77777777" w:rsidR="00B24A62" w:rsidRPr="002E3EB9" w:rsidRDefault="00B24A62" w:rsidP="002E3EB9">
            <w:pPr>
              <w:spacing w:after="0" w:line="240" w:lineRule="auto"/>
              <w:rPr>
                <w:rFonts w:ascii="Neo Sans Intel" w:hAnsi="Neo Sans Intel"/>
              </w:rPr>
            </w:pPr>
          </w:p>
        </w:tc>
      </w:tr>
      <w:tr w:rsidR="00B24A62" w:rsidRPr="002E3EB9" w14:paraId="28C3A472" w14:textId="77777777" w:rsidTr="00B24A62">
        <w:trPr>
          <w:jc w:val="center"/>
        </w:trPr>
        <w:tc>
          <w:tcPr>
            <w:tcW w:w="2952" w:type="dxa"/>
            <w:tcBorders>
              <w:top w:val="single" w:sz="6" w:space="0" w:color="000000"/>
              <w:bottom w:val="single" w:sz="6" w:space="0" w:color="000000"/>
            </w:tcBorders>
          </w:tcPr>
          <w:p w14:paraId="256DD635" w14:textId="77777777" w:rsidR="00B24A62" w:rsidRPr="002E3EB9" w:rsidRDefault="00B24A62" w:rsidP="002E3EB9">
            <w:pPr>
              <w:spacing w:after="0" w:line="240" w:lineRule="auto"/>
              <w:rPr>
                <w:rFonts w:ascii="Neo Sans Intel" w:hAnsi="Neo Sans Intel"/>
              </w:rPr>
            </w:pPr>
          </w:p>
        </w:tc>
        <w:tc>
          <w:tcPr>
            <w:tcW w:w="5886" w:type="dxa"/>
            <w:tcBorders>
              <w:top w:val="single" w:sz="6" w:space="0" w:color="000000"/>
              <w:bottom w:val="single" w:sz="6" w:space="0" w:color="000000"/>
            </w:tcBorders>
          </w:tcPr>
          <w:p w14:paraId="01BF73A1" w14:textId="77777777" w:rsidR="00B24A62" w:rsidRPr="002E3EB9" w:rsidRDefault="00B24A62" w:rsidP="002E3EB9">
            <w:pPr>
              <w:spacing w:after="0" w:line="240" w:lineRule="auto"/>
              <w:rPr>
                <w:rFonts w:ascii="Neo Sans Intel" w:hAnsi="Neo Sans Intel"/>
              </w:rPr>
            </w:pPr>
          </w:p>
        </w:tc>
      </w:tr>
      <w:tr w:rsidR="00B24A62" w:rsidRPr="002E3EB9" w14:paraId="254D547C" w14:textId="77777777" w:rsidTr="00B24A62">
        <w:trPr>
          <w:jc w:val="center"/>
        </w:trPr>
        <w:tc>
          <w:tcPr>
            <w:tcW w:w="2952" w:type="dxa"/>
            <w:tcBorders>
              <w:top w:val="single" w:sz="6" w:space="0" w:color="000000"/>
              <w:left w:val="single" w:sz="12" w:space="0" w:color="000000"/>
              <w:bottom w:val="single" w:sz="6" w:space="0" w:color="000000"/>
              <w:right w:val="single" w:sz="6" w:space="0" w:color="000000"/>
            </w:tcBorders>
          </w:tcPr>
          <w:p w14:paraId="7488670B" w14:textId="77777777" w:rsidR="00B24A62" w:rsidRPr="002E3EB9" w:rsidRDefault="00B24A62" w:rsidP="002E3EB9">
            <w:pPr>
              <w:spacing w:after="0" w:line="240" w:lineRule="auto"/>
              <w:rPr>
                <w:rFonts w:ascii="Neo Sans Intel" w:hAnsi="Neo Sans Intel"/>
              </w:rPr>
            </w:pPr>
          </w:p>
        </w:tc>
        <w:tc>
          <w:tcPr>
            <w:tcW w:w="5886" w:type="dxa"/>
            <w:tcBorders>
              <w:top w:val="single" w:sz="6" w:space="0" w:color="000000"/>
              <w:left w:val="single" w:sz="6" w:space="0" w:color="000000"/>
              <w:bottom w:val="single" w:sz="6" w:space="0" w:color="000000"/>
              <w:right w:val="single" w:sz="12" w:space="0" w:color="000000"/>
            </w:tcBorders>
          </w:tcPr>
          <w:p w14:paraId="2FE5FDFB" w14:textId="77777777" w:rsidR="00B24A62" w:rsidRPr="002E3EB9" w:rsidRDefault="00B24A62" w:rsidP="002E3EB9">
            <w:pPr>
              <w:spacing w:after="0" w:line="240" w:lineRule="auto"/>
              <w:rPr>
                <w:rFonts w:ascii="Neo Sans Intel" w:hAnsi="Neo Sans Intel"/>
              </w:rPr>
            </w:pPr>
          </w:p>
        </w:tc>
      </w:tr>
      <w:tr w:rsidR="00B24A62" w:rsidRPr="002E3EB9" w14:paraId="74BE8C7D" w14:textId="77777777" w:rsidTr="00B24A62">
        <w:trPr>
          <w:jc w:val="center"/>
        </w:trPr>
        <w:tc>
          <w:tcPr>
            <w:tcW w:w="2952" w:type="dxa"/>
            <w:tcBorders>
              <w:top w:val="single" w:sz="6" w:space="0" w:color="000000"/>
              <w:left w:val="single" w:sz="12" w:space="0" w:color="000000"/>
              <w:bottom w:val="single" w:sz="6" w:space="0" w:color="000000"/>
              <w:right w:val="single" w:sz="6" w:space="0" w:color="000000"/>
            </w:tcBorders>
          </w:tcPr>
          <w:p w14:paraId="22AEEBC5" w14:textId="77777777" w:rsidR="00B24A62" w:rsidRPr="002E3EB9" w:rsidRDefault="00B24A62" w:rsidP="002E3EB9">
            <w:pPr>
              <w:spacing w:after="0" w:line="240" w:lineRule="auto"/>
              <w:rPr>
                <w:rFonts w:ascii="Neo Sans Intel" w:hAnsi="Neo Sans Intel"/>
              </w:rPr>
            </w:pPr>
          </w:p>
        </w:tc>
        <w:tc>
          <w:tcPr>
            <w:tcW w:w="5886" w:type="dxa"/>
            <w:tcBorders>
              <w:top w:val="single" w:sz="6" w:space="0" w:color="000000"/>
              <w:left w:val="single" w:sz="6" w:space="0" w:color="000000"/>
              <w:bottom w:val="single" w:sz="6" w:space="0" w:color="000000"/>
              <w:right w:val="single" w:sz="12" w:space="0" w:color="000000"/>
            </w:tcBorders>
          </w:tcPr>
          <w:p w14:paraId="2B97AC6D" w14:textId="77777777" w:rsidR="00B24A62" w:rsidRPr="002E3EB9" w:rsidRDefault="00B24A62" w:rsidP="002E3EB9">
            <w:pPr>
              <w:spacing w:after="0" w:line="240" w:lineRule="auto"/>
              <w:rPr>
                <w:rFonts w:ascii="Neo Sans Intel" w:hAnsi="Neo Sans Intel"/>
              </w:rPr>
            </w:pPr>
          </w:p>
        </w:tc>
      </w:tr>
      <w:tr w:rsidR="00B24A62" w:rsidRPr="002E3EB9" w14:paraId="4F0B90EA" w14:textId="77777777" w:rsidTr="00B24A62">
        <w:trPr>
          <w:jc w:val="center"/>
        </w:trPr>
        <w:tc>
          <w:tcPr>
            <w:tcW w:w="2952" w:type="dxa"/>
            <w:tcBorders>
              <w:top w:val="single" w:sz="6" w:space="0" w:color="000000"/>
              <w:left w:val="single" w:sz="12" w:space="0" w:color="000000"/>
              <w:bottom w:val="single" w:sz="6" w:space="0" w:color="000000"/>
              <w:right w:val="single" w:sz="6" w:space="0" w:color="000000"/>
            </w:tcBorders>
          </w:tcPr>
          <w:p w14:paraId="4D208EC5" w14:textId="77777777" w:rsidR="00B24A62" w:rsidRPr="002E3EB9" w:rsidRDefault="00B24A62" w:rsidP="002E3EB9">
            <w:pPr>
              <w:spacing w:after="0" w:line="240" w:lineRule="auto"/>
              <w:rPr>
                <w:rFonts w:ascii="Neo Sans Intel" w:hAnsi="Neo Sans Intel"/>
              </w:rPr>
            </w:pPr>
          </w:p>
        </w:tc>
        <w:tc>
          <w:tcPr>
            <w:tcW w:w="5886" w:type="dxa"/>
            <w:tcBorders>
              <w:top w:val="single" w:sz="6" w:space="0" w:color="000000"/>
              <w:left w:val="single" w:sz="6" w:space="0" w:color="000000"/>
              <w:bottom w:val="single" w:sz="6" w:space="0" w:color="000000"/>
              <w:right w:val="single" w:sz="12" w:space="0" w:color="000000"/>
            </w:tcBorders>
          </w:tcPr>
          <w:p w14:paraId="7512030A" w14:textId="77777777" w:rsidR="00B24A62" w:rsidRPr="002E3EB9" w:rsidRDefault="00B24A62" w:rsidP="002E3EB9">
            <w:pPr>
              <w:spacing w:after="0" w:line="240" w:lineRule="auto"/>
              <w:rPr>
                <w:rFonts w:ascii="Neo Sans Intel" w:hAnsi="Neo Sans Intel"/>
              </w:rPr>
            </w:pPr>
          </w:p>
        </w:tc>
      </w:tr>
      <w:tr w:rsidR="00B24A62" w:rsidRPr="002E3EB9" w14:paraId="45139DC3" w14:textId="77777777" w:rsidTr="00B24A62">
        <w:trPr>
          <w:jc w:val="center"/>
        </w:trPr>
        <w:tc>
          <w:tcPr>
            <w:tcW w:w="2952" w:type="dxa"/>
            <w:tcBorders>
              <w:top w:val="single" w:sz="6" w:space="0" w:color="000000"/>
              <w:left w:val="single" w:sz="12" w:space="0" w:color="000000"/>
              <w:bottom w:val="single" w:sz="6" w:space="0" w:color="000000"/>
              <w:right w:val="single" w:sz="6" w:space="0" w:color="000000"/>
            </w:tcBorders>
          </w:tcPr>
          <w:p w14:paraId="09C34BA2" w14:textId="77777777" w:rsidR="00B24A62" w:rsidRPr="002E3EB9" w:rsidRDefault="00B24A62" w:rsidP="002E3EB9">
            <w:pPr>
              <w:spacing w:after="0" w:line="240" w:lineRule="auto"/>
              <w:rPr>
                <w:rFonts w:ascii="Neo Sans Intel" w:hAnsi="Neo Sans Intel"/>
              </w:rPr>
            </w:pPr>
          </w:p>
        </w:tc>
        <w:tc>
          <w:tcPr>
            <w:tcW w:w="5886" w:type="dxa"/>
            <w:tcBorders>
              <w:top w:val="single" w:sz="6" w:space="0" w:color="000000"/>
              <w:left w:val="single" w:sz="6" w:space="0" w:color="000000"/>
              <w:bottom w:val="single" w:sz="6" w:space="0" w:color="000000"/>
              <w:right w:val="single" w:sz="12" w:space="0" w:color="000000"/>
            </w:tcBorders>
          </w:tcPr>
          <w:p w14:paraId="24394B89" w14:textId="77777777" w:rsidR="00B24A62" w:rsidRPr="002E3EB9" w:rsidRDefault="00B24A62" w:rsidP="002E3EB9">
            <w:pPr>
              <w:spacing w:after="0" w:line="240" w:lineRule="auto"/>
              <w:rPr>
                <w:rFonts w:ascii="Neo Sans Intel" w:hAnsi="Neo Sans Intel"/>
              </w:rPr>
            </w:pPr>
          </w:p>
        </w:tc>
      </w:tr>
      <w:tr w:rsidR="00B24A62" w:rsidRPr="002E3EB9" w14:paraId="384956F1" w14:textId="77777777" w:rsidTr="00B24A62">
        <w:trPr>
          <w:jc w:val="center"/>
        </w:trPr>
        <w:tc>
          <w:tcPr>
            <w:tcW w:w="2952" w:type="dxa"/>
            <w:tcBorders>
              <w:top w:val="single" w:sz="6" w:space="0" w:color="000000"/>
              <w:left w:val="single" w:sz="12" w:space="0" w:color="000000"/>
              <w:bottom w:val="single" w:sz="6" w:space="0" w:color="000000"/>
              <w:right w:val="single" w:sz="6" w:space="0" w:color="000000"/>
            </w:tcBorders>
          </w:tcPr>
          <w:p w14:paraId="1C981743" w14:textId="77777777" w:rsidR="00B24A62" w:rsidRPr="002E3EB9" w:rsidRDefault="00B24A62" w:rsidP="002E3EB9">
            <w:pPr>
              <w:spacing w:after="0" w:line="240" w:lineRule="auto"/>
              <w:rPr>
                <w:rFonts w:ascii="Neo Sans Intel" w:hAnsi="Neo Sans Intel"/>
              </w:rPr>
            </w:pPr>
          </w:p>
        </w:tc>
        <w:tc>
          <w:tcPr>
            <w:tcW w:w="5886" w:type="dxa"/>
            <w:tcBorders>
              <w:top w:val="single" w:sz="6" w:space="0" w:color="000000"/>
              <w:left w:val="single" w:sz="6" w:space="0" w:color="000000"/>
              <w:bottom w:val="single" w:sz="6" w:space="0" w:color="000000"/>
              <w:right w:val="single" w:sz="12" w:space="0" w:color="000000"/>
            </w:tcBorders>
          </w:tcPr>
          <w:p w14:paraId="11C11B84" w14:textId="77777777" w:rsidR="00B24A62" w:rsidRPr="002E3EB9" w:rsidRDefault="00B24A62" w:rsidP="002E3EB9">
            <w:pPr>
              <w:spacing w:after="0" w:line="240" w:lineRule="auto"/>
              <w:rPr>
                <w:rFonts w:ascii="Neo Sans Intel" w:hAnsi="Neo Sans Intel"/>
              </w:rPr>
            </w:pPr>
          </w:p>
        </w:tc>
      </w:tr>
      <w:tr w:rsidR="00B24A62" w:rsidRPr="002E3EB9" w14:paraId="5933F19C" w14:textId="77777777" w:rsidTr="00B24A62">
        <w:trPr>
          <w:jc w:val="center"/>
        </w:trPr>
        <w:tc>
          <w:tcPr>
            <w:tcW w:w="2952" w:type="dxa"/>
            <w:tcBorders>
              <w:top w:val="single" w:sz="6" w:space="0" w:color="000000"/>
              <w:left w:val="single" w:sz="12" w:space="0" w:color="000000"/>
              <w:bottom w:val="single" w:sz="6" w:space="0" w:color="000000"/>
              <w:right w:val="single" w:sz="6" w:space="0" w:color="000000"/>
            </w:tcBorders>
          </w:tcPr>
          <w:p w14:paraId="70993A08" w14:textId="77777777" w:rsidR="00B24A62" w:rsidRPr="002E3EB9" w:rsidRDefault="00B24A62" w:rsidP="002E3EB9">
            <w:pPr>
              <w:spacing w:after="0" w:line="240" w:lineRule="auto"/>
              <w:rPr>
                <w:rFonts w:ascii="Neo Sans Intel" w:hAnsi="Neo Sans Intel"/>
              </w:rPr>
            </w:pPr>
          </w:p>
        </w:tc>
        <w:tc>
          <w:tcPr>
            <w:tcW w:w="5886" w:type="dxa"/>
            <w:tcBorders>
              <w:top w:val="single" w:sz="6" w:space="0" w:color="000000"/>
              <w:left w:val="single" w:sz="6" w:space="0" w:color="000000"/>
              <w:bottom w:val="single" w:sz="6" w:space="0" w:color="000000"/>
              <w:right w:val="single" w:sz="12" w:space="0" w:color="000000"/>
            </w:tcBorders>
          </w:tcPr>
          <w:p w14:paraId="415446FB" w14:textId="77777777" w:rsidR="00B24A62" w:rsidRPr="002E3EB9" w:rsidRDefault="00B24A62" w:rsidP="002E3EB9">
            <w:pPr>
              <w:spacing w:after="0" w:line="240" w:lineRule="auto"/>
              <w:rPr>
                <w:rFonts w:ascii="Neo Sans Intel" w:hAnsi="Neo Sans Intel"/>
              </w:rPr>
            </w:pPr>
          </w:p>
        </w:tc>
      </w:tr>
      <w:tr w:rsidR="00B24A62" w:rsidRPr="002E3EB9" w14:paraId="552406C8" w14:textId="77777777" w:rsidTr="00B24A62">
        <w:trPr>
          <w:jc w:val="center"/>
        </w:trPr>
        <w:tc>
          <w:tcPr>
            <w:tcW w:w="2952" w:type="dxa"/>
            <w:tcBorders>
              <w:top w:val="single" w:sz="6" w:space="0" w:color="000000"/>
              <w:left w:val="single" w:sz="12" w:space="0" w:color="000000"/>
              <w:bottom w:val="single" w:sz="6" w:space="0" w:color="000000"/>
              <w:right w:val="single" w:sz="6" w:space="0" w:color="000000"/>
            </w:tcBorders>
          </w:tcPr>
          <w:p w14:paraId="38C8D320" w14:textId="77777777" w:rsidR="00B24A62" w:rsidRPr="002E3EB9" w:rsidRDefault="00B24A62" w:rsidP="002E3EB9">
            <w:pPr>
              <w:spacing w:after="0" w:line="240" w:lineRule="auto"/>
              <w:rPr>
                <w:rFonts w:ascii="Neo Sans Intel" w:hAnsi="Neo Sans Intel"/>
              </w:rPr>
            </w:pPr>
          </w:p>
        </w:tc>
        <w:tc>
          <w:tcPr>
            <w:tcW w:w="5886" w:type="dxa"/>
            <w:tcBorders>
              <w:top w:val="single" w:sz="6" w:space="0" w:color="000000"/>
              <w:left w:val="single" w:sz="6" w:space="0" w:color="000000"/>
              <w:bottom w:val="single" w:sz="6" w:space="0" w:color="000000"/>
              <w:right w:val="single" w:sz="12" w:space="0" w:color="000000"/>
            </w:tcBorders>
          </w:tcPr>
          <w:p w14:paraId="0B584A38" w14:textId="77777777" w:rsidR="00B24A62" w:rsidRPr="002E3EB9" w:rsidRDefault="00B24A62" w:rsidP="002E3EB9">
            <w:pPr>
              <w:spacing w:after="0" w:line="240" w:lineRule="auto"/>
              <w:rPr>
                <w:rFonts w:ascii="Neo Sans Intel" w:hAnsi="Neo Sans Intel"/>
              </w:rPr>
            </w:pPr>
          </w:p>
        </w:tc>
      </w:tr>
      <w:tr w:rsidR="00B24A62" w:rsidRPr="002E3EB9" w14:paraId="15B55FC8" w14:textId="77777777" w:rsidTr="00B24A62">
        <w:trPr>
          <w:jc w:val="center"/>
        </w:trPr>
        <w:tc>
          <w:tcPr>
            <w:tcW w:w="2952" w:type="dxa"/>
            <w:tcBorders>
              <w:top w:val="single" w:sz="6" w:space="0" w:color="000000"/>
              <w:left w:val="single" w:sz="12" w:space="0" w:color="000000"/>
              <w:bottom w:val="single" w:sz="6" w:space="0" w:color="000000"/>
              <w:right w:val="single" w:sz="6" w:space="0" w:color="000000"/>
            </w:tcBorders>
          </w:tcPr>
          <w:p w14:paraId="62250896" w14:textId="77777777" w:rsidR="00B24A62" w:rsidRPr="002E3EB9" w:rsidRDefault="00B24A62" w:rsidP="002E3EB9">
            <w:pPr>
              <w:spacing w:after="0" w:line="240" w:lineRule="auto"/>
              <w:rPr>
                <w:rFonts w:ascii="Neo Sans Intel" w:hAnsi="Neo Sans Intel"/>
              </w:rPr>
            </w:pPr>
          </w:p>
        </w:tc>
        <w:tc>
          <w:tcPr>
            <w:tcW w:w="5886" w:type="dxa"/>
            <w:tcBorders>
              <w:top w:val="single" w:sz="6" w:space="0" w:color="000000"/>
              <w:left w:val="single" w:sz="6" w:space="0" w:color="000000"/>
              <w:bottom w:val="single" w:sz="6" w:space="0" w:color="000000"/>
              <w:right w:val="single" w:sz="12" w:space="0" w:color="000000"/>
            </w:tcBorders>
          </w:tcPr>
          <w:p w14:paraId="41C74BD7" w14:textId="77777777" w:rsidR="00B24A62" w:rsidRPr="002E3EB9" w:rsidRDefault="00B24A62" w:rsidP="002E3EB9">
            <w:pPr>
              <w:spacing w:after="0" w:line="240" w:lineRule="auto"/>
              <w:rPr>
                <w:rFonts w:ascii="Neo Sans Intel" w:hAnsi="Neo Sans Intel"/>
              </w:rPr>
            </w:pPr>
          </w:p>
        </w:tc>
      </w:tr>
      <w:tr w:rsidR="00B24A62" w:rsidRPr="002E3EB9" w14:paraId="0670E87A" w14:textId="77777777" w:rsidTr="00B24A62">
        <w:trPr>
          <w:jc w:val="center"/>
        </w:trPr>
        <w:tc>
          <w:tcPr>
            <w:tcW w:w="2952" w:type="dxa"/>
            <w:tcBorders>
              <w:top w:val="single" w:sz="6" w:space="0" w:color="000000"/>
              <w:bottom w:val="single" w:sz="6" w:space="0" w:color="000000"/>
            </w:tcBorders>
          </w:tcPr>
          <w:p w14:paraId="6A284BFA" w14:textId="77777777" w:rsidR="00B24A62" w:rsidRPr="002E3EB9" w:rsidRDefault="00B24A62" w:rsidP="002E3EB9">
            <w:pPr>
              <w:spacing w:after="0" w:line="240" w:lineRule="auto"/>
              <w:rPr>
                <w:rFonts w:ascii="Neo Sans Intel" w:hAnsi="Neo Sans Intel"/>
              </w:rPr>
            </w:pPr>
          </w:p>
        </w:tc>
        <w:tc>
          <w:tcPr>
            <w:tcW w:w="5886" w:type="dxa"/>
            <w:tcBorders>
              <w:top w:val="single" w:sz="6" w:space="0" w:color="000000"/>
              <w:bottom w:val="single" w:sz="6" w:space="0" w:color="000000"/>
            </w:tcBorders>
          </w:tcPr>
          <w:p w14:paraId="26F7AB3C" w14:textId="77777777" w:rsidR="00B24A62" w:rsidRPr="002E3EB9" w:rsidRDefault="00B24A62" w:rsidP="002E3EB9">
            <w:pPr>
              <w:spacing w:after="0" w:line="240" w:lineRule="auto"/>
              <w:rPr>
                <w:rFonts w:ascii="Neo Sans Intel" w:hAnsi="Neo Sans Intel"/>
              </w:rPr>
            </w:pPr>
          </w:p>
        </w:tc>
      </w:tr>
      <w:tr w:rsidR="00B24A62" w:rsidRPr="002E3EB9" w14:paraId="34132E76" w14:textId="77777777" w:rsidTr="00B24A62">
        <w:trPr>
          <w:jc w:val="center"/>
        </w:trPr>
        <w:tc>
          <w:tcPr>
            <w:tcW w:w="2952" w:type="dxa"/>
            <w:tcBorders>
              <w:top w:val="single" w:sz="6" w:space="0" w:color="000000"/>
              <w:bottom w:val="single" w:sz="6" w:space="0" w:color="000000"/>
            </w:tcBorders>
          </w:tcPr>
          <w:p w14:paraId="34935555" w14:textId="77777777" w:rsidR="00B24A62" w:rsidRPr="002E3EB9" w:rsidRDefault="00B24A62" w:rsidP="002E3EB9">
            <w:pPr>
              <w:spacing w:after="0" w:line="240" w:lineRule="auto"/>
              <w:rPr>
                <w:rFonts w:ascii="Neo Sans Intel" w:hAnsi="Neo Sans Intel"/>
              </w:rPr>
            </w:pPr>
          </w:p>
        </w:tc>
        <w:tc>
          <w:tcPr>
            <w:tcW w:w="5886" w:type="dxa"/>
            <w:tcBorders>
              <w:top w:val="single" w:sz="6" w:space="0" w:color="000000"/>
              <w:bottom w:val="single" w:sz="6" w:space="0" w:color="000000"/>
            </w:tcBorders>
          </w:tcPr>
          <w:p w14:paraId="133D5C86" w14:textId="77777777" w:rsidR="00B24A62" w:rsidRPr="002E3EB9" w:rsidRDefault="00B24A62" w:rsidP="002E3EB9">
            <w:pPr>
              <w:spacing w:after="0" w:line="240" w:lineRule="auto"/>
              <w:rPr>
                <w:rFonts w:ascii="Neo Sans Intel" w:hAnsi="Neo Sans Intel"/>
              </w:rPr>
            </w:pPr>
          </w:p>
        </w:tc>
      </w:tr>
      <w:tr w:rsidR="00B24A62" w:rsidRPr="002E3EB9" w14:paraId="3D9CB0F9" w14:textId="77777777" w:rsidTr="00B24A62">
        <w:trPr>
          <w:jc w:val="center"/>
        </w:trPr>
        <w:tc>
          <w:tcPr>
            <w:tcW w:w="2952" w:type="dxa"/>
            <w:tcBorders>
              <w:top w:val="single" w:sz="6" w:space="0" w:color="000000"/>
              <w:bottom w:val="single" w:sz="6" w:space="0" w:color="000000"/>
            </w:tcBorders>
          </w:tcPr>
          <w:p w14:paraId="5EEA3E08" w14:textId="77777777" w:rsidR="00B24A62" w:rsidRPr="002E3EB9" w:rsidRDefault="00B24A62" w:rsidP="002E3EB9">
            <w:pPr>
              <w:spacing w:after="0" w:line="240" w:lineRule="auto"/>
              <w:rPr>
                <w:rFonts w:ascii="Neo Sans Intel" w:hAnsi="Neo Sans Intel"/>
              </w:rPr>
            </w:pPr>
          </w:p>
        </w:tc>
        <w:tc>
          <w:tcPr>
            <w:tcW w:w="5886" w:type="dxa"/>
            <w:tcBorders>
              <w:top w:val="single" w:sz="6" w:space="0" w:color="000000"/>
              <w:bottom w:val="single" w:sz="6" w:space="0" w:color="000000"/>
            </w:tcBorders>
          </w:tcPr>
          <w:p w14:paraId="5B5A9897" w14:textId="77777777" w:rsidR="00B24A62" w:rsidRPr="002E3EB9" w:rsidRDefault="00B24A62" w:rsidP="002E3EB9">
            <w:pPr>
              <w:spacing w:after="0" w:line="240" w:lineRule="auto"/>
              <w:rPr>
                <w:rFonts w:ascii="Neo Sans Intel" w:hAnsi="Neo Sans Intel"/>
              </w:rPr>
            </w:pPr>
          </w:p>
        </w:tc>
      </w:tr>
      <w:tr w:rsidR="00B24A62" w:rsidRPr="002E3EB9" w14:paraId="4AB2946A" w14:textId="77777777" w:rsidTr="00B24A62">
        <w:trPr>
          <w:jc w:val="center"/>
        </w:trPr>
        <w:tc>
          <w:tcPr>
            <w:tcW w:w="2952" w:type="dxa"/>
            <w:tcBorders>
              <w:top w:val="single" w:sz="6" w:space="0" w:color="000000"/>
              <w:bottom w:val="single" w:sz="6" w:space="0" w:color="000000"/>
            </w:tcBorders>
          </w:tcPr>
          <w:p w14:paraId="3F3E0B50" w14:textId="77777777" w:rsidR="00B24A62" w:rsidRPr="002E3EB9" w:rsidRDefault="00B24A62" w:rsidP="002E3EB9">
            <w:pPr>
              <w:spacing w:after="0" w:line="240" w:lineRule="auto"/>
              <w:rPr>
                <w:rFonts w:ascii="Neo Sans Intel" w:hAnsi="Neo Sans Intel"/>
              </w:rPr>
            </w:pPr>
          </w:p>
        </w:tc>
        <w:tc>
          <w:tcPr>
            <w:tcW w:w="5886" w:type="dxa"/>
            <w:tcBorders>
              <w:top w:val="single" w:sz="6" w:space="0" w:color="000000"/>
              <w:bottom w:val="single" w:sz="6" w:space="0" w:color="000000"/>
            </w:tcBorders>
          </w:tcPr>
          <w:p w14:paraId="4A44C125" w14:textId="77777777" w:rsidR="00B24A62" w:rsidRPr="002E3EB9" w:rsidRDefault="00B24A62" w:rsidP="002E3EB9">
            <w:pPr>
              <w:spacing w:after="0" w:line="240" w:lineRule="auto"/>
              <w:rPr>
                <w:rFonts w:ascii="Neo Sans Intel" w:hAnsi="Neo Sans Intel"/>
              </w:rPr>
            </w:pPr>
          </w:p>
        </w:tc>
      </w:tr>
      <w:tr w:rsidR="00B24A62" w:rsidRPr="002E3EB9" w14:paraId="20EDD814" w14:textId="77777777" w:rsidTr="00B24A62">
        <w:trPr>
          <w:jc w:val="center"/>
        </w:trPr>
        <w:tc>
          <w:tcPr>
            <w:tcW w:w="2952" w:type="dxa"/>
            <w:tcBorders>
              <w:top w:val="single" w:sz="6" w:space="0" w:color="000000"/>
              <w:bottom w:val="single" w:sz="6" w:space="0" w:color="000000"/>
            </w:tcBorders>
          </w:tcPr>
          <w:p w14:paraId="3FF47688" w14:textId="77777777" w:rsidR="00B24A62" w:rsidRPr="002E3EB9" w:rsidRDefault="00B24A62" w:rsidP="002E3EB9">
            <w:pPr>
              <w:spacing w:after="0" w:line="240" w:lineRule="auto"/>
              <w:rPr>
                <w:rFonts w:ascii="Neo Sans Intel" w:hAnsi="Neo Sans Intel"/>
              </w:rPr>
            </w:pPr>
          </w:p>
        </w:tc>
        <w:tc>
          <w:tcPr>
            <w:tcW w:w="5886" w:type="dxa"/>
            <w:tcBorders>
              <w:top w:val="single" w:sz="6" w:space="0" w:color="000000"/>
              <w:bottom w:val="single" w:sz="6" w:space="0" w:color="000000"/>
            </w:tcBorders>
          </w:tcPr>
          <w:p w14:paraId="207418F3" w14:textId="77777777" w:rsidR="00B24A62" w:rsidRPr="002E3EB9" w:rsidRDefault="00B24A62" w:rsidP="002E3EB9">
            <w:pPr>
              <w:spacing w:after="0" w:line="240" w:lineRule="auto"/>
              <w:rPr>
                <w:rFonts w:ascii="Neo Sans Intel" w:hAnsi="Neo Sans Intel"/>
              </w:rPr>
            </w:pPr>
          </w:p>
        </w:tc>
      </w:tr>
      <w:tr w:rsidR="00B24A62" w:rsidRPr="002E3EB9" w14:paraId="6A21E6A7" w14:textId="77777777" w:rsidTr="00B24A62">
        <w:trPr>
          <w:jc w:val="center"/>
        </w:trPr>
        <w:tc>
          <w:tcPr>
            <w:tcW w:w="2952" w:type="dxa"/>
            <w:tcBorders>
              <w:top w:val="single" w:sz="6" w:space="0" w:color="000000"/>
              <w:bottom w:val="single" w:sz="6" w:space="0" w:color="000000"/>
            </w:tcBorders>
          </w:tcPr>
          <w:p w14:paraId="5F873AC6" w14:textId="77777777" w:rsidR="00B24A62" w:rsidRPr="002E3EB9" w:rsidRDefault="00B24A62" w:rsidP="002E3EB9">
            <w:pPr>
              <w:spacing w:after="0" w:line="240" w:lineRule="auto"/>
              <w:rPr>
                <w:rFonts w:ascii="Neo Sans Intel" w:hAnsi="Neo Sans Intel"/>
              </w:rPr>
            </w:pPr>
          </w:p>
        </w:tc>
        <w:tc>
          <w:tcPr>
            <w:tcW w:w="5886" w:type="dxa"/>
            <w:tcBorders>
              <w:top w:val="single" w:sz="6" w:space="0" w:color="000000"/>
              <w:bottom w:val="single" w:sz="6" w:space="0" w:color="000000"/>
            </w:tcBorders>
          </w:tcPr>
          <w:p w14:paraId="61E6B105" w14:textId="77777777" w:rsidR="00B24A62" w:rsidRPr="002E3EB9" w:rsidRDefault="00B24A62" w:rsidP="002E3EB9">
            <w:pPr>
              <w:spacing w:after="0" w:line="240" w:lineRule="auto"/>
              <w:rPr>
                <w:rFonts w:ascii="Neo Sans Intel" w:hAnsi="Neo Sans Intel"/>
              </w:rPr>
            </w:pPr>
          </w:p>
        </w:tc>
      </w:tr>
      <w:tr w:rsidR="00B24A62" w:rsidRPr="002E3EB9" w14:paraId="6181FCE1" w14:textId="77777777" w:rsidTr="00B24A62">
        <w:trPr>
          <w:jc w:val="center"/>
        </w:trPr>
        <w:tc>
          <w:tcPr>
            <w:tcW w:w="2952" w:type="dxa"/>
            <w:tcBorders>
              <w:top w:val="single" w:sz="6" w:space="0" w:color="000000"/>
              <w:bottom w:val="single" w:sz="6" w:space="0" w:color="000000"/>
            </w:tcBorders>
          </w:tcPr>
          <w:p w14:paraId="319A8CB4" w14:textId="77777777" w:rsidR="00B24A62" w:rsidRPr="002E3EB9" w:rsidRDefault="00B24A62" w:rsidP="002E3EB9">
            <w:pPr>
              <w:spacing w:after="0" w:line="240" w:lineRule="auto"/>
              <w:rPr>
                <w:rFonts w:ascii="Neo Sans Intel" w:hAnsi="Neo Sans Intel"/>
              </w:rPr>
            </w:pPr>
          </w:p>
        </w:tc>
        <w:tc>
          <w:tcPr>
            <w:tcW w:w="5886" w:type="dxa"/>
            <w:tcBorders>
              <w:top w:val="single" w:sz="6" w:space="0" w:color="000000"/>
              <w:bottom w:val="single" w:sz="6" w:space="0" w:color="000000"/>
            </w:tcBorders>
          </w:tcPr>
          <w:p w14:paraId="1114AEC9" w14:textId="77777777" w:rsidR="00B24A62" w:rsidRPr="002E3EB9" w:rsidRDefault="00B24A62" w:rsidP="002E3EB9">
            <w:pPr>
              <w:spacing w:after="0" w:line="240" w:lineRule="auto"/>
              <w:rPr>
                <w:rFonts w:ascii="Neo Sans Intel" w:hAnsi="Neo Sans Intel"/>
              </w:rPr>
            </w:pPr>
          </w:p>
        </w:tc>
      </w:tr>
      <w:tr w:rsidR="00B24A62" w:rsidRPr="002E3EB9" w14:paraId="49D30EA7" w14:textId="77777777" w:rsidTr="00B24A62">
        <w:trPr>
          <w:jc w:val="center"/>
        </w:trPr>
        <w:tc>
          <w:tcPr>
            <w:tcW w:w="2952" w:type="dxa"/>
            <w:tcBorders>
              <w:top w:val="single" w:sz="6" w:space="0" w:color="000000"/>
              <w:bottom w:val="single" w:sz="6" w:space="0" w:color="000000"/>
            </w:tcBorders>
          </w:tcPr>
          <w:p w14:paraId="52CF35DA" w14:textId="77777777" w:rsidR="00B24A62" w:rsidRPr="002E3EB9" w:rsidRDefault="00B24A62" w:rsidP="002E3EB9">
            <w:pPr>
              <w:spacing w:after="0" w:line="240" w:lineRule="auto"/>
              <w:rPr>
                <w:rFonts w:ascii="Neo Sans Intel" w:hAnsi="Neo Sans Intel"/>
              </w:rPr>
            </w:pPr>
          </w:p>
        </w:tc>
        <w:tc>
          <w:tcPr>
            <w:tcW w:w="5886" w:type="dxa"/>
            <w:tcBorders>
              <w:top w:val="single" w:sz="6" w:space="0" w:color="000000"/>
              <w:bottom w:val="single" w:sz="6" w:space="0" w:color="000000"/>
            </w:tcBorders>
          </w:tcPr>
          <w:p w14:paraId="7251DE88" w14:textId="77777777" w:rsidR="00B24A62" w:rsidRPr="002E3EB9" w:rsidRDefault="00B24A62" w:rsidP="002E3EB9">
            <w:pPr>
              <w:spacing w:after="0" w:line="240" w:lineRule="auto"/>
              <w:rPr>
                <w:rFonts w:ascii="Neo Sans Intel" w:hAnsi="Neo Sans Intel"/>
              </w:rPr>
            </w:pPr>
          </w:p>
        </w:tc>
      </w:tr>
      <w:tr w:rsidR="00B24A62" w:rsidRPr="002E3EB9" w14:paraId="5F1E1E99" w14:textId="77777777" w:rsidTr="00B24A62">
        <w:trPr>
          <w:jc w:val="center"/>
        </w:trPr>
        <w:tc>
          <w:tcPr>
            <w:tcW w:w="2952" w:type="dxa"/>
            <w:tcBorders>
              <w:top w:val="single" w:sz="6" w:space="0" w:color="000000"/>
              <w:bottom w:val="single" w:sz="6" w:space="0" w:color="000000"/>
            </w:tcBorders>
          </w:tcPr>
          <w:p w14:paraId="40E5F143" w14:textId="77777777" w:rsidR="00B24A62" w:rsidRPr="002E3EB9" w:rsidRDefault="00B24A62" w:rsidP="002E3EB9">
            <w:pPr>
              <w:spacing w:after="0" w:line="240" w:lineRule="auto"/>
              <w:rPr>
                <w:rFonts w:ascii="Neo Sans Intel" w:hAnsi="Neo Sans Intel"/>
              </w:rPr>
            </w:pPr>
          </w:p>
        </w:tc>
        <w:tc>
          <w:tcPr>
            <w:tcW w:w="5886" w:type="dxa"/>
            <w:tcBorders>
              <w:top w:val="single" w:sz="6" w:space="0" w:color="000000"/>
              <w:bottom w:val="single" w:sz="6" w:space="0" w:color="000000"/>
            </w:tcBorders>
          </w:tcPr>
          <w:p w14:paraId="506573F3" w14:textId="77777777" w:rsidR="00B24A62" w:rsidRPr="002E3EB9" w:rsidRDefault="00B24A62" w:rsidP="002E3EB9">
            <w:pPr>
              <w:spacing w:after="0" w:line="240" w:lineRule="auto"/>
              <w:rPr>
                <w:rFonts w:ascii="Neo Sans Intel" w:hAnsi="Neo Sans Intel"/>
              </w:rPr>
            </w:pPr>
          </w:p>
        </w:tc>
      </w:tr>
      <w:tr w:rsidR="00B24A62" w:rsidRPr="002E3EB9" w14:paraId="15AE57E9" w14:textId="77777777" w:rsidTr="00B24A62">
        <w:trPr>
          <w:jc w:val="center"/>
        </w:trPr>
        <w:tc>
          <w:tcPr>
            <w:tcW w:w="2952" w:type="dxa"/>
            <w:tcBorders>
              <w:top w:val="single" w:sz="6" w:space="0" w:color="000000"/>
              <w:bottom w:val="single" w:sz="6" w:space="0" w:color="000000"/>
            </w:tcBorders>
          </w:tcPr>
          <w:p w14:paraId="2188ADF3" w14:textId="77777777" w:rsidR="00B24A62" w:rsidRPr="002E3EB9" w:rsidRDefault="00B24A62" w:rsidP="002E3EB9">
            <w:pPr>
              <w:spacing w:after="0" w:line="240" w:lineRule="auto"/>
              <w:rPr>
                <w:rFonts w:ascii="Neo Sans Intel" w:hAnsi="Neo Sans Intel"/>
              </w:rPr>
            </w:pPr>
          </w:p>
        </w:tc>
        <w:tc>
          <w:tcPr>
            <w:tcW w:w="5886" w:type="dxa"/>
            <w:tcBorders>
              <w:top w:val="single" w:sz="6" w:space="0" w:color="000000"/>
              <w:bottom w:val="single" w:sz="6" w:space="0" w:color="000000"/>
            </w:tcBorders>
          </w:tcPr>
          <w:p w14:paraId="1385F901" w14:textId="77777777" w:rsidR="00B24A62" w:rsidRPr="002E3EB9" w:rsidRDefault="00B24A62" w:rsidP="002E3EB9">
            <w:pPr>
              <w:spacing w:after="0" w:line="240" w:lineRule="auto"/>
              <w:rPr>
                <w:rFonts w:ascii="Neo Sans Intel" w:hAnsi="Neo Sans Intel"/>
              </w:rPr>
            </w:pPr>
          </w:p>
        </w:tc>
      </w:tr>
      <w:tr w:rsidR="00B24A62" w:rsidRPr="002E3EB9" w14:paraId="0E73A656" w14:textId="77777777" w:rsidTr="00B24A62">
        <w:trPr>
          <w:jc w:val="center"/>
        </w:trPr>
        <w:tc>
          <w:tcPr>
            <w:tcW w:w="2952" w:type="dxa"/>
            <w:tcBorders>
              <w:top w:val="single" w:sz="6" w:space="0" w:color="000000"/>
              <w:bottom w:val="single" w:sz="6" w:space="0" w:color="000000"/>
            </w:tcBorders>
          </w:tcPr>
          <w:p w14:paraId="5C6F3021" w14:textId="77777777" w:rsidR="00B24A62" w:rsidRPr="002E3EB9" w:rsidRDefault="00B24A62" w:rsidP="002E3EB9">
            <w:pPr>
              <w:spacing w:after="0" w:line="240" w:lineRule="auto"/>
              <w:rPr>
                <w:rFonts w:ascii="Neo Sans Intel" w:hAnsi="Neo Sans Intel"/>
              </w:rPr>
            </w:pPr>
          </w:p>
        </w:tc>
        <w:tc>
          <w:tcPr>
            <w:tcW w:w="5886" w:type="dxa"/>
            <w:tcBorders>
              <w:top w:val="single" w:sz="6" w:space="0" w:color="000000"/>
              <w:bottom w:val="single" w:sz="6" w:space="0" w:color="000000"/>
            </w:tcBorders>
          </w:tcPr>
          <w:p w14:paraId="30963B74" w14:textId="77777777" w:rsidR="00B24A62" w:rsidRPr="002E3EB9" w:rsidRDefault="00B24A62" w:rsidP="002E3EB9">
            <w:pPr>
              <w:spacing w:after="0" w:line="240" w:lineRule="auto"/>
              <w:rPr>
                <w:rFonts w:ascii="Neo Sans Intel" w:hAnsi="Neo Sans Intel"/>
              </w:rPr>
            </w:pPr>
          </w:p>
        </w:tc>
      </w:tr>
      <w:tr w:rsidR="00B24A62" w:rsidRPr="002E3EB9" w14:paraId="60693DEE" w14:textId="77777777" w:rsidTr="00B24A62">
        <w:trPr>
          <w:jc w:val="center"/>
        </w:trPr>
        <w:tc>
          <w:tcPr>
            <w:tcW w:w="2952" w:type="dxa"/>
            <w:tcBorders>
              <w:top w:val="single" w:sz="6" w:space="0" w:color="000000"/>
              <w:bottom w:val="single" w:sz="6" w:space="0" w:color="000000"/>
            </w:tcBorders>
          </w:tcPr>
          <w:p w14:paraId="05C0F8E1" w14:textId="77777777" w:rsidR="00B24A62" w:rsidRPr="002E3EB9" w:rsidRDefault="00B24A62" w:rsidP="002E3EB9">
            <w:pPr>
              <w:spacing w:after="0" w:line="240" w:lineRule="auto"/>
              <w:rPr>
                <w:rFonts w:ascii="Neo Sans Intel" w:hAnsi="Neo Sans Intel"/>
              </w:rPr>
            </w:pPr>
          </w:p>
        </w:tc>
        <w:tc>
          <w:tcPr>
            <w:tcW w:w="5886" w:type="dxa"/>
            <w:tcBorders>
              <w:top w:val="single" w:sz="6" w:space="0" w:color="000000"/>
              <w:bottom w:val="single" w:sz="6" w:space="0" w:color="000000"/>
            </w:tcBorders>
          </w:tcPr>
          <w:p w14:paraId="571875BA" w14:textId="77777777" w:rsidR="00B24A62" w:rsidRPr="002E3EB9" w:rsidRDefault="00B24A62" w:rsidP="002E3EB9">
            <w:pPr>
              <w:spacing w:after="0" w:line="240" w:lineRule="auto"/>
              <w:rPr>
                <w:rFonts w:ascii="Neo Sans Intel" w:hAnsi="Neo Sans Intel"/>
              </w:rPr>
            </w:pPr>
          </w:p>
        </w:tc>
      </w:tr>
      <w:tr w:rsidR="00B24A62" w:rsidRPr="002E3EB9" w14:paraId="196B212F" w14:textId="77777777" w:rsidTr="00B24A62">
        <w:trPr>
          <w:jc w:val="center"/>
        </w:trPr>
        <w:tc>
          <w:tcPr>
            <w:tcW w:w="2952" w:type="dxa"/>
            <w:tcBorders>
              <w:top w:val="single" w:sz="6" w:space="0" w:color="000000"/>
              <w:bottom w:val="single" w:sz="6" w:space="0" w:color="000000"/>
            </w:tcBorders>
          </w:tcPr>
          <w:p w14:paraId="4079B9BD" w14:textId="77777777" w:rsidR="00B24A62" w:rsidRPr="002E3EB9" w:rsidRDefault="00B24A62" w:rsidP="002E3EB9">
            <w:pPr>
              <w:spacing w:after="0" w:line="240" w:lineRule="auto"/>
              <w:rPr>
                <w:rFonts w:ascii="Neo Sans Intel" w:hAnsi="Neo Sans Intel"/>
              </w:rPr>
            </w:pPr>
          </w:p>
        </w:tc>
        <w:tc>
          <w:tcPr>
            <w:tcW w:w="5886" w:type="dxa"/>
            <w:tcBorders>
              <w:top w:val="single" w:sz="6" w:space="0" w:color="000000"/>
              <w:bottom w:val="single" w:sz="6" w:space="0" w:color="000000"/>
            </w:tcBorders>
          </w:tcPr>
          <w:p w14:paraId="18D75F2E" w14:textId="77777777" w:rsidR="00B24A62" w:rsidRPr="002E3EB9" w:rsidRDefault="00B24A62" w:rsidP="002E3EB9">
            <w:pPr>
              <w:spacing w:after="0" w:line="240" w:lineRule="auto"/>
              <w:rPr>
                <w:rFonts w:ascii="Neo Sans Intel" w:hAnsi="Neo Sans Intel"/>
              </w:rPr>
            </w:pPr>
          </w:p>
        </w:tc>
      </w:tr>
      <w:tr w:rsidR="00B24A62" w:rsidRPr="002E3EB9" w14:paraId="32EB53C3" w14:textId="77777777" w:rsidTr="00B24A62">
        <w:trPr>
          <w:jc w:val="center"/>
        </w:trPr>
        <w:tc>
          <w:tcPr>
            <w:tcW w:w="2952" w:type="dxa"/>
            <w:tcBorders>
              <w:top w:val="single" w:sz="6" w:space="0" w:color="000000"/>
              <w:left w:val="single" w:sz="12" w:space="0" w:color="000000"/>
              <w:bottom w:val="single" w:sz="6" w:space="0" w:color="000000"/>
              <w:right w:val="single" w:sz="6" w:space="0" w:color="000000"/>
            </w:tcBorders>
          </w:tcPr>
          <w:p w14:paraId="3DE4C7C4" w14:textId="77777777" w:rsidR="00B24A62" w:rsidRPr="002E3EB9" w:rsidRDefault="00B24A62" w:rsidP="002E3EB9">
            <w:pPr>
              <w:spacing w:after="0" w:line="240" w:lineRule="auto"/>
              <w:rPr>
                <w:rFonts w:ascii="Neo Sans Intel" w:hAnsi="Neo Sans Intel"/>
              </w:rPr>
            </w:pPr>
          </w:p>
        </w:tc>
        <w:tc>
          <w:tcPr>
            <w:tcW w:w="5886" w:type="dxa"/>
            <w:tcBorders>
              <w:top w:val="single" w:sz="6" w:space="0" w:color="000000"/>
              <w:left w:val="single" w:sz="6" w:space="0" w:color="000000"/>
              <w:bottom w:val="single" w:sz="6" w:space="0" w:color="000000"/>
              <w:right w:val="single" w:sz="12" w:space="0" w:color="000000"/>
            </w:tcBorders>
          </w:tcPr>
          <w:p w14:paraId="0CD06CD1" w14:textId="77777777" w:rsidR="00B24A62" w:rsidRPr="002E3EB9" w:rsidRDefault="00B24A62" w:rsidP="002E3EB9">
            <w:pPr>
              <w:spacing w:after="0" w:line="240" w:lineRule="auto"/>
              <w:rPr>
                <w:rFonts w:ascii="Neo Sans Intel" w:hAnsi="Neo Sans Intel"/>
              </w:rPr>
            </w:pPr>
          </w:p>
        </w:tc>
      </w:tr>
      <w:tr w:rsidR="00B24A62" w:rsidRPr="002E3EB9" w14:paraId="03CBBC4B" w14:textId="77777777" w:rsidTr="00B24A62">
        <w:trPr>
          <w:jc w:val="center"/>
        </w:trPr>
        <w:tc>
          <w:tcPr>
            <w:tcW w:w="2952" w:type="dxa"/>
            <w:tcBorders>
              <w:top w:val="single" w:sz="6" w:space="0" w:color="000000"/>
              <w:bottom w:val="single" w:sz="6" w:space="0" w:color="000000"/>
            </w:tcBorders>
          </w:tcPr>
          <w:p w14:paraId="08F91E69" w14:textId="77777777" w:rsidR="00B24A62" w:rsidRPr="002E3EB9" w:rsidRDefault="00B24A62" w:rsidP="002E3EB9">
            <w:pPr>
              <w:spacing w:after="0" w:line="240" w:lineRule="auto"/>
              <w:rPr>
                <w:rFonts w:ascii="Neo Sans Intel" w:hAnsi="Neo Sans Intel"/>
              </w:rPr>
            </w:pPr>
          </w:p>
        </w:tc>
        <w:tc>
          <w:tcPr>
            <w:tcW w:w="5886" w:type="dxa"/>
            <w:tcBorders>
              <w:top w:val="single" w:sz="6" w:space="0" w:color="000000"/>
              <w:bottom w:val="single" w:sz="6" w:space="0" w:color="000000"/>
            </w:tcBorders>
          </w:tcPr>
          <w:p w14:paraId="581048F5" w14:textId="77777777" w:rsidR="00B24A62" w:rsidRPr="002E3EB9" w:rsidRDefault="00B24A62" w:rsidP="002E3EB9">
            <w:pPr>
              <w:spacing w:after="0" w:line="240" w:lineRule="auto"/>
              <w:rPr>
                <w:rFonts w:ascii="Neo Sans Intel" w:hAnsi="Neo Sans Intel"/>
              </w:rPr>
            </w:pPr>
          </w:p>
        </w:tc>
      </w:tr>
      <w:tr w:rsidR="00B24A62" w:rsidRPr="002E3EB9" w14:paraId="234F0126" w14:textId="77777777" w:rsidTr="00B24A62">
        <w:trPr>
          <w:jc w:val="center"/>
        </w:trPr>
        <w:tc>
          <w:tcPr>
            <w:tcW w:w="2952" w:type="dxa"/>
            <w:tcBorders>
              <w:top w:val="single" w:sz="6" w:space="0" w:color="000000"/>
              <w:bottom w:val="single" w:sz="6" w:space="0" w:color="000000"/>
            </w:tcBorders>
          </w:tcPr>
          <w:p w14:paraId="3A034231" w14:textId="77777777" w:rsidR="00B24A62" w:rsidRPr="002E3EB9" w:rsidRDefault="00B24A62" w:rsidP="002E3EB9">
            <w:pPr>
              <w:spacing w:after="0" w:line="240" w:lineRule="auto"/>
              <w:rPr>
                <w:rFonts w:ascii="Neo Sans Intel" w:hAnsi="Neo Sans Intel"/>
              </w:rPr>
            </w:pPr>
          </w:p>
        </w:tc>
        <w:tc>
          <w:tcPr>
            <w:tcW w:w="5886" w:type="dxa"/>
            <w:tcBorders>
              <w:top w:val="single" w:sz="6" w:space="0" w:color="000000"/>
              <w:bottom w:val="single" w:sz="6" w:space="0" w:color="000000"/>
            </w:tcBorders>
          </w:tcPr>
          <w:p w14:paraId="2A0F2D71" w14:textId="77777777" w:rsidR="00B24A62" w:rsidRPr="002E3EB9" w:rsidRDefault="00B24A62" w:rsidP="002E3EB9">
            <w:pPr>
              <w:spacing w:after="0" w:line="240" w:lineRule="auto"/>
              <w:rPr>
                <w:rFonts w:ascii="Neo Sans Intel" w:hAnsi="Neo Sans Intel"/>
              </w:rPr>
            </w:pPr>
          </w:p>
        </w:tc>
      </w:tr>
      <w:tr w:rsidR="00B24A62" w:rsidRPr="002E3EB9" w14:paraId="56DA1C71" w14:textId="77777777" w:rsidTr="00B24A62">
        <w:trPr>
          <w:jc w:val="center"/>
        </w:trPr>
        <w:tc>
          <w:tcPr>
            <w:tcW w:w="2952" w:type="dxa"/>
            <w:tcBorders>
              <w:top w:val="single" w:sz="6" w:space="0" w:color="000000"/>
              <w:bottom w:val="single" w:sz="12" w:space="0" w:color="000000"/>
            </w:tcBorders>
          </w:tcPr>
          <w:p w14:paraId="28EBD204" w14:textId="77777777" w:rsidR="00B24A62" w:rsidRPr="002E3EB9" w:rsidRDefault="00B24A62" w:rsidP="002E3EB9">
            <w:pPr>
              <w:spacing w:after="0" w:line="240" w:lineRule="auto"/>
              <w:rPr>
                <w:rFonts w:ascii="Neo Sans Intel" w:hAnsi="Neo Sans Intel"/>
              </w:rPr>
            </w:pPr>
          </w:p>
        </w:tc>
        <w:tc>
          <w:tcPr>
            <w:tcW w:w="5886" w:type="dxa"/>
            <w:tcBorders>
              <w:top w:val="single" w:sz="6" w:space="0" w:color="000000"/>
              <w:bottom w:val="single" w:sz="12" w:space="0" w:color="000000"/>
            </w:tcBorders>
          </w:tcPr>
          <w:p w14:paraId="79E4BAAB" w14:textId="77777777" w:rsidR="00B24A62" w:rsidRPr="002E3EB9" w:rsidRDefault="00B24A62" w:rsidP="002E3EB9">
            <w:pPr>
              <w:spacing w:after="0" w:line="240" w:lineRule="auto"/>
              <w:rPr>
                <w:rFonts w:ascii="Neo Sans Intel" w:hAnsi="Neo Sans Intel"/>
              </w:rPr>
            </w:pPr>
          </w:p>
        </w:tc>
      </w:tr>
    </w:tbl>
    <w:p w14:paraId="088211AA" w14:textId="77777777" w:rsidR="00B24A62" w:rsidRPr="002E3EB9" w:rsidRDefault="00B24A62" w:rsidP="00B24A62">
      <w:pPr>
        <w:rPr>
          <w:rFonts w:ascii="Neo Sans Intel" w:hAnsi="Neo Sans Intel"/>
        </w:rPr>
      </w:pPr>
    </w:p>
    <w:p w14:paraId="00EC6ED8" w14:textId="77777777" w:rsidR="00B24A62" w:rsidRPr="002E3EB9" w:rsidRDefault="00B24A62" w:rsidP="00B24A62">
      <w:pPr>
        <w:rPr>
          <w:rFonts w:ascii="Neo Sans Intel" w:hAnsi="Neo Sans Intel"/>
        </w:rPr>
      </w:pPr>
    </w:p>
    <w:p w14:paraId="0964FDE8" w14:textId="77777777" w:rsidR="00B24A62" w:rsidRPr="002E3EB9" w:rsidRDefault="00B24A62" w:rsidP="00B24A62">
      <w:pPr>
        <w:jc w:val="center"/>
        <w:rPr>
          <w:rFonts w:ascii="Neo Sans Intel" w:hAnsi="Neo Sans Intel"/>
          <w:b/>
          <w:bCs/>
          <w:color w:val="0862A8"/>
          <w:sz w:val="32"/>
          <w:u w:val="single"/>
        </w:rPr>
      </w:pPr>
      <w:bookmarkStart w:id="133" w:name="_Toc532806298"/>
      <w:bookmarkStart w:id="134" w:name="_Toc45705237"/>
      <w:r w:rsidRPr="002E3EB9">
        <w:rPr>
          <w:rFonts w:ascii="Neo Sans Intel" w:hAnsi="Neo Sans Intel"/>
          <w:b/>
          <w:bCs/>
          <w:color w:val="0862A8"/>
          <w:sz w:val="32"/>
          <w:u w:val="single"/>
        </w:rPr>
        <w:t>Contact Information</w:t>
      </w:r>
      <w:bookmarkEnd w:id="133"/>
      <w:bookmarkEnd w:id="134"/>
    </w:p>
    <w:p w14:paraId="026D71EC" w14:textId="77777777" w:rsidR="00B24A62" w:rsidRPr="002E3EB9" w:rsidRDefault="00B24A62" w:rsidP="00B24A62">
      <w:pPr>
        <w:jc w:val="center"/>
        <w:rPr>
          <w:rFonts w:ascii="Neo Sans Intel" w:hAnsi="Neo Sans Intel"/>
          <w:b/>
          <w:bCs/>
          <w:sz w:val="10"/>
          <w:u w:val="single"/>
        </w:rPr>
      </w:pP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A0" w:firstRow="1" w:lastRow="0" w:firstColumn="1" w:lastColumn="0" w:noHBand="0" w:noVBand="0"/>
      </w:tblPr>
      <w:tblGrid>
        <w:gridCol w:w="1908"/>
        <w:gridCol w:w="2070"/>
        <w:gridCol w:w="1620"/>
        <w:gridCol w:w="3240"/>
      </w:tblGrid>
      <w:tr w:rsidR="00B24A62" w:rsidRPr="002E3EB9" w14:paraId="39C1C4D0" w14:textId="77777777" w:rsidTr="00B24A62">
        <w:trPr>
          <w:jc w:val="center"/>
        </w:trPr>
        <w:tc>
          <w:tcPr>
            <w:tcW w:w="1908" w:type="dxa"/>
            <w:tcBorders>
              <w:top w:val="single" w:sz="12" w:space="0" w:color="000000"/>
              <w:bottom w:val="single" w:sz="12" w:space="0" w:color="000000"/>
            </w:tcBorders>
            <w:shd w:val="clear" w:color="auto" w:fill="99CCFF"/>
          </w:tcPr>
          <w:p w14:paraId="3BB81209" w14:textId="77777777" w:rsidR="00B24A62" w:rsidRPr="002E3EB9" w:rsidRDefault="00B24A62" w:rsidP="00B24A62">
            <w:pPr>
              <w:tabs>
                <w:tab w:val="right" w:pos="1872"/>
              </w:tabs>
              <w:rPr>
                <w:rFonts w:ascii="Neo Sans Intel" w:hAnsi="Neo Sans Intel"/>
                <w:b/>
                <w:bCs/>
              </w:rPr>
            </w:pPr>
            <w:r w:rsidRPr="002E3EB9">
              <w:rPr>
                <w:rFonts w:ascii="Neo Sans Intel" w:hAnsi="Neo Sans Intel"/>
                <w:b/>
                <w:bCs/>
              </w:rPr>
              <w:t>Section</w:t>
            </w:r>
            <w:r w:rsidRPr="002E3EB9">
              <w:rPr>
                <w:rFonts w:ascii="Neo Sans Intel" w:hAnsi="Neo Sans Intel"/>
                <w:b/>
                <w:bCs/>
              </w:rPr>
              <w:tab/>
            </w:r>
          </w:p>
        </w:tc>
        <w:tc>
          <w:tcPr>
            <w:tcW w:w="2070" w:type="dxa"/>
            <w:tcBorders>
              <w:top w:val="single" w:sz="12" w:space="0" w:color="000000"/>
              <w:bottom w:val="single" w:sz="12" w:space="0" w:color="000000"/>
            </w:tcBorders>
            <w:shd w:val="clear" w:color="auto" w:fill="99CCFF"/>
          </w:tcPr>
          <w:p w14:paraId="1F98B44F" w14:textId="77777777" w:rsidR="00B24A62" w:rsidRPr="002E3EB9" w:rsidRDefault="00B24A62" w:rsidP="00B24A62">
            <w:pPr>
              <w:rPr>
                <w:rFonts w:ascii="Neo Sans Intel" w:hAnsi="Neo Sans Intel"/>
                <w:b/>
                <w:bCs/>
              </w:rPr>
            </w:pPr>
            <w:r w:rsidRPr="002E3EB9">
              <w:rPr>
                <w:rFonts w:ascii="Neo Sans Intel" w:hAnsi="Neo Sans Intel"/>
                <w:b/>
                <w:bCs/>
              </w:rPr>
              <w:t>Name</w:t>
            </w:r>
          </w:p>
        </w:tc>
        <w:tc>
          <w:tcPr>
            <w:tcW w:w="1620" w:type="dxa"/>
            <w:tcBorders>
              <w:top w:val="single" w:sz="12" w:space="0" w:color="000000"/>
              <w:bottom w:val="single" w:sz="12" w:space="0" w:color="000000"/>
            </w:tcBorders>
            <w:shd w:val="clear" w:color="auto" w:fill="99CCFF"/>
          </w:tcPr>
          <w:p w14:paraId="404A0301" w14:textId="77777777" w:rsidR="00B24A62" w:rsidRPr="002E3EB9" w:rsidRDefault="00B24A62" w:rsidP="00B24A62">
            <w:pPr>
              <w:rPr>
                <w:rFonts w:ascii="Neo Sans Intel" w:hAnsi="Neo Sans Intel"/>
                <w:b/>
                <w:bCs/>
              </w:rPr>
            </w:pPr>
            <w:r w:rsidRPr="002E3EB9">
              <w:rPr>
                <w:rFonts w:ascii="Neo Sans Intel" w:hAnsi="Neo Sans Intel"/>
                <w:b/>
                <w:bCs/>
              </w:rPr>
              <w:t>Phone</w:t>
            </w:r>
          </w:p>
        </w:tc>
        <w:tc>
          <w:tcPr>
            <w:tcW w:w="3240" w:type="dxa"/>
            <w:tcBorders>
              <w:top w:val="single" w:sz="12" w:space="0" w:color="000000"/>
              <w:bottom w:val="single" w:sz="12" w:space="0" w:color="000000"/>
            </w:tcBorders>
            <w:shd w:val="clear" w:color="auto" w:fill="99CCFF"/>
          </w:tcPr>
          <w:p w14:paraId="72622210" w14:textId="77777777" w:rsidR="00B24A62" w:rsidRPr="002E3EB9" w:rsidRDefault="00B24A62" w:rsidP="00B24A62">
            <w:pPr>
              <w:rPr>
                <w:rFonts w:ascii="Neo Sans Intel" w:hAnsi="Neo Sans Intel"/>
                <w:b/>
                <w:bCs/>
              </w:rPr>
            </w:pPr>
            <w:r w:rsidRPr="002E3EB9">
              <w:rPr>
                <w:rFonts w:ascii="Neo Sans Intel" w:hAnsi="Neo Sans Intel"/>
                <w:b/>
                <w:bCs/>
              </w:rPr>
              <w:t>E-Mail</w:t>
            </w:r>
          </w:p>
        </w:tc>
      </w:tr>
      <w:tr w:rsidR="00B24A62" w:rsidRPr="002E3EB9" w14:paraId="45A73A17" w14:textId="77777777" w:rsidTr="00B24A62">
        <w:trPr>
          <w:jc w:val="center"/>
        </w:trPr>
        <w:tc>
          <w:tcPr>
            <w:tcW w:w="1908" w:type="dxa"/>
            <w:tcBorders>
              <w:top w:val="nil"/>
            </w:tcBorders>
          </w:tcPr>
          <w:p w14:paraId="59A822EC" w14:textId="77777777" w:rsidR="00B24A62" w:rsidRPr="002E3EB9" w:rsidRDefault="00B24A62" w:rsidP="00B24A62">
            <w:pPr>
              <w:rPr>
                <w:rFonts w:ascii="Neo Sans Intel" w:hAnsi="Neo Sans Intel"/>
                <w:b/>
                <w:bCs/>
              </w:rPr>
            </w:pPr>
            <w:r w:rsidRPr="002E3EB9">
              <w:rPr>
                <w:rFonts w:ascii="Neo Sans Intel" w:hAnsi="Neo Sans Intel"/>
                <w:b/>
                <w:bCs/>
              </w:rPr>
              <w:t>Author</w:t>
            </w:r>
          </w:p>
        </w:tc>
        <w:tc>
          <w:tcPr>
            <w:tcW w:w="2070" w:type="dxa"/>
            <w:tcBorders>
              <w:top w:val="nil"/>
            </w:tcBorders>
          </w:tcPr>
          <w:p w14:paraId="22509CE4" w14:textId="77777777" w:rsidR="00B24A62" w:rsidRPr="002E3EB9" w:rsidRDefault="00B24A62" w:rsidP="00B24A62">
            <w:pPr>
              <w:rPr>
                <w:rFonts w:ascii="Neo Sans Intel" w:hAnsi="Neo Sans Intel"/>
                <w:b/>
                <w:bCs/>
              </w:rPr>
            </w:pPr>
            <w:r w:rsidRPr="00512B9A">
              <w:rPr>
                <w:rFonts w:ascii="Neo Sans Intel" w:hAnsi="Neo Sans Intel"/>
                <w:b/>
                <w:bCs/>
              </w:rPr>
              <w:t>Kah Meng Yeem</w:t>
            </w:r>
          </w:p>
        </w:tc>
        <w:tc>
          <w:tcPr>
            <w:tcW w:w="1620" w:type="dxa"/>
            <w:tcBorders>
              <w:top w:val="nil"/>
            </w:tcBorders>
          </w:tcPr>
          <w:p w14:paraId="099F928D" w14:textId="77777777" w:rsidR="00B24A62" w:rsidRPr="002E3EB9" w:rsidRDefault="00B24A62" w:rsidP="00B24A62">
            <w:pPr>
              <w:rPr>
                <w:rFonts w:ascii="Neo Sans Intel" w:hAnsi="Neo Sans Intel"/>
                <w:b/>
                <w:bCs/>
              </w:rPr>
            </w:pPr>
            <w:r w:rsidRPr="00512B9A">
              <w:rPr>
                <w:rFonts w:ascii="Neo Sans Intel" w:hAnsi="Neo Sans Intel"/>
                <w:b/>
                <w:bCs/>
              </w:rPr>
              <w:t>916-377-8396</w:t>
            </w:r>
          </w:p>
        </w:tc>
        <w:tc>
          <w:tcPr>
            <w:tcW w:w="3240" w:type="dxa"/>
            <w:tcBorders>
              <w:top w:val="nil"/>
            </w:tcBorders>
          </w:tcPr>
          <w:p w14:paraId="49C5D5C8" w14:textId="77777777" w:rsidR="00B24A62" w:rsidRPr="002E3EB9" w:rsidRDefault="00310336" w:rsidP="00B24A62">
            <w:pPr>
              <w:rPr>
                <w:rFonts w:ascii="Neo Sans Intel" w:hAnsi="Neo Sans Intel"/>
                <w:b/>
              </w:rPr>
            </w:pPr>
            <w:hyperlink r:id="rId11" w:history="1">
              <w:r w:rsidR="00B24A62" w:rsidRPr="00512B9A">
                <w:rPr>
                  <w:rStyle w:val="Hyperlink"/>
                  <w:b/>
                  <w:bCs/>
                </w:rPr>
                <w:t>kah.meng.yeem@intel.com</w:t>
              </w:r>
            </w:hyperlink>
          </w:p>
        </w:tc>
      </w:tr>
    </w:tbl>
    <w:p w14:paraId="3B6C556E" w14:textId="77777777" w:rsidR="00B24A62" w:rsidRDefault="00B24A62" w:rsidP="00B24A62">
      <w:pPr>
        <w:rPr>
          <w:rFonts w:ascii="Neo Sans Intel" w:hAnsi="Neo Sans Intel"/>
          <w:color w:val="0862A8"/>
          <w:u w:val="single"/>
        </w:rPr>
      </w:pPr>
    </w:p>
    <w:p w14:paraId="461624F8" w14:textId="77777777" w:rsidR="00B24A62" w:rsidRDefault="00B24A62">
      <w:pPr>
        <w:rPr>
          <w:rFonts w:ascii="Neo Sans Intel" w:hAnsi="Neo Sans Intel"/>
          <w:color w:val="0862A8"/>
          <w:u w:val="single"/>
        </w:rPr>
      </w:pPr>
      <w:r>
        <w:rPr>
          <w:rFonts w:ascii="Neo Sans Intel" w:hAnsi="Neo Sans Intel"/>
          <w:color w:val="0862A8"/>
          <w:u w:val="single"/>
        </w:rPr>
        <w:br w:type="page"/>
      </w:r>
    </w:p>
    <w:p w14:paraId="5A9506EC" w14:textId="77777777" w:rsidR="00B24A62" w:rsidRPr="002E3EB9" w:rsidRDefault="00B24A62" w:rsidP="00B24A62">
      <w:pPr>
        <w:rPr>
          <w:rFonts w:ascii="Neo Sans Intel" w:hAnsi="Neo Sans Intel"/>
          <w:color w:val="0862A8"/>
          <w:u w:val="single"/>
        </w:rPr>
      </w:pPr>
    </w:p>
    <w:sdt>
      <w:sdtPr>
        <w:rPr>
          <w:rFonts w:ascii="Neo Sans Intel" w:eastAsia="Times New Roman" w:hAnsi="Neo Sans Intel" w:cs="Times New Roman"/>
          <w:b w:val="0"/>
          <w:bCs w:val="0"/>
          <w:color w:val="auto"/>
          <w:sz w:val="20"/>
          <w:szCs w:val="20"/>
          <w:lang w:eastAsia="en-US"/>
        </w:rPr>
        <w:id w:val="-1317492602"/>
        <w:docPartObj>
          <w:docPartGallery w:val="Table of Contents"/>
          <w:docPartUnique/>
        </w:docPartObj>
      </w:sdtPr>
      <w:sdtEndPr>
        <w:rPr>
          <w:rFonts w:eastAsiaTheme="minorEastAsia" w:cstheme="minorBidi"/>
          <w:noProof/>
          <w:sz w:val="22"/>
          <w:szCs w:val="22"/>
          <w:lang w:eastAsia="zh-CN"/>
        </w:rPr>
      </w:sdtEndPr>
      <w:sdtContent>
        <w:p w14:paraId="22377ADB" w14:textId="77777777" w:rsidR="00B24A62" w:rsidRPr="002E3EB9" w:rsidRDefault="00B24A62" w:rsidP="00B24A62">
          <w:pPr>
            <w:pStyle w:val="TOCHeading"/>
            <w:rPr>
              <w:rFonts w:ascii="Neo Sans Intel" w:hAnsi="Neo Sans Intel"/>
            </w:rPr>
          </w:pPr>
          <w:r w:rsidRPr="002E3EB9">
            <w:rPr>
              <w:rFonts w:ascii="Neo Sans Intel" w:hAnsi="Neo Sans Intel"/>
              <w:u w:val="single"/>
            </w:rPr>
            <w:t>Table of Contents</w:t>
          </w:r>
        </w:p>
        <w:p w14:paraId="1EE87D62" w14:textId="77777777" w:rsidR="006D684D" w:rsidRDefault="00B24A62">
          <w:pPr>
            <w:pStyle w:val="TOC1"/>
            <w:rPr>
              <w:ins w:id="135" w:author="Havican, Jared W" w:date="2014-06-11T16:34:00Z"/>
              <w:rFonts w:asciiTheme="minorHAnsi" w:eastAsiaTheme="minorEastAsia" w:hAnsiTheme="minorHAnsi" w:cstheme="minorBidi"/>
              <w:noProof/>
              <w:sz w:val="22"/>
              <w:szCs w:val="22"/>
            </w:rPr>
          </w:pPr>
          <w:r w:rsidRPr="002E3EB9">
            <w:fldChar w:fldCharType="begin"/>
          </w:r>
          <w:r w:rsidRPr="002E3EB9">
            <w:instrText xml:space="preserve"> TOC \o "1-3" \h \z \u </w:instrText>
          </w:r>
          <w:r w:rsidRPr="002E3EB9">
            <w:fldChar w:fldCharType="separate"/>
          </w:r>
          <w:ins w:id="136" w:author="Havican, Jared W" w:date="2014-06-11T16:34:00Z">
            <w:r w:rsidR="006D684D" w:rsidRPr="00B15C6B">
              <w:rPr>
                <w:rStyle w:val="Hyperlink"/>
                <w:noProof/>
              </w:rPr>
              <w:fldChar w:fldCharType="begin"/>
            </w:r>
            <w:r w:rsidR="006D684D" w:rsidRPr="00B15C6B">
              <w:rPr>
                <w:rStyle w:val="Hyperlink"/>
                <w:noProof/>
              </w:rPr>
              <w:instrText xml:space="preserve"> </w:instrText>
            </w:r>
            <w:r w:rsidR="006D684D">
              <w:rPr>
                <w:noProof/>
              </w:rPr>
              <w:instrText>HYPERLINK \l "_Toc390267819"</w:instrText>
            </w:r>
            <w:r w:rsidR="006D684D" w:rsidRPr="00B15C6B">
              <w:rPr>
                <w:rStyle w:val="Hyperlink"/>
                <w:noProof/>
              </w:rPr>
              <w:instrText xml:space="preserve"> </w:instrText>
            </w:r>
            <w:r w:rsidR="006D684D" w:rsidRPr="00B15C6B">
              <w:rPr>
                <w:rStyle w:val="Hyperlink"/>
                <w:noProof/>
              </w:rPr>
              <w:fldChar w:fldCharType="separate"/>
            </w:r>
            <w:r w:rsidR="006D684D" w:rsidRPr="00B15C6B">
              <w:rPr>
                <w:rStyle w:val="Hyperlink"/>
                <w:b/>
                <w:noProof/>
              </w:rPr>
              <w:t>Revision History</w:t>
            </w:r>
            <w:r w:rsidR="006D684D">
              <w:rPr>
                <w:noProof/>
                <w:webHidden/>
              </w:rPr>
              <w:tab/>
            </w:r>
            <w:r w:rsidR="006D684D">
              <w:rPr>
                <w:noProof/>
                <w:webHidden/>
              </w:rPr>
              <w:fldChar w:fldCharType="begin"/>
            </w:r>
            <w:r w:rsidR="006D684D">
              <w:rPr>
                <w:noProof/>
                <w:webHidden/>
              </w:rPr>
              <w:instrText xml:space="preserve"> PAGEREF _Toc390267819 \h </w:instrText>
            </w:r>
          </w:ins>
          <w:r w:rsidR="006D684D">
            <w:rPr>
              <w:noProof/>
              <w:webHidden/>
            </w:rPr>
          </w:r>
          <w:r w:rsidR="006D684D">
            <w:rPr>
              <w:noProof/>
              <w:webHidden/>
            </w:rPr>
            <w:fldChar w:fldCharType="separate"/>
          </w:r>
          <w:ins w:id="137" w:author="Havican, Jared W" w:date="2014-06-11T16:54:00Z">
            <w:r w:rsidR="00196BCA">
              <w:rPr>
                <w:noProof/>
                <w:webHidden/>
              </w:rPr>
              <w:t>iii</w:t>
            </w:r>
          </w:ins>
          <w:ins w:id="138" w:author="Havican, Jared W" w:date="2014-06-11T16:34:00Z">
            <w:r w:rsidR="006D684D">
              <w:rPr>
                <w:noProof/>
                <w:webHidden/>
              </w:rPr>
              <w:fldChar w:fldCharType="end"/>
            </w:r>
            <w:r w:rsidR="006D684D" w:rsidRPr="00B15C6B">
              <w:rPr>
                <w:rStyle w:val="Hyperlink"/>
                <w:noProof/>
              </w:rPr>
              <w:fldChar w:fldCharType="end"/>
            </w:r>
          </w:ins>
        </w:p>
        <w:p w14:paraId="581EDB49" w14:textId="77777777" w:rsidR="006D684D" w:rsidRDefault="006D684D">
          <w:pPr>
            <w:pStyle w:val="TOC1"/>
            <w:rPr>
              <w:ins w:id="139" w:author="Havican, Jared W" w:date="2014-06-11T16:34:00Z"/>
              <w:rFonts w:asciiTheme="minorHAnsi" w:eastAsiaTheme="minorEastAsia" w:hAnsiTheme="minorHAnsi" w:cstheme="minorBidi"/>
              <w:noProof/>
              <w:sz w:val="22"/>
              <w:szCs w:val="22"/>
            </w:rPr>
          </w:pPr>
          <w:ins w:id="140" w:author="Havican, Jared W" w:date="2014-06-11T16:34:00Z">
            <w:r w:rsidRPr="00B15C6B">
              <w:rPr>
                <w:rStyle w:val="Hyperlink"/>
                <w:noProof/>
              </w:rPr>
              <w:fldChar w:fldCharType="begin"/>
            </w:r>
            <w:r w:rsidRPr="00B15C6B">
              <w:rPr>
                <w:rStyle w:val="Hyperlink"/>
                <w:noProof/>
              </w:rPr>
              <w:instrText xml:space="preserve"> </w:instrText>
            </w:r>
            <w:r>
              <w:rPr>
                <w:noProof/>
              </w:rPr>
              <w:instrText>HYPERLINK \l "_Toc390267820"</w:instrText>
            </w:r>
            <w:r w:rsidRPr="00B15C6B">
              <w:rPr>
                <w:rStyle w:val="Hyperlink"/>
                <w:noProof/>
              </w:rPr>
              <w:instrText xml:space="preserve"> </w:instrText>
            </w:r>
            <w:r w:rsidRPr="00B15C6B">
              <w:rPr>
                <w:rStyle w:val="Hyperlink"/>
                <w:noProof/>
              </w:rPr>
              <w:fldChar w:fldCharType="separate"/>
            </w:r>
            <w:r w:rsidRPr="00B15C6B">
              <w:rPr>
                <w:rStyle w:val="Hyperlink"/>
                <w:b/>
                <w:noProof/>
              </w:rPr>
              <w:t>Table of Initials</w:t>
            </w:r>
            <w:r>
              <w:rPr>
                <w:noProof/>
                <w:webHidden/>
              </w:rPr>
              <w:tab/>
            </w:r>
            <w:r>
              <w:rPr>
                <w:noProof/>
                <w:webHidden/>
              </w:rPr>
              <w:fldChar w:fldCharType="begin"/>
            </w:r>
            <w:r>
              <w:rPr>
                <w:noProof/>
                <w:webHidden/>
              </w:rPr>
              <w:instrText xml:space="preserve"> PAGEREF _Toc390267820 \h </w:instrText>
            </w:r>
          </w:ins>
          <w:r>
            <w:rPr>
              <w:noProof/>
              <w:webHidden/>
            </w:rPr>
          </w:r>
          <w:r>
            <w:rPr>
              <w:noProof/>
              <w:webHidden/>
            </w:rPr>
            <w:fldChar w:fldCharType="separate"/>
          </w:r>
          <w:ins w:id="141" w:author="Havican, Jared W" w:date="2014-06-11T16:54:00Z">
            <w:r w:rsidR="00196BCA">
              <w:rPr>
                <w:noProof/>
                <w:webHidden/>
              </w:rPr>
              <w:t>iv</w:t>
            </w:r>
          </w:ins>
          <w:ins w:id="142" w:author="Havican, Jared W" w:date="2014-06-11T16:34:00Z">
            <w:r>
              <w:rPr>
                <w:noProof/>
                <w:webHidden/>
              </w:rPr>
              <w:fldChar w:fldCharType="end"/>
            </w:r>
            <w:r w:rsidRPr="00B15C6B">
              <w:rPr>
                <w:rStyle w:val="Hyperlink"/>
                <w:noProof/>
              </w:rPr>
              <w:fldChar w:fldCharType="end"/>
            </w:r>
          </w:ins>
        </w:p>
        <w:p w14:paraId="32CF72AF" w14:textId="77777777" w:rsidR="006D684D" w:rsidRDefault="006D684D">
          <w:pPr>
            <w:pStyle w:val="TOC1"/>
            <w:rPr>
              <w:ins w:id="143" w:author="Havican, Jared W" w:date="2014-06-11T16:34:00Z"/>
              <w:rFonts w:asciiTheme="minorHAnsi" w:eastAsiaTheme="minorEastAsia" w:hAnsiTheme="minorHAnsi" w:cstheme="minorBidi"/>
              <w:noProof/>
              <w:sz w:val="22"/>
              <w:szCs w:val="22"/>
            </w:rPr>
          </w:pPr>
          <w:ins w:id="144" w:author="Havican, Jared W" w:date="2014-06-11T16:34:00Z">
            <w:r w:rsidRPr="00B15C6B">
              <w:rPr>
                <w:rStyle w:val="Hyperlink"/>
                <w:noProof/>
              </w:rPr>
              <w:fldChar w:fldCharType="begin"/>
            </w:r>
            <w:r w:rsidRPr="00B15C6B">
              <w:rPr>
                <w:rStyle w:val="Hyperlink"/>
                <w:noProof/>
              </w:rPr>
              <w:instrText xml:space="preserve"> </w:instrText>
            </w:r>
            <w:r>
              <w:rPr>
                <w:noProof/>
              </w:rPr>
              <w:instrText>HYPERLINK \l "_Toc390267821"</w:instrText>
            </w:r>
            <w:r w:rsidRPr="00B15C6B">
              <w:rPr>
                <w:rStyle w:val="Hyperlink"/>
                <w:noProof/>
              </w:rPr>
              <w:instrText xml:space="preserve"> </w:instrText>
            </w:r>
            <w:r w:rsidRPr="00B15C6B">
              <w:rPr>
                <w:rStyle w:val="Hyperlink"/>
                <w:noProof/>
              </w:rPr>
              <w:fldChar w:fldCharType="separate"/>
            </w:r>
            <w:r w:rsidRPr="00B15C6B">
              <w:rPr>
                <w:rStyle w:val="Hyperlink"/>
                <w:b/>
                <w:noProof/>
              </w:rPr>
              <w:t>Table of Figures</w:t>
            </w:r>
            <w:r>
              <w:rPr>
                <w:noProof/>
                <w:webHidden/>
              </w:rPr>
              <w:tab/>
            </w:r>
            <w:r>
              <w:rPr>
                <w:noProof/>
                <w:webHidden/>
              </w:rPr>
              <w:fldChar w:fldCharType="begin"/>
            </w:r>
            <w:r>
              <w:rPr>
                <w:noProof/>
                <w:webHidden/>
              </w:rPr>
              <w:instrText xml:space="preserve"> PAGEREF _Toc390267821 \h </w:instrText>
            </w:r>
          </w:ins>
          <w:r>
            <w:rPr>
              <w:noProof/>
              <w:webHidden/>
            </w:rPr>
          </w:r>
          <w:r>
            <w:rPr>
              <w:noProof/>
              <w:webHidden/>
            </w:rPr>
            <w:fldChar w:fldCharType="separate"/>
          </w:r>
          <w:ins w:id="145" w:author="Havican, Jared W" w:date="2014-06-11T16:54:00Z">
            <w:r w:rsidR="00196BCA">
              <w:rPr>
                <w:noProof/>
                <w:webHidden/>
              </w:rPr>
              <w:t>vii</w:t>
            </w:r>
          </w:ins>
          <w:ins w:id="146" w:author="Havican, Jared W" w:date="2014-06-11T16:34:00Z">
            <w:r>
              <w:rPr>
                <w:noProof/>
                <w:webHidden/>
              </w:rPr>
              <w:fldChar w:fldCharType="end"/>
            </w:r>
            <w:r w:rsidRPr="00B15C6B">
              <w:rPr>
                <w:rStyle w:val="Hyperlink"/>
                <w:noProof/>
              </w:rPr>
              <w:fldChar w:fldCharType="end"/>
            </w:r>
          </w:ins>
        </w:p>
        <w:p w14:paraId="5B6F8461" w14:textId="77777777" w:rsidR="006D684D" w:rsidRDefault="006D684D">
          <w:pPr>
            <w:pStyle w:val="TOC1"/>
            <w:rPr>
              <w:ins w:id="147" w:author="Havican, Jared W" w:date="2014-06-11T16:34:00Z"/>
              <w:rFonts w:asciiTheme="minorHAnsi" w:eastAsiaTheme="minorEastAsia" w:hAnsiTheme="minorHAnsi" w:cstheme="minorBidi"/>
              <w:noProof/>
              <w:sz w:val="22"/>
              <w:szCs w:val="22"/>
            </w:rPr>
          </w:pPr>
          <w:ins w:id="148" w:author="Havican, Jared W" w:date="2014-06-11T16:34:00Z">
            <w:r w:rsidRPr="00B15C6B">
              <w:rPr>
                <w:rStyle w:val="Hyperlink"/>
                <w:noProof/>
              </w:rPr>
              <w:fldChar w:fldCharType="begin"/>
            </w:r>
            <w:r w:rsidRPr="00B15C6B">
              <w:rPr>
                <w:rStyle w:val="Hyperlink"/>
                <w:noProof/>
              </w:rPr>
              <w:instrText xml:space="preserve"> </w:instrText>
            </w:r>
            <w:r>
              <w:rPr>
                <w:noProof/>
              </w:rPr>
              <w:instrText>HYPERLINK \l "_Toc390267822"</w:instrText>
            </w:r>
            <w:r w:rsidRPr="00B15C6B">
              <w:rPr>
                <w:rStyle w:val="Hyperlink"/>
                <w:noProof/>
              </w:rPr>
              <w:instrText xml:space="preserve"> </w:instrText>
            </w:r>
            <w:r w:rsidRPr="00B15C6B">
              <w:rPr>
                <w:rStyle w:val="Hyperlink"/>
                <w:noProof/>
              </w:rPr>
              <w:fldChar w:fldCharType="separate"/>
            </w:r>
            <w:r w:rsidRPr="00B15C6B">
              <w:rPr>
                <w:rStyle w:val="Hyperlink"/>
                <w:b/>
                <w:noProof/>
              </w:rPr>
              <w:t>Table of Tables</w:t>
            </w:r>
            <w:r>
              <w:rPr>
                <w:noProof/>
                <w:webHidden/>
              </w:rPr>
              <w:tab/>
            </w:r>
            <w:r>
              <w:rPr>
                <w:noProof/>
                <w:webHidden/>
              </w:rPr>
              <w:fldChar w:fldCharType="begin"/>
            </w:r>
            <w:r>
              <w:rPr>
                <w:noProof/>
                <w:webHidden/>
              </w:rPr>
              <w:instrText xml:space="preserve"> PAGEREF _Toc390267822 \h </w:instrText>
            </w:r>
          </w:ins>
          <w:r>
            <w:rPr>
              <w:noProof/>
              <w:webHidden/>
            </w:rPr>
          </w:r>
          <w:r>
            <w:rPr>
              <w:noProof/>
              <w:webHidden/>
            </w:rPr>
            <w:fldChar w:fldCharType="separate"/>
          </w:r>
          <w:ins w:id="149" w:author="Havican, Jared W" w:date="2014-06-11T16:54:00Z">
            <w:r w:rsidR="00196BCA">
              <w:rPr>
                <w:noProof/>
                <w:webHidden/>
              </w:rPr>
              <w:t>viii</w:t>
            </w:r>
          </w:ins>
          <w:ins w:id="150" w:author="Havican, Jared W" w:date="2014-06-11T16:34:00Z">
            <w:r>
              <w:rPr>
                <w:noProof/>
                <w:webHidden/>
              </w:rPr>
              <w:fldChar w:fldCharType="end"/>
            </w:r>
            <w:r w:rsidRPr="00B15C6B">
              <w:rPr>
                <w:rStyle w:val="Hyperlink"/>
                <w:noProof/>
              </w:rPr>
              <w:fldChar w:fldCharType="end"/>
            </w:r>
          </w:ins>
        </w:p>
        <w:p w14:paraId="60367127" w14:textId="77777777" w:rsidR="006D684D" w:rsidRDefault="006D684D">
          <w:pPr>
            <w:pStyle w:val="TOC1"/>
            <w:tabs>
              <w:tab w:val="left" w:pos="400"/>
            </w:tabs>
            <w:rPr>
              <w:ins w:id="151" w:author="Havican, Jared W" w:date="2014-06-11T16:34:00Z"/>
              <w:rFonts w:asciiTheme="minorHAnsi" w:eastAsiaTheme="minorEastAsia" w:hAnsiTheme="minorHAnsi" w:cstheme="minorBidi"/>
              <w:noProof/>
              <w:sz w:val="22"/>
              <w:szCs w:val="22"/>
            </w:rPr>
          </w:pPr>
          <w:ins w:id="152" w:author="Havican, Jared W" w:date="2014-06-11T16:34:00Z">
            <w:r w:rsidRPr="00B15C6B">
              <w:rPr>
                <w:rStyle w:val="Hyperlink"/>
                <w:noProof/>
              </w:rPr>
              <w:fldChar w:fldCharType="begin"/>
            </w:r>
            <w:r w:rsidRPr="00B15C6B">
              <w:rPr>
                <w:rStyle w:val="Hyperlink"/>
                <w:noProof/>
              </w:rPr>
              <w:instrText xml:space="preserve"> </w:instrText>
            </w:r>
            <w:r>
              <w:rPr>
                <w:noProof/>
              </w:rPr>
              <w:instrText>HYPERLINK \l "_Toc390267823"</w:instrText>
            </w:r>
            <w:r w:rsidRPr="00B15C6B">
              <w:rPr>
                <w:rStyle w:val="Hyperlink"/>
                <w:noProof/>
              </w:rPr>
              <w:instrText xml:space="preserve"> </w:instrText>
            </w:r>
            <w:r w:rsidRPr="00B15C6B">
              <w:rPr>
                <w:rStyle w:val="Hyperlink"/>
                <w:noProof/>
              </w:rPr>
              <w:fldChar w:fldCharType="separate"/>
            </w:r>
            <w:r w:rsidRPr="00B15C6B">
              <w:rPr>
                <w:rStyle w:val="Hyperlink"/>
                <w:noProof/>
              </w:rPr>
              <w:t>1.</w:t>
            </w:r>
            <w:r>
              <w:rPr>
                <w:rFonts w:asciiTheme="minorHAnsi" w:eastAsiaTheme="minorEastAsia" w:hAnsiTheme="minorHAnsi" w:cstheme="minorBidi"/>
                <w:noProof/>
                <w:sz w:val="22"/>
                <w:szCs w:val="22"/>
              </w:rPr>
              <w:tab/>
            </w:r>
            <w:r w:rsidRPr="00B15C6B">
              <w:rPr>
                <w:rStyle w:val="Hyperlink"/>
                <w:noProof/>
              </w:rPr>
              <w:t>PGCB Clock Gating</w:t>
            </w:r>
            <w:r>
              <w:rPr>
                <w:noProof/>
                <w:webHidden/>
              </w:rPr>
              <w:tab/>
            </w:r>
            <w:r>
              <w:rPr>
                <w:noProof/>
                <w:webHidden/>
              </w:rPr>
              <w:fldChar w:fldCharType="begin"/>
            </w:r>
            <w:r>
              <w:rPr>
                <w:noProof/>
                <w:webHidden/>
              </w:rPr>
              <w:instrText xml:space="preserve"> PAGEREF _Toc390267823 \h </w:instrText>
            </w:r>
          </w:ins>
          <w:r>
            <w:rPr>
              <w:noProof/>
              <w:webHidden/>
            </w:rPr>
          </w:r>
          <w:r>
            <w:rPr>
              <w:noProof/>
              <w:webHidden/>
            </w:rPr>
            <w:fldChar w:fldCharType="separate"/>
          </w:r>
          <w:ins w:id="153" w:author="Havican, Jared W" w:date="2014-06-11T16:54:00Z">
            <w:r w:rsidR="00196BCA">
              <w:rPr>
                <w:noProof/>
                <w:webHidden/>
              </w:rPr>
              <w:t>1</w:t>
            </w:r>
          </w:ins>
          <w:ins w:id="154" w:author="Havican, Jared W" w:date="2014-06-11T16:34:00Z">
            <w:r>
              <w:rPr>
                <w:noProof/>
                <w:webHidden/>
              </w:rPr>
              <w:fldChar w:fldCharType="end"/>
            </w:r>
            <w:r w:rsidRPr="00B15C6B">
              <w:rPr>
                <w:rStyle w:val="Hyperlink"/>
                <w:noProof/>
              </w:rPr>
              <w:fldChar w:fldCharType="end"/>
            </w:r>
          </w:ins>
        </w:p>
        <w:p w14:paraId="239FBEEF" w14:textId="77777777" w:rsidR="006D684D" w:rsidRDefault="006D684D">
          <w:pPr>
            <w:pStyle w:val="TOC2"/>
            <w:tabs>
              <w:tab w:val="left" w:pos="720"/>
            </w:tabs>
            <w:rPr>
              <w:ins w:id="155" w:author="Havican, Jared W" w:date="2014-06-11T16:34:00Z"/>
              <w:rFonts w:asciiTheme="minorHAnsi" w:eastAsiaTheme="minorEastAsia" w:hAnsiTheme="minorHAnsi" w:cstheme="minorBidi"/>
              <w:noProof/>
              <w:sz w:val="22"/>
              <w:szCs w:val="22"/>
            </w:rPr>
          </w:pPr>
          <w:ins w:id="156" w:author="Havican, Jared W" w:date="2014-06-11T16:34:00Z">
            <w:r w:rsidRPr="00B15C6B">
              <w:rPr>
                <w:rStyle w:val="Hyperlink"/>
                <w:noProof/>
              </w:rPr>
              <w:fldChar w:fldCharType="begin"/>
            </w:r>
            <w:r w:rsidRPr="00B15C6B">
              <w:rPr>
                <w:rStyle w:val="Hyperlink"/>
                <w:noProof/>
              </w:rPr>
              <w:instrText xml:space="preserve"> </w:instrText>
            </w:r>
            <w:r>
              <w:rPr>
                <w:noProof/>
              </w:rPr>
              <w:instrText>HYPERLINK \l "_Toc390267824"</w:instrText>
            </w:r>
            <w:r w:rsidRPr="00B15C6B">
              <w:rPr>
                <w:rStyle w:val="Hyperlink"/>
                <w:noProof/>
              </w:rPr>
              <w:instrText xml:space="preserve"> </w:instrText>
            </w:r>
            <w:r w:rsidRPr="00B15C6B">
              <w:rPr>
                <w:rStyle w:val="Hyperlink"/>
                <w:noProof/>
              </w:rPr>
              <w:fldChar w:fldCharType="separate"/>
            </w:r>
            <w:r w:rsidRPr="00B15C6B">
              <w:rPr>
                <w:rStyle w:val="Hyperlink"/>
                <w:noProof/>
              </w:rPr>
              <w:t>1.1</w:t>
            </w:r>
            <w:r>
              <w:rPr>
                <w:rFonts w:asciiTheme="minorHAnsi" w:eastAsiaTheme="minorEastAsia" w:hAnsiTheme="minorHAnsi" w:cstheme="minorBidi"/>
                <w:noProof/>
                <w:sz w:val="22"/>
                <w:szCs w:val="22"/>
              </w:rPr>
              <w:tab/>
            </w:r>
            <w:r w:rsidRPr="00B15C6B">
              <w:rPr>
                <w:rStyle w:val="Hyperlink"/>
                <w:noProof/>
              </w:rPr>
              <w:t>Theory of Operation</w:t>
            </w:r>
            <w:r>
              <w:rPr>
                <w:noProof/>
                <w:webHidden/>
              </w:rPr>
              <w:tab/>
            </w:r>
            <w:r>
              <w:rPr>
                <w:noProof/>
                <w:webHidden/>
              </w:rPr>
              <w:fldChar w:fldCharType="begin"/>
            </w:r>
            <w:r>
              <w:rPr>
                <w:noProof/>
                <w:webHidden/>
              </w:rPr>
              <w:instrText xml:space="preserve"> PAGEREF _Toc390267824 \h </w:instrText>
            </w:r>
          </w:ins>
          <w:r>
            <w:rPr>
              <w:noProof/>
              <w:webHidden/>
            </w:rPr>
          </w:r>
          <w:r>
            <w:rPr>
              <w:noProof/>
              <w:webHidden/>
            </w:rPr>
            <w:fldChar w:fldCharType="separate"/>
          </w:r>
          <w:ins w:id="157" w:author="Havican, Jared W" w:date="2014-06-11T16:54:00Z">
            <w:r w:rsidR="00196BCA">
              <w:rPr>
                <w:noProof/>
                <w:webHidden/>
              </w:rPr>
              <w:t>1</w:t>
            </w:r>
          </w:ins>
          <w:ins w:id="158" w:author="Havican, Jared W" w:date="2014-06-11T16:34:00Z">
            <w:r>
              <w:rPr>
                <w:noProof/>
                <w:webHidden/>
              </w:rPr>
              <w:fldChar w:fldCharType="end"/>
            </w:r>
            <w:r w:rsidRPr="00B15C6B">
              <w:rPr>
                <w:rStyle w:val="Hyperlink"/>
                <w:noProof/>
              </w:rPr>
              <w:fldChar w:fldCharType="end"/>
            </w:r>
          </w:ins>
        </w:p>
        <w:p w14:paraId="426CA187" w14:textId="77777777" w:rsidR="006D684D" w:rsidRDefault="006D684D">
          <w:pPr>
            <w:pStyle w:val="TOC2"/>
            <w:tabs>
              <w:tab w:val="left" w:pos="720"/>
            </w:tabs>
            <w:rPr>
              <w:ins w:id="159" w:author="Havican, Jared W" w:date="2014-06-11T16:34:00Z"/>
              <w:rFonts w:asciiTheme="minorHAnsi" w:eastAsiaTheme="minorEastAsia" w:hAnsiTheme="minorHAnsi" w:cstheme="minorBidi"/>
              <w:noProof/>
              <w:sz w:val="22"/>
              <w:szCs w:val="22"/>
            </w:rPr>
          </w:pPr>
          <w:ins w:id="160" w:author="Havican, Jared W" w:date="2014-06-11T16:34:00Z">
            <w:r w:rsidRPr="00B15C6B">
              <w:rPr>
                <w:rStyle w:val="Hyperlink"/>
                <w:noProof/>
              </w:rPr>
              <w:fldChar w:fldCharType="begin"/>
            </w:r>
            <w:r w:rsidRPr="00B15C6B">
              <w:rPr>
                <w:rStyle w:val="Hyperlink"/>
                <w:noProof/>
              </w:rPr>
              <w:instrText xml:space="preserve"> </w:instrText>
            </w:r>
            <w:r>
              <w:rPr>
                <w:noProof/>
              </w:rPr>
              <w:instrText>HYPERLINK \l "_Toc390267825"</w:instrText>
            </w:r>
            <w:r w:rsidRPr="00B15C6B">
              <w:rPr>
                <w:rStyle w:val="Hyperlink"/>
                <w:noProof/>
              </w:rPr>
              <w:instrText xml:space="preserve"> </w:instrText>
            </w:r>
            <w:r w:rsidRPr="00B15C6B">
              <w:rPr>
                <w:rStyle w:val="Hyperlink"/>
                <w:noProof/>
              </w:rPr>
              <w:fldChar w:fldCharType="separate"/>
            </w:r>
            <w:r w:rsidRPr="00B15C6B">
              <w:rPr>
                <w:rStyle w:val="Hyperlink"/>
                <w:noProof/>
              </w:rPr>
              <w:t>1.2</w:t>
            </w:r>
            <w:r>
              <w:rPr>
                <w:rFonts w:asciiTheme="minorHAnsi" w:eastAsiaTheme="minorEastAsia" w:hAnsiTheme="minorHAnsi" w:cstheme="minorBidi"/>
                <w:noProof/>
                <w:sz w:val="22"/>
                <w:szCs w:val="22"/>
              </w:rPr>
              <w:tab/>
            </w:r>
            <w:r w:rsidRPr="00B15C6B">
              <w:rPr>
                <w:rStyle w:val="Hyperlink"/>
                <w:noProof/>
              </w:rPr>
              <w:t>PGCB Clock Gate Control Block (PCGU)</w:t>
            </w:r>
            <w:r>
              <w:rPr>
                <w:noProof/>
                <w:webHidden/>
              </w:rPr>
              <w:tab/>
            </w:r>
            <w:r>
              <w:rPr>
                <w:noProof/>
                <w:webHidden/>
              </w:rPr>
              <w:fldChar w:fldCharType="begin"/>
            </w:r>
            <w:r>
              <w:rPr>
                <w:noProof/>
                <w:webHidden/>
              </w:rPr>
              <w:instrText xml:space="preserve"> PAGEREF _Toc390267825 \h </w:instrText>
            </w:r>
          </w:ins>
          <w:r>
            <w:rPr>
              <w:noProof/>
              <w:webHidden/>
            </w:rPr>
          </w:r>
          <w:r>
            <w:rPr>
              <w:noProof/>
              <w:webHidden/>
            </w:rPr>
            <w:fldChar w:fldCharType="separate"/>
          </w:r>
          <w:ins w:id="161" w:author="Havican, Jared W" w:date="2014-06-11T16:54:00Z">
            <w:r w:rsidR="00196BCA">
              <w:rPr>
                <w:noProof/>
                <w:webHidden/>
              </w:rPr>
              <w:t>5</w:t>
            </w:r>
          </w:ins>
          <w:ins w:id="162" w:author="Havican, Jared W" w:date="2014-06-11T16:34:00Z">
            <w:r>
              <w:rPr>
                <w:noProof/>
                <w:webHidden/>
              </w:rPr>
              <w:fldChar w:fldCharType="end"/>
            </w:r>
            <w:r w:rsidRPr="00B15C6B">
              <w:rPr>
                <w:rStyle w:val="Hyperlink"/>
                <w:noProof/>
              </w:rPr>
              <w:fldChar w:fldCharType="end"/>
            </w:r>
          </w:ins>
        </w:p>
        <w:p w14:paraId="5C7D958D" w14:textId="77777777" w:rsidR="006D684D" w:rsidRDefault="006D684D">
          <w:pPr>
            <w:pStyle w:val="TOC3"/>
            <w:tabs>
              <w:tab w:val="left" w:pos="1080"/>
            </w:tabs>
            <w:rPr>
              <w:ins w:id="163" w:author="Havican, Jared W" w:date="2014-06-11T16:34:00Z"/>
              <w:rFonts w:asciiTheme="minorHAnsi" w:eastAsiaTheme="minorEastAsia" w:hAnsiTheme="minorHAnsi" w:cstheme="minorBidi"/>
              <w:noProof/>
              <w:sz w:val="22"/>
              <w:szCs w:val="22"/>
            </w:rPr>
          </w:pPr>
          <w:ins w:id="164" w:author="Havican, Jared W" w:date="2014-06-11T16:34:00Z">
            <w:r w:rsidRPr="00B15C6B">
              <w:rPr>
                <w:rStyle w:val="Hyperlink"/>
                <w:noProof/>
              </w:rPr>
              <w:fldChar w:fldCharType="begin"/>
            </w:r>
            <w:r w:rsidRPr="00B15C6B">
              <w:rPr>
                <w:rStyle w:val="Hyperlink"/>
                <w:noProof/>
              </w:rPr>
              <w:instrText xml:space="preserve"> </w:instrText>
            </w:r>
            <w:r>
              <w:rPr>
                <w:noProof/>
              </w:rPr>
              <w:instrText>HYPERLINK \l "_Toc390267826"</w:instrText>
            </w:r>
            <w:r w:rsidRPr="00B15C6B">
              <w:rPr>
                <w:rStyle w:val="Hyperlink"/>
                <w:noProof/>
              </w:rPr>
              <w:instrText xml:space="preserve"> </w:instrText>
            </w:r>
            <w:r w:rsidRPr="00B15C6B">
              <w:rPr>
                <w:rStyle w:val="Hyperlink"/>
                <w:noProof/>
              </w:rPr>
              <w:fldChar w:fldCharType="separate"/>
            </w:r>
            <w:r w:rsidRPr="00B15C6B">
              <w:rPr>
                <w:rStyle w:val="Hyperlink"/>
                <w:noProof/>
              </w:rPr>
              <w:t>1.2.1</w:t>
            </w:r>
            <w:r>
              <w:rPr>
                <w:rFonts w:asciiTheme="minorHAnsi" w:eastAsiaTheme="minorEastAsia" w:hAnsiTheme="minorHAnsi" w:cstheme="minorBidi"/>
                <w:noProof/>
                <w:sz w:val="22"/>
                <w:szCs w:val="22"/>
              </w:rPr>
              <w:tab/>
            </w:r>
            <w:r w:rsidRPr="00B15C6B">
              <w:rPr>
                <w:rStyle w:val="Hyperlink"/>
                <w:noProof/>
              </w:rPr>
              <w:t>Parameters</w:t>
            </w:r>
            <w:r>
              <w:rPr>
                <w:noProof/>
                <w:webHidden/>
              </w:rPr>
              <w:tab/>
            </w:r>
            <w:r>
              <w:rPr>
                <w:noProof/>
                <w:webHidden/>
              </w:rPr>
              <w:fldChar w:fldCharType="begin"/>
            </w:r>
            <w:r>
              <w:rPr>
                <w:noProof/>
                <w:webHidden/>
              </w:rPr>
              <w:instrText xml:space="preserve"> PAGEREF _Toc390267826 \h </w:instrText>
            </w:r>
          </w:ins>
          <w:r>
            <w:rPr>
              <w:noProof/>
              <w:webHidden/>
            </w:rPr>
          </w:r>
          <w:r>
            <w:rPr>
              <w:noProof/>
              <w:webHidden/>
            </w:rPr>
            <w:fldChar w:fldCharType="separate"/>
          </w:r>
          <w:ins w:id="165" w:author="Havican, Jared W" w:date="2014-06-11T16:54:00Z">
            <w:r w:rsidR="00196BCA">
              <w:rPr>
                <w:noProof/>
                <w:webHidden/>
              </w:rPr>
              <w:t>5</w:t>
            </w:r>
          </w:ins>
          <w:ins w:id="166" w:author="Havican, Jared W" w:date="2014-06-11T16:34:00Z">
            <w:r>
              <w:rPr>
                <w:noProof/>
                <w:webHidden/>
              </w:rPr>
              <w:fldChar w:fldCharType="end"/>
            </w:r>
            <w:r w:rsidRPr="00B15C6B">
              <w:rPr>
                <w:rStyle w:val="Hyperlink"/>
                <w:noProof/>
              </w:rPr>
              <w:fldChar w:fldCharType="end"/>
            </w:r>
          </w:ins>
        </w:p>
        <w:p w14:paraId="58DF366F" w14:textId="77777777" w:rsidR="006D684D" w:rsidRDefault="006D684D">
          <w:pPr>
            <w:pStyle w:val="TOC3"/>
            <w:tabs>
              <w:tab w:val="left" w:pos="1080"/>
            </w:tabs>
            <w:rPr>
              <w:ins w:id="167" w:author="Havican, Jared W" w:date="2014-06-11T16:34:00Z"/>
              <w:rFonts w:asciiTheme="minorHAnsi" w:eastAsiaTheme="minorEastAsia" w:hAnsiTheme="minorHAnsi" w:cstheme="minorBidi"/>
              <w:noProof/>
              <w:sz w:val="22"/>
              <w:szCs w:val="22"/>
            </w:rPr>
          </w:pPr>
          <w:ins w:id="168" w:author="Havican, Jared W" w:date="2014-06-11T16:34:00Z">
            <w:r w:rsidRPr="00B15C6B">
              <w:rPr>
                <w:rStyle w:val="Hyperlink"/>
                <w:noProof/>
              </w:rPr>
              <w:fldChar w:fldCharType="begin"/>
            </w:r>
            <w:r w:rsidRPr="00B15C6B">
              <w:rPr>
                <w:rStyle w:val="Hyperlink"/>
                <w:noProof/>
              </w:rPr>
              <w:instrText xml:space="preserve"> </w:instrText>
            </w:r>
            <w:r>
              <w:rPr>
                <w:noProof/>
              </w:rPr>
              <w:instrText>HYPERLINK \l "_Toc390267827"</w:instrText>
            </w:r>
            <w:r w:rsidRPr="00B15C6B">
              <w:rPr>
                <w:rStyle w:val="Hyperlink"/>
                <w:noProof/>
              </w:rPr>
              <w:instrText xml:space="preserve"> </w:instrText>
            </w:r>
            <w:r w:rsidRPr="00B15C6B">
              <w:rPr>
                <w:rStyle w:val="Hyperlink"/>
                <w:noProof/>
              </w:rPr>
              <w:fldChar w:fldCharType="separate"/>
            </w:r>
            <w:r w:rsidRPr="00B15C6B">
              <w:rPr>
                <w:rStyle w:val="Hyperlink"/>
                <w:noProof/>
              </w:rPr>
              <w:t>1.2.2</w:t>
            </w:r>
            <w:r>
              <w:rPr>
                <w:rFonts w:asciiTheme="minorHAnsi" w:eastAsiaTheme="minorEastAsia" w:hAnsiTheme="minorHAnsi" w:cstheme="minorBidi"/>
                <w:noProof/>
                <w:sz w:val="22"/>
                <w:szCs w:val="22"/>
              </w:rPr>
              <w:tab/>
            </w:r>
            <w:r w:rsidRPr="00B15C6B">
              <w:rPr>
                <w:rStyle w:val="Hyperlink"/>
                <w:noProof/>
              </w:rPr>
              <w:t>Configuration Register Bit/Straps</w:t>
            </w:r>
            <w:r>
              <w:rPr>
                <w:noProof/>
                <w:webHidden/>
              </w:rPr>
              <w:tab/>
            </w:r>
            <w:r>
              <w:rPr>
                <w:noProof/>
                <w:webHidden/>
              </w:rPr>
              <w:fldChar w:fldCharType="begin"/>
            </w:r>
            <w:r>
              <w:rPr>
                <w:noProof/>
                <w:webHidden/>
              </w:rPr>
              <w:instrText xml:space="preserve"> PAGEREF _Toc390267827 \h </w:instrText>
            </w:r>
          </w:ins>
          <w:r>
            <w:rPr>
              <w:noProof/>
              <w:webHidden/>
            </w:rPr>
          </w:r>
          <w:r>
            <w:rPr>
              <w:noProof/>
              <w:webHidden/>
            </w:rPr>
            <w:fldChar w:fldCharType="separate"/>
          </w:r>
          <w:ins w:id="169" w:author="Havican, Jared W" w:date="2014-06-11T16:54:00Z">
            <w:r w:rsidR="00196BCA">
              <w:rPr>
                <w:noProof/>
                <w:webHidden/>
              </w:rPr>
              <w:t>6</w:t>
            </w:r>
          </w:ins>
          <w:ins w:id="170" w:author="Havican, Jared W" w:date="2014-06-11T16:34:00Z">
            <w:r>
              <w:rPr>
                <w:noProof/>
                <w:webHidden/>
              </w:rPr>
              <w:fldChar w:fldCharType="end"/>
            </w:r>
            <w:r w:rsidRPr="00B15C6B">
              <w:rPr>
                <w:rStyle w:val="Hyperlink"/>
                <w:noProof/>
              </w:rPr>
              <w:fldChar w:fldCharType="end"/>
            </w:r>
          </w:ins>
        </w:p>
        <w:p w14:paraId="063835F7" w14:textId="77777777" w:rsidR="006D684D" w:rsidRDefault="006D684D">
          <w:pPr>
            <w:pStyle w:val="TOC3"/>
            <w:tabs>
              <w:tab w:val="left" w:pos="1080"/>
            </w:tabs>
            <w:rPr>
              <w:ins w:id="171" w:author="Havican, Jared W" w:date="2014-06-11T16:34:00Z"/>
              <w:rFonts w:asciiTheme="minorHAnsi" w:eastAsiaTheme="minorEastAsia" w:hAnsiTheme="minorHAnsi" w:cstheme="minorBidi"/>
              <w:noProof/>
              <w:sz w:val="22"/>
              <w:szCs w:val="22"/>
            </w:rPr>
          </w:pPr>
          <w:ins w:id="172" w:author="Havican, Jared W" w:date="2014-06-11T16:34:00Z">
            <w:r w:rsidRPr="00B15C6B">
              <w:rPr>
                <w:rStyle w:val="Hyperlink"/>
                <w:noProof/>
              </w:rPr>
              <w:fldChar w:fldCharType="begin"/>
            </w:r>
            <w:r w:rsidRPr="00B15C6B">
              <w:rPr>
                <w:rStyle w:val="Hyperlink"/>
                <w:noProof/>
              </w:rPr>
              <w:instrText xml:space="preserve"> </w:instrText>
            </w:r>
            <w:r>
              <w:rPr>
                <w:noProof/>
              </w:rPr>
              <w:instrText>HYPERLINK \l "_Toc390267828"</w:instrText>
            </w:r>
            <w:r w:rsidRPr="00B15C6B">
              <w:rPr>
                <w:rStyle w:val="Hyperlink"/>
                <w:noProof/>
              </w:rPr>
              <w:instrText xml:space="preserve"> </w:instrText>
            </w:r>
            <w:r w:rsidRPr="00B15C6B">
              <w:rPr>
                <w:rStyle w:val="Hyperlink"/>
                <w:noProof/>
              </w:rPr>
              <w:fldChar w:fldCharType="separate"/>
            </w:r>
            <w:r w:rsidRPr="00B15C6B">
              <w:rPr>
                <w:rStyle w:val="Hyperlink"/>
                <w:noProof/>
              </w:rPr>
              <w:t>1.2.3</w:t>
            </w:r>
            <w:r>
              <w:rPr>
                <w:rFonts w:asciiTheme="minorHAnsi" w:eastAsiaTheme="minorEastAsia" w:hAnsiTheme="minorHAnsi" w:cstheme="minorBidi"/>
                <w:noProof/>
                <w:sz w:val="22"/>
                <w:szCs w:val="22"/>
              </w:rPr>
              <w:tab/>
            </w:r>
            <w:r w:rsidRPr="00B15C6B">
              <w:rPr>
                <w:rStyle w:val="Hyperlink"/>
                <w:noProof/>
              </w:rPr>
              <w:t>Interface Signals</w:t>
            </w:r>
            <w:r>
              <w:rPr>
                <w:noProof/>
                <w:webHidden/>
              </w:rPr>
              <w:tab/>
            </w:r>
            <w:r>
              <w:rPr>
                <w:noProof/>
                <w:webHidden/>
              </w:rPr>
              <w:fldChar w:fldCharType="begin"/>
            </w:r>
            <w:r>
              <w:rPr>
                <w:noProof/>
                <w:webHidden/>
              </w:rPr>
              <w:instrText xml:space="preserve"> PAGEREF _Toc390267828 \h </w:instrText>
            </w:r>
          </w:ins>
          <w:r>
            <w:rPr>
              <w:noProof/>
              <w:webHidden/>
            </w:rPr>
          </w:r>
          <w:r>
            <w:rPr>
              <w:noProof/>
              <w:webHidden/>
            </w:rPr>
            <w:fldChar w:fldCharType="separate"/>
          </w:r>
          <w:ins w:id="173" w:author="Havican, Jared W" w:date="2014-06-11T16:54:00Z">
            <w:r w:rsidR="00196BCA">
              <w:rPr>
                <w:noProof/>
                <w:webHidden/>
              </w:rPr>
              <w:t>6</w:t>
            </w:r>
          </w:ins>
          <w:ins w:id="174" w:author="Havican, Jared W" w:date="2014-06-11T16:34:00Z">
            <w:r>
              <w:rPr>
                <w:noProof/>
                <w:webHidden/>
              </w:rPr>
              <w:fldChar w:fldCharType="end"/>
            </w:r>
            <w:r w:rsidRPr="00B15C6B">
              <w:rPr>
                <w:rStyle w:val="Hyperlink"/>
                <w:noProof/>
              </w:rPr>
              <w:fldChar w:fldCharType="end"/>
            </w:r>
          </w:ins>
        </w:p>
        <w:p w14:paraId="357AFEF3" w14:textId="77777777" w:rsidR="006D684D" w:rsidRDefault="006D684D">
          <w:pPr>
            <w:pStyle w:val="TOC3"/>
            <w:tabs>
              <w:tab w:val="left" w:pos="1080"/>
            </w:tabs>
            <w:rPr>
              <w:ins w:id="175" w:author="Havican, Jared W" w:date="2014-06-11T16:34:00Z"/>
              <w:rFonts w:asciiTheme="minorHAnsi" w:eastAsiaTheme="minorEastAsia" w:hAnsiTheme="minorHAnsi" w:cstheme="minorBidi"/>
              <w:noProof/>
              <w:sz w:val="22"/>
              <w:szCs w:val="22"/>
            </w:rPr>
          </w:pPr>
          <w:ins w:id="176" w:author="Havican, Jared W" w:date="2014-06-11T16:34:00Z">
            <w:r w:rsidRPr="00B15C6B">
              <w:rPr>
                <w:rStyle w:val="Hyperlink"/>
                <w:noProof/>
              </w:rPr>
              <w:fldChar w:fldCharType="begin"/>
            </w:r>
            <w:r w:rsidRPr="00B15C6B">
              <w:rPr>
                <w:rStyle w:val="Hyperlink"/>
                <w:noProof/>
              </w:rPr>
              <w:instrText xml:space="preserve"> </w:instrText>
            </w:r>
            <w:r>
              <w:rPr>
                <w:noProof/>
              </w:rPr>
              <w:instrText>HYPERLINK \l "_Toc390267829"</w:instrText>
            </w:r>
            <w:r w:rsidRPr="00B15C6B">
              <w:rPr>
                <w:rStyle w:val="Hyperlink"/>
                <w:noProof/>
              </w:rPr>
              <w:instrText xml:space="preserve"> </w:instrText>
            </w:r>
            <w:r w:rsidRPr="00B15C6B">
              <w:rPr>
                <w:rStyle w:val="Hyperlink"/>
                <w:noProof/>
              </w:rPr>
              <w:fldChar w:fldCharType="separate"/>
            </w:r>
            <w:r w:rsidRPr="00B15C6B">
              <w:rPr>
                <w:rStyle w:val="Hyperlink"/>
                <w:noProof/>
              </w:rPr>
              <w:t>1.2.4</w:t>
            </w:r>
            <w:r>
              <w:rPr>
                <w:rFonts w:asciiTheme="minorHAnsi" w:eastAsiaTheme="minorEastAsia" w:hAnsiTheme="minorHAnsi" w:cstheme="minorBidi"/>
                <w:noProof/>
                <w:sz w:val="22"/>
                <w:szCs w:val="22"/>
              </w:rPr>
              <w:tab/>
            </w:r>
            <w:r w:rsidRPr="00B15C6B">
              <w:rPr>
                <w:rStyle w:val="Hyperlink"/>
                <w:noProof/>
              </w:rPr>
              <w:t>Implementation Details</w:t>
            </w:r>
            <w:r>
              <w:rPr>
                <w:noProof/>
                <w:webHidden/>
              </w:rPr>
              <w:tab/>
            </w:r>
            <w:r>
              <w:rPr>
                <w:noProof/>
                <w:webHidden/>
              </w:rPr>
              <w:fldChar w:fldCharType="begin"/>
            </w:r>
            <w:r>
              <w:rPr>
                <w:noProof/>
                <w:webHidden/>
              </w:rPr>
              <w:instrText xml:space="preserve"> PAGEREF _Toc390267829 \h </w:instrText>
            </w:r>
          </w:ins>
          <w:r>
            <w:rPr>
              <w:noProof/>
              <w:webHidden/>
            </w:rPr>
          </w:r>
          <w:r>
            <w:rPr>
              <w:noProof/>
              <w:webHidden/>
            </w:rPr>
            <w:fldChar w:fldCharType="separate"/>
          </w:r>
          <w:ins w:id="177" w:author="Havican, Jared W" w:date="2014-06-11T16:54:00Z">
            <w:r w:rsidR="00196BCA">
              <w:rPr>
                <w:noProof/>
                <w:webHidden/>
              </w:rPr>
              <w:t>9</w:t>
            </w:r>
          </w:ins>
          <w:ins w:id="178" w:author="Havican, Jared W" w:date="2014-06-11T16:34:00Z">
            <w:r>
              <w:rPr>
                <w:noProof/>
                <w:webHidden/>
              </w:rPr>
              <w:fldChar w:fldCharType="end"/>
            </w:r>
            <w:r w:rsidRPr="00B15C6B">
              <w:rPr>
                <w:rStyle w:val="Hyperlink"/>
                <w:noProof/>
              </w:rPr>
              <w:fldChar w:fldCharType="end"/>
            </w:r>
          </w:ins>
        </w:p>
        <w:p w14:paraId="4A938F49" w14:textId="77777777" w:rsidR="006D684D" w:rsidRDefault="006D684D">
          <w:pPr>
            <w:pStyle w:val="TOC3"/>
            <w:tabs>
              <w:tab w:val="left" w:pos="1080"/>
            </w:tabs>
            <w:rPr>
              <w:ins w:id="179" w:author="Havican, Jared W" w:date="2014-06-11T16:34:00Z"/>
              <w:rFonts w:asciiTheme="minorHAnsi" w:eastAsiaTheme="minorEastAsia" w:hAnsiTheme="minorHAnsi" w:cstheme="minorBidi"/>
              <w:noProof/>
              <w:sz w:val="22"/>
              <w:szCs w:val="22"/>
            </w:rPr>
          </w:pPr>
          <w:ins w:id="180" w:author="Havican, Jared W" w:date="2014-06-11T16:34:00Z">
            <w:r w:rsidRPr="00B15C6B">
              <w:rPr>
                <w:rStyle w:val="Hyperlink"/>
                <w:noProof/>
              </w:rPr>
              <w:fldChar w:fldCharType="begin"/>
            </w:r>
            <w:r w:rsidRPr="00B15C6B">
              <w:rPr>
                <w:rStyle w:val="Hyperlink"/>
                <w:noProof/>
              </w:rPr>
              <w:instrText xml:space="preserve"> </w:instrText>
            </w:r>
            <w:r>
              <w:rPr>
                <w:noProof/>
              </w:rPr>
              <w:instrText>HYPERLINK \l "_Toc390267830"</w:instrText>
            </w:r>
            <w:r w:rsidRPr="00B15C6B">
              <w:rPr>
                <w:rStyle w:val="Hyperlink"/>
                <w:noProof/>
              </w:rPr>
              <w:instrText xml:space="preserve"> </w:instrText>
            </w:r>
            <w:r w:rsidRPr="00B15C6B">
              <w:rPr>
                <w:rStyle w:val="Hyperlink"/>
                <w:noProof/>
              </w:rPr>
              <w:fldChar w:fldCharType="separate"/>
            </w:r>
            <w:r w:rsidRPr="00B15C6B">
              <w:rPr>
                <w:rStyle w:val="Hyperlink"/>
                <w:noProof/>
              </w:rPr>
              <w:t>1.2.5</w:t>
            </w:r>
            <w:r>
              <w:rPr>
                <w:rFonts w:asciiTheme="minorHAnsi" w:eastAsiaTheme="minorEastAsia" w:hAnsiTheme="minorHAnsi" w:cstheme="minorBidi"/>
                <w:noProof/>
                <w:sz w:val="22"/>
                <w:szCs w:val="22"/>
              </w:rPr>
              <w:tab/>
            </w:r>
            <w:r w:rsidRPr="00B15C6B">
              <w:rPr>
                <w:rStyle w:val="Hyperlink"/>
                <w:noProof/>
              </w:rPr>
              <w:t>Waveforms</w:t>
            </w:r>
            <w:r>
              <w:rPr>
                <w:noProof/>
                <w:webHidden/>
              </w:rPr>
              <w:tab/>
            </w:r>
            <w:r>
              <w:rPr>
                <w:noProof/>
                <w:webHidden/>
              </w:rPr>
              <w:fldChar w:fldCharType="begin"/>
            </w:r>
            <w:r>
              <w:rPr>
                <w:noProof/>
                <w:webHidden/>
              </w:rPr>
              <w:instrText xml:space="preserve"> PAGEREF _Toc390267830 \h </w:instrText>
            </w:r>
          </w:ins>
          <w:r>
            <w:rPr>
              <w:noProof/>
              <w:webHidden/>
            </w:rPr>
          </w:r>
          <w:r>
            <w:rPr>
              <w:noProof/>
              <w:webHidden/>
            </w:rPr>
            <w:fldChar w:fldCharType="separate"/>
          </w:r>
          <w:ins w:id="181" w:author="Havican, Jared W" w:date="2014-06-11T16:54:00Z">
            <w:r w:rsidR="00196BCA">
              <w:rPr>
                <w:noProof/>
                <w:webHidden/>
              </w:rPr>
              <w:t>13</w:t>
            </w:r>
          </w:ins>
          <w:ins w:id="182" w:author="Havican, Jared W" w:date="2014-06-11T16:34:00Z">
            <w:r>
              <w:rPr>
                <w:noProof/>
                <w:webHidden/>
              </w:rPr>
              <w:fldChar w:fldCharType="end"/>
            </w:r>
            <w:r w:rsidRPr="00B15C6B">
              <w:rPr>
                <w:rStyle w:val="Hyperlink"/>
                <w:noProof/>
              </w:rPr>
              <w:fldChar w:fldCharType="end"/>
            </w:r>
          </w:ins>
        </w:p>
        <w:p w14:paraId="19ECC9A6" w14:textId="77777777" w:rsidR="006D684D" w:rsidRDefault="006D684D">
          <w:pPr>
            <w:pStyle w:val="TOC3"/>
            <w:tabs>
              <w:tab w:val="left" w:pos="1080"/>
            </w:tabs>
            <w:rPr>
              <w:ins w:id="183" w:author="Havican, Jared W" w:date="2014-06-11T16:34:00Z"/>
              <w:rFonts w:asciiTheme="minorHAnsi" w:eastAsiaTheme="minorEastAsia" w:hAnsiTheme="minorHAnsi" w:cstheme="minorBidi"/>
              <w:noProof/>
              <w:sz w:val="22"/>
              <w:szCs w:val="22"/>
            </w:rPr>
          </w:pPr>
          <w:ins w:id="184" w:author="Havican, Jared W" w:date="2014-06-11T16:34:00Z">
            <w:r w:rsidRPr="00B15C6B">
              <w:rPr>
                <w:rStyle w:val="Hyperlink"/>
                <w:noProof/>
              </w:rPr>
              <w:fldChar w:fldCharType="begin"/>
            </w:r>
            <w:r w:rsidRPr="00B15C6B">
              <w:rPr>
                <w:rStyle w:val="Hyperlink"/>
                <w:noProof/>
              </w:rPr>
              <w:instrText xml:space="preserve"> </w:instrText>
            </w:r>
            <w:r>
              <w:rPr>
                <w:noProof/>
              </w:rPr>
              <w:instrText>HYPERLINK \l "_Toc390267831"</w:instrText>
            </w:r>
            <w:r w:rsidRPr="00B15C6B">
              <w:rPr>
                <w:rStyle w:val="Hyperlink"/>
                <w:noProof/>
              </w:rPr>
              <w:instrText xml:space="preserve"> </w:instrText>
            </w:r>
            <w:r w:rsidRPr="00B15C6B">
              <w:rPr>
                <w:rStyle w:val="Hyperlink"/>
                <w:noProof/>
              </w:rPr>
              <w:fldChar w:fldCharType="separate"/>
            </w:r>
            <w:r w:rsidRPr="00B15C6B">
              <w:rPr>
                <w:rStyle w:val="Hyperlink"/>
                <w:noProof/>
              </w:rPr>
              <w:t>1.2.6</w:t>
            </w:r>
            <w:r>
              <w:rPr>
                <w:rFonts w:asciiTheme="minorHAnsi" w:eastAsiaTheme="minorEastAsia" w:hAnsiTheme="minorHAnsi" w:cstheme="minorBidi"/>
                <w:noProof/>
                <w:sz w:val="22"/>
                <w:szCs w:val="22"/>
              </w:rPr>
              <w:tab/>
            </w:r>
            <w:r w:rsidRPr="00B15C6B">
              <w:rPr>
                <w:rStyle w:val="Hyperlink"/>
                <w:noProof/>
              </w:rPr>
              <w:t>Glitch Prevention on Reset</w:t>
            </w:r>
            <w:r>
              <w:rPr>
                <w:noProof/>
                <w:webHidden/>
              </w:rPr>
              <w:tab/>
            </w:r>
            <w:r>
              <w:rPr>
                <w:noProof/>
                <w:webHidden/>
              </w:rPr>
              <w:fldChar w:fldCharType="begin"/>
            </w:r>
            <w:r>
              <w:rPr>
                <w:noProof/>
                <w:webHidden/>
              </w:rPr>
              <w:instrText xml:space="preserve"> PAGEREF _Toc390267831 \h </w:instrText>
            </w:r>
          </w:ins>
          <w:r>
            <w:rPr>
              <w:noProof/>
              <w:webHidden/>
            </w:rPr>
          </w:r>
          <w:r>
            <w:rPr>
              <w:noProof/>
              <w:webHidden/>
            </w:rPr>
            <w:fldChar w:fldCharType="separate"/>
          </w:r>
          <w:ins w:id="185" w:author="Havican, Jared W" w:date="2014-06-11T16:54:00Z">
            <w:r w:rsidR="00196BCA">
              <w:rPr>
                <w:noProof/>
                <w:webHidden/>
              </w:rPr>
              <w:t>24</w:t>
            </w:r>
          </w:ins>
          <w:ins w:id="186" w:author="Havican, Jared W" w:date="2014-06-11T16:34:00Z">
            <w:r>
              <w:rPr>
                <w:noProof/>
                <w:webHidden/>
              </w:rPr>
              <w:fldChar w:fldCharType="end"/>
            </w:r>
            <w:r w:rsidRPr="00B15C6B">
              <w:rPr>
                <w:rStyle w:val="Hyperlink"/>
                <w:noProof/>
              </w:rPr>
              <w:fldChar w:fldCharType="end"/>
            </w:r>
          </w:ins>
        </w:p>
        <w:p w14:paraId="2C00AEE3" w14:textId="77777777" w:rsidR="006D684D" w:rsidRDefault="006D684D">
          <w:pPr>
            <w:pStyle w:val="TOC3"/>
            <w:tabs>
              <w:tab w:val="left" w:pos="1080"/>
            </w:tabs>
            <w:rPr>
              <w:ins w:id="187" w:author="Havican, Jared W" w:date="2014-06-11T16:34:00Z"/>
              <w:rFonts w:asciiTheme="minorHAnsi" w:eastAsiaTheme="minorEastAsia" w:hAnsiTheme="minorHAnsi" w:cstheme="minorBidi"/>
              <w:noProof/>
              <w:sz w:val="22"/>
              <w:szCs w:val="22"/>
            </w:rPr>
          </w:pPr>
          <w:ins w:id="188" w:author="Havican, Jared W" w:date="2014-06-11T16:34:00Z">
            <w:r w:rsidRPr="00B15C6B">
              <w:rPr>
                <w:rStyle w:val="Hyperlink"/>
                <w:noProof/>
              </w:rPr>
              <w:fldChar w:fldCharType="begin"/>
            </w:r>
            <w:r w:rsidRPr="00B15C6B">
              <w:rPr>
                <w:rStyle w:val="Hyperlink"/>
                <w:noProof/>
              </w:rPr>
              <w:instrText xml:space="preserve"> </w:instrText>
            </w:r>
            <w:r>
              <w:rPr>
                <w:noProof/>
              </w:rPr>
              <w:instrText>HYPERLINK \l "_Toc390267832"</w:instrText>
            </w:r>
            <w:r w:rsidRPr="00B15C6B">
              <w:rPr>
                <w:rStyle w:val="Hyperlink"/>
                <w:noProof/>
              </w:rPr>
              <w:instrText xml:space="preserve"> </w:instrText>
            </w:r>
            <w:r w:rsidRPr="00B15C6B">
              <w:rPr>
                <w:rStyle w:val="Hyperlink"/>
                <w:noProof/>
              </w:rPr>
              <w:fldChar w:fldCharType="separate"/>
            </w:r>
            <w:r w:rsidRPr="00B15C6B">
              <w:rPr>
                <w:rStyle w:val="Hyperlink"/>
                <w:noProof/>
              </w:rPr>
              <w:t>1.2.7</w:t>
            </w:r>
            <w:r>
              <w:rPr>
                <w:rFonts w:asciiTheme="minorHAnsi" w:eastAsiaTheme="minorEastAsia" w:hAnsiTheme="minorHAnsi" w:cstheme="minorBidi"/>
                <w:noProof/>
                <w:sz w:val="22"/>
                <w:szCs w:val="22"/>
              </w:rPr>
              <w:tab/>
            </w:r>
            <w:r w:rsidRPr="00B15C6B">
              <w:rPr>
                <w:rStyle w:val="Hyperlink"/>
                <w:noProof/>
              </w:rPr>
              <w:t>Risks</w:t>
            </w:r>
            <w:r>
              <w:rPr>
                <w:noProof/>
                <w:webHidden/>
              </w:rPr>
              <w:tab/>
            </w:r>
            <w:r>
              <w:rPr>
                <w:noProof/>
                <w:webHidden/>
              </w:rPr>
              <w:fldChar w:fldCharType="begin"/>
            </w:r>
            <w:r>
              <w:rPr>
                <w:noProof/>
                <w:webHidden/>
              </w:rPr>
              <w:instrText xml:space="preserve"> PAGEREF _Toc390267832 \h </w:instrText>
            </w:r>
          </w:ins>
          <w:r>
            <w:rPr>
              <w:noProof/>
              <w:webHidden/>
            </w:rPr>
          </w:r>
          <w:r>
            <w:rPr>
              <w:noProof/>
              <w:webHidden/>
            </w:rPr>
            <w:fldChar w:fldCharType="separate"/>
          </w:r>
          <w:ins w:id="189" w:author="Havican, Jared W" w:date="2014-06-11T16:54:00Z">
            <w:r w:rsidR="00196BCA">
              <w:rPr>
                <w:noProof/>
                <w:webHidden/>
              </w:rPr>
              <w:t>24</w:t>
            </w:r>
          </w:ins>
          <w:ins w:id="190" w:author="Havican, Jared W" w:date="2014-06-11T16:34:00Z">
            <w:r>
              <w:rPr>
                <w:noProof/>
                <w:webHidden/>
              </w:rPr>
              <w:fldChar w:fldCharType="end"/>
            </w:r>
            <w:r w:rsidRPr="00B15C6B">
              <w:rPr>
                <w:rStyle w:val="Hyperlink"/>
                <w:noProof/>
              </w:rPr>
              <w:fldChar w:fldCharType="end"/>
            </w:r>
          </w:ins>
        </w:p>
        <w:p w14:paraId="3141FC2E" w14:textId="77777777" w:rsidR="006D684D" w:rsidRDefault="006D684D">
          <w:pPr>
            <w:pStyle w:val="TOC3"/>
            <w:tabs>
              <w:tab w:val="left" w:pos="1080"/>
            </w:tabs>
            <w:rPr>
              <w:ins w:id="191" w:author="Havican, Jared W" w:date="2014-06-11T16:34:00Z"/>
              <w:rFonts w:asciiTheme="minorHAnsi" w:eastAsiaTheme="minorEastAsia" w:hAnsiTheme="minorHAnsi" w:cstheme="minorBidi"/>
              <w:noProof/>
              <w:sz w:val="22"/>
              <w:szCs w:val="22"/>
            </w:rPr>
          </w:pPr>
          <w:ins w:id="192" w:author="Havican, Jared W" w:date="2014-06-11T16:34:00Z">
            <w:r w:rsidRPr="00B15C6B">
              <w:rPr>
                <w:rStyle w:val="Hyperlink"/>
                <w:noProof/>
              </w:rPr>
              <w:fldChar w:fldCharType="begin"/>
            </w:r>
            <w:r w:rsidRPr="00B15C6B">
              <w:rPr>
                <w:rStyle w:val="Hyperlink"/>
                <w:noProof/>
              </w:rPr>
              <w:instrText xml:space="preserve"> </w:instrText>
            </w:r>
            <w:r>
              <w:rPr>
                <w:noProof/>
              </w:rPr>
              <w:instrText>HYPERLINK \l "_Toc390267834"</w:instrText>
            </w:r>
            <w:r w:rsidRPr="00B15C6B">
              <w:rPr>
                <w:rStyle w:val="Hyperlink"/>
                <w:noProof/>
              </w:rPr>
              <w:instrText xml:space="preserve"> </w:instrText>
            </w:r>
            <w:r w:rsidRPr="00B15C6B">
              <w:rPr>
                <w:rStyle w:val="Hyperlink"/>
                <w:noProof/>
              </w:rPr>
              <w:fldChar w:fldCharType="separate"/>
            </w:r>
            <w:r w:rsidRPr="00B15C6B">
              <w:rPr>
                <w:rStyle w:val="Hyperlink"/>
                <w:noProof/>
              </w:rPr>
              <w:t>1.2.8</w:t>
            </w:r>
            <w:r>
              <w:rPr>
                <w:rFonts w:asciiTheme="minorHAnsi" w:eastAsiaTheme="minorEastAsia" w:hAnsiTheme="minorHAnsi" w:cstheme="minorBidi"/>
                <w:noProof/>
                <w:sz w:val="22"/>
                <w:szCs w:val="22"/>
              </w:rPr>
              <w:tab/>
            </w:r>
            <w:r w:rsidRPr="00B15C6B">
              <w:rPr>
                <w:rStyle w:val="Hyperlink"/>
                <w:noProof/>
              </w:rPr>
              <w:t>Tool Waivers</w:t>
            </w:r>
            <w:r>
              <w:rPr>
                <w:noProof/>
                <w:webHidden/>
              </w:rPr>
              <w:tab/>
            </w:r>
            <w:r>
              <w:rPr>
                <w:noProof/>
                <w:webHidden/>
              </w:rPr>
              <w:fldChar w:fldCharType="begin"/>
            </w:r>
            <w:r>
              <w:rPr>
                <w:noProof/>
                <w:webHidden/>
              </w:rPr>
              <w:instrText xml:space="preserve"> PAGEREF _Toc390267834 \h </w:instrText>
            </w:r>
          </w:ins>
          <w:r>
            <w:rPr>
              <w:noProof/>
              <w:webHidden/>
            </w:rPr>
          </w:r>
          <w:r>
            <w:rPr>
              <w:noProof/>
              <w:webHidden/>
            </w:rPr>
            <w:fldChar w:fldCharType="separate"/>
          </w:r>
          <w:ins w:id="193" w:author="Havican, Jared W" w:date="2014-06-11T16:54:00Z">
            <w:r w:rsidR="00196BCA">
              <w:rPr>
                <w:noProof/>
                <w:webHidden/>
              </w:rPr>
              <w:t>26</w:t>
            </w:r>
          </w:ins>
          <w:ins w:id="194" w:author="Havican, Jared W" w:date="2014-06-11T16:34:00Z">
            <w:r>
              <w:rPr>
                <w:noProof/>
                <w:webHidden/>
              </w:rPr>
              <w:fldChar w:fldCharType="end"/>
            </w:r>
            <w:r w:rsidRPr="00B15C6B">
              <w:rPr>
                <w:rStyle w:val="Hyperlink"/>
                <w:noProof/>
              </w:rPr>
              <w:fldChar w:fldCharType="end"/>
            </w:r>
          </w:ins>
        </w:p>
        <w:p w14:paraId="4B742FA6" w14:textId="77777777" w:rsidR="006D684D" w:rsidRDefault="006D684D">
          <w:pPr>
            <w:pStyle w:val="TOC2"/>
            <w:tabs>
              <w:tab w:val="left" w:pos="720"/>
            </w:tabs>
            <w:rPr>
              <w:ins w:id="195" w:author="Havican, Jared W" w:date="2014-06-11T16:34:00Z"/>
              <w:rFonts w:asciiTheme="minorHAnsi" w:eastAsiaTheme="minorEastAsia" w:hAnsiTheme="minorHAnsi" w:cstheme="minorBidi"/>
              <w:noProof/>
              <w:sz w:val="22"/>
              <w:szCs w:val="22"/>
            </w:rPr>
          </w:pPr>
          <w:ins w:id="196" w:author="Havican, Jared W" w:date="2014-06-11T16:34:00Z">
            <w:r w:rsidRPr="00B15C6B">
              <w:rPr>
                <w:rStyle w:val="Hyperlink"/>
                <w:noProof/>
              </w:rPr>
              <w:fldChar w:fldCharType="begin"/>
            </w:r>
            <w:r w:rsidRPr="00B15C6B">
              <w:rPr>
                <w:rStyle w:val="Hyperlink"/>
                <w:noProof/>
              </w:rPr>
              <w:instrText xml:space="preserve"> </w:instrText>
            </w:r>
            <w:r>
              <w:rPr>
                <w:noProof/>
              </w:rPr>
              <w:instrText>HYPERLINK \l "_Toc390267835"</w:instrText>
            </w:r>
            <w:r w:rsidRPr="00B15C6B">
              <w:rPr>
                <w:rStyle w:val="Hyperlink"/>
                <w:noProof/>
              </w:rPr>
              <w:instrText xml:space="preserve"> </w:instrText>
            </w:r>
            <w:r w:rsidRPr="00B15C6B">
              <w:rPr>
                <w:rStyle w:val="Hyperlink"/>
                <w:noProof/>
              </w:rPr>
              <w:fldChar w:fldCharType="separate"/>
            </w:r>
            <w:r w:rsidRPr="00B15C6B">
              <w:rPr>
                <w:rStyle w:val="Hyperlink"/>
                <w:noProof/>
              </w:rPr>
              <w:t>1.3</w:t>
            </w:r>
            <w:r>
              <w:rPr>
                <w:rFonts w:asciiTheme="minorHAnsi" w:eastAsiaTheme="minorEastAsia" w:hAnsiTheme="minorHAnsi" w:cstheme="minorBidi"/>
                <w:noProof/>
                <w:sz w:val="22"/>
                <w:szCs w:val="22"/>
              </w:rPr>
              <w:tab/>
            </w:r>
            <w:r w:rsidRPr="00B15C6B">
              <w:rPr>
                <w:rStyle w:val="Hyperlink"/>
                <w:noProof/>
              </w:rPr>
              <w:t>PCGU Async Wake Widget (pcgu_aww)</w:t>
            </w:r>
            <w:r>
              <w:rPr>
                <w:noProof/>
                <w:webHidden/>
              </w:rPr>
              <w:tab/>
            </w:r>
            <w:r>
              <w:rPr>
                <w:noProof/>
                <w:webHidden/>
              </w:rPr>
              <w:fldChar w:fldCharType="begin"/>
            </w:r>
            <w:r>
              <w:rPr>
                <w:noProof/>
                <w:webHidden/>
              </w:rPr>
              <w:instrText xml:space="preserve"> PAGEREF _Toc390267835 \h </w:instrText>
            </w:r>
          </w:ins>
          <w:r>
            <w:rPr>
              <w:noProof/>
              <w:webHidden/>
            </w:rPr>
          </w:r>
          <w:r>
            <w:rPr>
              <w:noProof/>
              <w:webHidden/>
            </w:rPr>
            <w:fldChar w:fldCharType="separate"/>
          </w:r>
          <w:ins w:id="197" w:author="Havican, Jared W" w:date="2014-06-11T16:54:00Z">
            <w:r w:rsidR="00196BCA">
              <w:rPr>
                <w:noProof/>
                <w:webHidden/>
              </w:rPr>
              <w:t>27</w:t>
            </w:r>
          </w:ins>
          <w:ins w:id="198" w:author="Havican, Jared W" w:date="2014-06-11T16:34:00Z">
            <w:r>
              <w:rPr>
                <w:noProof/>
                <w:webHidden/>
              </w:rPr>
              <w:fldChar w:fldCharType="end"/>
            </w:r>
            <w:r w:rsidRPr="00B15C6B">
              <w:rPr>
                <w:rStyle w:val="Hyperlink"/>
                <w:noProof/>
              </w:rPr>
              <w:fldChar w:fldCharType="end"/>
            </w:r>
          </w:ins>
        </w:p>
        <w:p w14:paraId="4354E353" w14:textId="77777777" w:rsidR="006D684D" w:rsidRDefault="006D684D">
          <w:pPr>
            <w:pStyle w:val="TOC3"/>
            <w:tabs>
              <w:tab w:val="left" w:pos="1080"/>
            </w:tabs>
            <w:rPr>
              <w:ins w:id="199" w:author="Havican, Jared W" w:date="2014-06-11T16:34:00Z"/>
              <w:rFonts w:asciiTheme="minorHAnsi" w:eastAsiaTheme="minorEastAsia" w:hAnsiTheme="minorHAnsi" w:cstheme="minorBidi"/>
              <w:noProof/>
              <w:sz w:val="22"/>
              <w:szCs w:val="22"/>
            </w:rPr>
          </w:pPr>
          <w:ins w:id="200" w:author="Havican, Jared W" w:date="2014-06-11T16:34:00Z">
            <w:r w:rsidRPr="00B15C6B">
              <w:rPr>
                <w:rStyle w:val="Hyperlink"/>
                <w:noProof/>
              </w:rPr>
              <w:fldChar w:fldCharType="begin"/>
            </w:r>
            <w:r w:rsidRPr="00B15C6B">
              <w:rPr>
                <w:rStyle w:val="Hyperlink"/>
                <w:noProof/>
              </w:rPr>
              <w:instrText xml:space="preserve"> </w:instrText>
            </w:r>
            <w:r>
              <w:rPr>
                <w:noProof/>
              </w:rPr>
              <w:instrText>HYPERLINK \l "_Toc390267836"</w:instrText>
            </w:r>
            <w:r w:rsidRPr="00B15C6B">
              <w:rPr>
                <w:rStyle w:val="Hyperlink"/>
                <w:noProof/>
              </w:rPr>
              <w:instrText xml:space="preserve"> </w:instrText>
            </w:r>
            <w:r w:rsidRPr="00B15C6B">
              <w:rPr>
                <w:rStyle w:val="Hyperlink"/>
                <w:noProof/>
              </w:rPr>
              <w:fldChar w:fldCharType="separate"/>
            </w:r>
            <w:r w:rsidRPr="00B15C6B">
              <w:rPr>
                <w:rStyle w:val="Hyperlink"/>
                <w:noProof/>
              </w:rPr>
              <w:t>1.3.2</w:t>
            </w:r>
            <w:r>
              <w:rPr>
                <w:rFonts w:asciiTheme="minorHAnsi" w:eastAsiaTheme="minorEastAsia" w:hAnsiTheme="minorHAnsi" w:cstheme="minorBidi"/>
                <w:noProof/>
                <w:sz w:val="22"/>
                <w:szCs w:val="22"/>
              </w:rPr>
              <w:tab/>
            </w:r>
            <w:r w:rsidRPr="00B15C6B">
              <w:rPr>
                <w:rStyle w:val="Hyperlink"/>
                <w:noProof/>
              </w:rPr>
              <w:t>Tool Waivers</w:t>
            </w:r>
            <w:r>
              <w:rPr>
                <w:noProof/>
                <w:webHidden/>
              </w:rPr>
              <w:tab/>
            </w:r>
            <w:r>
              <w:rPr>
                <w:noProof/>
                <w:webHidden/>
              </w:rPr>
              <w:fldChar w:fldCharType="begin"/>
            </w:r>
            <w:r>
              <w:rPr>
                <w:noProof/>
                <w:webHidden/>
              </w:rPr>
              <w:instrText xml:space="preserve"> PAGEREF _Toc390267836 \h </w:instrText>
            </w:r>
          </w:ins>
          <w:r>
            <w:rPr>
              <w:noProof/>
              <w:webHidden/>
            </w:rPr>
          </w:r>
          <w:r>
            <w:rPr>
              <w:noProof/>
              <w:webHidden/>
            </w:rPr>
            <w:fldChar w:fldCharType="separate"/>
          </w:r>
          <w:ins w:id="201" w:author="Havican, Jared W" w:date="2014-06-11T16:54:00Z">
            <w:r w:rsidR="00196BCA">
              <w:rPr>
                <w:noProof/>
                <w:webHidden/>
              </w:rPr>
              <w:t>32</w:t>
            </w:r>
          </w:ins>
          <w:ins w:id="202" w:author="Havican, Jared W" w:date="2014-06-11T16:34:00Z">
            <w:r>
              <w:rPr>
                <w:noProof/>
                <w:webHidden/>
              </w:rPr>
              <w:fldChar w:fldCharType="end"/>
            </w:r>
            <w:r w:rsidRPr="00B15C6B">
              <w:rPr>
                <w:rStyle w:val="Hyperlink"/>
                <w:noProof/>
              </w:rPr>
              <w:fldChar w:fldCharType="end"/>
            </w:r>
          </w:ins>
        </w:p>
        <w:p w14:paraId="2AA1AFD6" w14:textId="77777777" w:rsidR="006D684D" w:rsidRDefault="006D684D">
          <w:pPr>
            <w:pStyle w:val="TOC2"/>
            <w:tabs>
              <w:tab w:val="left" w:pos="720"/>
            </w:tabs>
            <w:rPr>
              <w:ins w:id="203" w:author="Havican, Jared W" w:date="2014-06-11T16:34:00Z"/>
              <w:rFonts w:asciiTheme="minorHAnsi" w:eastAsiaTheme="minorEastAsia" w:hAnsiTheme="minorHAnsi" w:cstheme="minorBidi"/>
              <w:noProof/>
              <w:sz w:val="22"/>
              <w:szCs w:val="22"/>
            </w:rPr>
          </w:pPr>
          <w:ins w:id="204" w:author="Havican, Jared W" w:date="2014-06-11T16:34:00Z">
            <w:r w:rsidRPr="00B15C6B">
              <w:rPr>
                <w:rStyle w:val="Hyperlink"/>
                <w:noProof/>
              </w:rPr>
              <w:fldChar w:fldCharType="begin"/>
            </w:r>
            <w:r w:rsidRPr="00B15C6B">
              <w:rPr>
                <w:rStyle w:val="Hyperlink"/>
                <w:noProof/>
              </w:rPr>
              <w:instrText xml:space="preserve"> </w:instrText>
            </w:r>
            <w:r>
              <w:rPr>
                <w:noProof/>
              </w:rPr>
              <w:instrText>HYPERLINK \l "_Toc390267837"</w:instrText>
            </w:r>
            <w:r w:rsidRPr="00B15C6B">
              <w:rPr>
                <w:rStyle w:val="Hyperlink"/>
                <w:noProof/>
              </w:rPr>
              <w:instrText xml:space="preserve"> </w:instrText>
            </w:r>
            <w:r w:rsidRPr="00B15C6B">
              <w:rPr>
                <w:rStyle w:val="Hyperlink"/>
                <w:noProof/>
              </w:rPr>
              <w:fldChar w:fldCharType="separate"/>
            </w:r>
            <w:r w:rsidRPr="00B15C6B">
              <w:rPr>
                <w:rStyle w:val="Hyperlink"/>
                <w:noProof/>
              </w:rPr>
              <w:t>1.4</w:t>
            </w:r>
            <w:r>
              <w:rPr>
                <w:rFonts w:asciiTheme="minorHAnsi" w:eastAsiaTheme="minorEastAsia" w:hAnsiTheme="minorHAnsi" w:cstheme="minorBidi"/>
                <w:noProof/>
                <w:sz w:val="22"/>
                <w:szCs w:val="22"/>
              </w:rPr>
              <w:tab/>
            </w:r>
            <w:r w:rsidRPr="00B15C6B">
              <w:rPr>
                <w:rStyle w:val="Hyperlink"/>
                <w:noProof/>
              </w:rPr>
              <w:t>PCGU Integration Reference Designs</w:t>
            </w:r>
            <w:r>
              <w:rPr>
                <w:noProof/>
                <w:webHidden/>
              </w:rPr>
              <w:tab/>
            </w:r>
            <w:r>
              <w:rPr>
                <w:noProof/>
                <w:webHidden/>
              </w:rPr>
              <w:fldChar w:fldCharType="begin"/>
            </w:r>
            <w:r>
              <w:rPr>
                <w:noProof/>
                <w:webHidden/>
              </w:rPr>
              <w:instrText xml:space="preserve"> PAGEREF _Toc390267837 \h </w:instrText>
            </w:r>
          </w:ins>
          <w:r>
            <w:rPr>
              <w:noProof/>
              <w:webHidden/>
            </w:rPr>
          </w:r>
          <w:r>
            <w:rPr>
              <w:noProof/>
              <w:webHidden/>
            </w:rPr>
            <w:fldChar w:fldCharType="separate"/>
          </w:r>
          <w:ins w:id="205" w:author="Havican, Jared W" w:date="2014-06-11T16:54:00Z">
            <w:r w:rsidR="00196BCA">
              <w:rPr>
                <w:noProof/>
                <w:webHidden/>
              </w:rPr>
              <w:t>32</w:t>
            </w:r>
          </w:ins>
          <w:ins w:id="206" w:author="Havican, Jared W" w:date="2014-06-11T16:34:00Z">
            <w:r>
              <w:rPr>
                <w:noProof/>
                <w:webHidden/>
              </w:rPr>
              <w:fldChar w:fldCharType="end"/>
            </w:r>
            <w:r w:rsidRPr="00B15C6B">
              <w:rPr>
                <w:rStyle w:val="Hyperlink"/>
                <w:noProof/>
              </w:rPr>
              <w:fldChar w:fldCharType="end"/>
            </w:r>
          </w:ins>
        </w:p>
        <w:p w14:paraId="17E35F90" w14:textId="77777777" w:rsidR="006D684D" w:rsidRDefault="006D684D">
          <w:pPr>
            <w:pStyle w:val="TOC3"/>
            <w:tabs>
              <w:tab w:val="left" w:pos="1080"/>
            </w:tabs>
            <w:rPr>
              <w:ins w:id="207" w:author="Havican, Jared W" w:date="2014-06-11T16:34:00Z"/>
              <w:rFonts w:asciiTheme="minorHAnsi" w:eastAsiaTheme="minorEastAsia" w:hAnsiTheme="minorHAnsi" w:cstheme="minorBidi"/>
              <w:noProof/>
              <w:sz w:val="22"/>
              <w:szCs w:val="22"/>
            </w:rPr>
          </w:pPr>
          <w:ins w:id="208" w:author="Havican, Jared W" w:date="2014-06-11T16:34:00Z">
            <w:r w:rsidRPr="00B15C6B">
              <w:rPr>
                <w:rStyle w:val="Hyperlink"/>
                <w:noProof/>
              </w:rPr>
              <w:fldChar w:fldCharType="begin"/>
            </w:r>
            <w:r w:rsidRPr="00B15C6B">
              <w:rPr>
                <w:rStyle w:val="Hyperlink"/>
                <w:noProof/>
              </w:rPr>
              <w:instrText xml:space="preserve"> </w:instrText>
            </w:r>
            <w:r>
              <w:rPr>
                <w:noProof/>
              </w:rPr>
              <w:instrText>HYPERLINK \l "_Toc390267838"</w:instrText>
            </w:r>
            <w:r w:rsidRPr="00B15C6B">
              <w:rPr>
                <w:rStyle w:val="Hyperlink"/>
                <w:noProof/>
              </w:rPr>
              <w:instrText xml:space="preserve"> </w:instrText>
            </w:r>
            <w:r w:rsidRPr="00B15C6B">
              <w:rPr>
                <w:rStyle w:val="Hyperlink"/>
                <w:noProof/>
              </w:rPr>
              <w:fldChar w:fldCharType="separate"/>
            </w:r>
            <w:r w:rsidRPr="00B15C6B">
              <w:rPr>
                <w:rStyle w:val="Hyperlink"/>
                <w:noProof/>
              </w:rPr>
              <w:t>1.4.1</w:t>
            </w:r>
            <w:r>
              <w:rPr>
                <w:rFonts w:asciiTheme="minorHAnsi" w:eastAsiaTheme="minorEastAsia" w:hAnsiTheme="minorHAnsi" w:cstheme="minorBidi"/>
                <w:noProof/>
                <w:sz w:val="22"/>
                <w:szCs w:val="22"/>
              </w:rPr>
              <w:tab/>
            </w:r>
            <w:r w:rsidRPr="00B15C6B">
              <w:rPr>
                <w:rStyle w:val="Hyperlink"/>
                <w:noProof/>
              </w:rPr>
              <w:t>PCGU Integration (Completely Asynchronous)</w:t>
            </w:r>
            <w:r>
              <w:rPr>
                <w:noProof/>
                <w:webHidden/>
              </w:rPr>
              <w:tab/>
            </w:r>
            <w:r>
              <w:rPr>
                <w:noProof/>
                <w:webHidden/>
              </w:rPr>
              <w:fldChar w:fldCharType="begin"/>
            </w:r>
            <w:r>
              <w:rPr>
                <w:noProof/>
                <w:webHidden/>
              </w:rPr>
              <w:instrText xml:space="preserve"> PAGEREF _Toc390267838 \h </w:instrText>
            </w:r>
          </w:ins>
          <w:r>
            <w:rPr>
              <w:noProof/>
              <w:webHidden/>
            </w:rPr>
          </w:r>
          <w:r>
            <w:rPr>
              <w:noProof/>
              <w:webHidden/>
            </w:rPr>
            <w:fldChar w:fldCharType="separate"/>
          </w:r>
          <w:ins w:id="209" w:author="Havican, Jared W" w:date="2014-06-11T16:54:00Z">
            <w:r w:rsidR="00196BCA">
              <w:rPr>
                <w:noProof/>
                <w:webHidden/>
              </w:rPr>
              <w:t>33</w:t>
            </w:r>
          </w:ins>
          <w:ins w:id="210" w:author="Havican, Jared W" w:date="2014-06-11T16:34:00Z">
            <w:r>
              <w:rPr>
                <w:noProof/>
                <w:webHidden/>
              </w:rPr>
              <w:fldChar w:fldCharType="end"/>
            </w:r>
            <w:r w:rsidRPr="00B15C6B">
              <w:rPr>
                <w:rStyle w:val="Hyperlink"/>
                <w:noProof/>
              </w:rPr>
              <w:fldChar w:fldCharType="end"/>
            </w:r>
          </w:ins>
        </w:p>
        <w:p w14:paraId="08D5E158" w14:textId="77777777" w:rsidR="006D684D" w:rsidRDefault="006D684D">
          <w:pPr>
            <w:pStyle w:val="TOC3"/>
            <w:tabs>
              <w:tab w:val="left" w:pos="1080"/>
            </w:tabs>
            <w:rPr>
              <w:ins w:id="211" w:author="Havican, Jared W" w:date="2014-06-11T16:34:00Z"/>
              <w:rFonts w:asciiTheme="minorHAnsi" w:eastAsiaTheme="minorEastAsia" w:hAnsiTheme="minorHAnsi" w:cstheme="minorBidi"/>
              <w:noProof/>
              <w:sz w:val="22"/>
              <w:szCs w:val="22"/>
            </w:rPr>
          </w:pPr>
          <w:ins w:id="212" w:author="Havican, Jared W" w:date="2014-06-11T16:34:00Z">
            <w:r w:rsidRPr="00B15C6B">
              <w:rPr>
                <w:rStyle w:val="Hyperlink"/>
                <w:noProof/>
              </w:rPr>
              <w:fldChar w:fldCharType="begin"/>
            </w:r>
            <w:r w:rsidRPr="00B15C6B">
              <w:rPr>
                <w:rStyle w:val="Hyperlink"/>
                <w:noProof/>
              </w:rPr>
              <w:instrText xml:space="preserve"> </w:instrText>
            </w:r>
            <w:r>
              <w:rPr>
                <w:noProof/>
              </w:rPr>
              <w:instrText>HYPERLINK \l "_Toc390267839"</w:instrText>
            </w:r>
            <w:r w:rsidRPr="00B15C6B">
              <w:rPr>
                <w:rStyle w:val="Hyperlink"/>
                <w:noProof/>
              </w:rPr>
              <w:instrText xml:space="preserve"> </w:instrText>
            </w:r>
            <w:r w:rsidRPr="00B15C6B">
              <w:rPr>
                <w:rStyle w:val="Hyperlink"/>
                <w:noProof/>
              </w:rPr>
              <w:fldChar w:fldCharType="separate"/>
            </w:r>
            <w:r w:rsidRPr="00B15C6B">
              <w:rPr>
                <w:rStyle w:val="Hyperlink"/>
                <w:noProof/>
              </w:rPr>
              <w:t>1.4.2</w:t>
            </w:r>
            <w:r>
              <w:rPr>
                <w:rFonts w:asciiTheme="minorHAnsi" w:eastAsiaTheme="minorEastAsia" w:hAnsiTheme="minorHAnsi" w:cstheme="minorBidi"/>
                <w:noProof/>
                <w:sz w:val="22"/>
                <w:szCs w:val="22"/>
              </w:rPr>
              <w:tab/>
            </w:r>
            <w:r w:rsidRPr="00B15C6B">
              <w:rPr>
                <w:rStyle w:val="Hyperlink"/>
                <w:noProof/>
              </w:rPr>
              <w:t>PCGU Integration (Using Always On Clock)</w:t>
            </w:r>
            <w:r>
              <w:rPr>
                <w:noProof/>
                <w:webHidden/>
              </w:rPr>
              <w:tab/>
            </w:r>
            <w:r>
              <w:rPr>
                <w:noProof/>
                <w:webHidden/>
              </w:rPr>
              <w:fldChar w:fldCharType="begin"/>
            </w:r>
            <w:r>
              <w:rPr>
                <w:noProof/>
                <w:webHidden/>
              </w:rPr>
              <w:instrText xml:space="preserve"> PAGEREF _Toc390267839 \h </w:instrText>
            </w:r>
          </w:ins>
          <w:r>
            <w:rPr>
              <w:noProof/>
              <w:webHidden/>
            </w:rPr>
          </w:r>
          <w:r>
            <w:rPr>
              <w:noProof/>
              <w:webHidden/>
            </w:rPr>
            <w:fldChar w:fldCharType="separate"/>
          </w:r>
          <w:ins w:id="213" w:author="Havican, Jared W" w:date="2014-06-11T16:54:00Z">
            <w:r w:rsidR="00196BCA">
              <w:rPr>
                <w:noProof/>
                <w:webHidden/>
              </w:rPr>
              <w:t>42</w:t>
            </w:r>
          </w:ins>
          <w:ins w:id="214" w:author="Havican, Jared W" w:date="2014-06-11T16:34:00Z">
            <w:r>
              <w:rPr>
                <w:noProof/>
                <w:webHidden/>
              </w:rPr>
              <w:fldChar w:fldCharType="end"/>
            </w:r>
            <w:r w:rsidRPr="00B15C6B">
              <w:rPr>
                <w:rStyle w:val="Hyperlink"/>
                <w:noProof/>
              </w:rPr>
              <w:fldChar w:fldCharType="end"/>
            </w:r>
          </w:ins>
        </w:p>
        <w:p w14:paraId="1032B221" w14:textId="77777777" w:rsidR="006D684D" w:rsidRDefault="006D684D">
          <w:pPr>
            <w:pStyle w:val="TOC1"/>
            <w:tabs>
              <w:tab w:val="left" w:pos="400"/>
            </w:tabs>
            <w:rPr>
              <w:ins w:id="215" w:author="Havican, Jared W" w:date="2014-06-11T16:34:00Z"/>
              <w:rFonts w:asciiTheme="minorHAnsi" w:eastAsiaTheme="minorEastAsia" w:hAnsiTheme="minorHAnsi" w:cstheme="minorBidi"/>
              <w:noProof/>
              <w:sz w:val="22"/>
              <w:szCs w:val="22"/>
            </w:rPr>
          </w:pPr>
          <w:ins w:id="216" w:author="Havican, Jared W" w:date="2014-06-11T16:34:00Z">
            <w:r w:rsidRPr="00B15C6B">
              <w:rPr>
                <w:rStyle w:val="Hyperlink"/>
                <w:noProof/>
              </w:rPr>
              <w:fldChar w:fldCharType="begin"/>
            </w:r>
            <w:r w:rsidRPr="00B15C6B">
              <w:rPr>
                <w:rStyle w:val="Hyperlink"/>
                <w:noProof/>
              </w:rPr>
              <w:instrText xml:space="preserve"> </w:instrText>
            </w:r>
            <w:r>
              <w:rPr>
                <w:noProof/>
              </w:rPr>
              <w:instrText>HYPERLINK \l "_Toc390267840"</w:instrText>
            </w:r>
            <w:r w:rsidRPr="00B15C6B">
              <w:rPr>
                <w:rStyle w:val="Hyperlink"/>
                <w:noProof/>
              </w:rPr>
              <w:instrText xml:space="preserve"> </w:instrText>
            </w:r>
            <w:r w:rsidRPr="00B15C6B">
              <w:rPr>
                <w:rStyle w:val="Hyperlink"/>
                <w:noProof/>
              </w:rPr>
              <w:fldChar w:fldCharType="separate"/>
            </w:r>
            <w:r w:rsidRPr="00B15C6B">
              <w:rPr>
                <w:rStyle w:val="Hyperlink"/>
                <w:noProof/>
              </w:rPr>
              <w:t>2.</w:t>
            </w:r>
            <w:r>
              <w:rPr>
                <w:rFonts w:asciiTheme="minorHAnsi" w:eastAsiaTheme="minorEastAsia" w:hAnsiTheme="minorHAnsi" w:cstheme="minorBidi"/>
                <w:noProof/>
                <w:sz w:val="22"/>
                <w:szCs w:val="22"/>
              </w:rPr>
              <w:tab/>
            </w:r>
            <w:r w:rsidRPr="00B15C6B">
              <w:rPr>
                <w:rStyle w:val="Hyperlink"/>
                <w:noProof/>
              </w:rPr>
              <w:t>Open Issues</w:t>
            </w:r>
            <w:r>
              <w:rPr>
                <w:noProof/>
                <w:webHidden/>
              </w:rPr>
              <w:tab/>
            </w:r>
            <w:r>
              <w:rPr>
                <w:noProof/>
                <w:webHidden/>
              </w:rPr>
              <w:fldChar w:fldCharType="begin"/>
            </w:r>
            <w:r>
              <w:rPr>
                <w:noProof/>
                <w:webHidden/>
              </w:rPr>
              <w:instrText xml:space="preserve"> PAGEREF _Toc390267840 \h </w:instrText>
            </w:r>
          </w:ins>
          <w:r>
            <w:rPr>
              <w:noProof/>
              <w:webHidden/>
            </w:rPr>
          </w:r>
          <w:r>
            <w:rPr>
              <w:noProof/>
              <w:webHidden/>
            </w:rPr>
            <w:fldChar w:fldCharType="separate"/>
          </w:r>
          <w:ins w:id="217" w:author="Havican, Jared W" w:date="2014-06-11T16:54:00Z">
            <w:r w:rsidR="00196BCA">
              <w:rPr>
                <w:noProof/>
                <w:webHidden/>
              </w:rPr>
              <w:t>45</w:t>
            </w:r>
          </w:ins>
          <w:ins w:id="218" w:author="Havican, Jared W" w:date="2014-06-11T16:34:00Z">
            <w:r>
              <w:rPr>
                <w:noProof/>
                <w:webHidden/>
              </w:rPr>
              <w:fldChar w:fldCharType="end"/>
            </w:r>
            <w:r w:rsidRPr="00B15C6B">
              <w:rPr>
                <w:rStyle w:val="Hyperlink"/>
                <w:noProof/>
              </w:rPr>
              <w:fldChar w:fldCharType="end"/>
            </w:r>
          </w:ins>
        </w:p>
        <w:p w14:paraId="03E86892" w14:textId="77777777" w:rsidR="006D684D" w:rsidRDefault="006D684D">
          <w:pPr>
            <w:pStyle w:val="TOC1"/>
            <w:tabs>
              <w:tab w:val="left" w:pos="400"/>
            </w:tabs>
            <w:rPr>
              <w:ins w:id="219" w:author="Havican, Jared W" w:date="2014-06-11T16:34:00Z"/>
              <w:rFonts w:asciiTheme="minorHAnsi" w:eastAsiaTheme="minorEastAsia" w:hAnsiTheme="minorHAnsi" w:cstheme="minorBidi"/>
              <w:noProof/>
              <w:sz w:val="22"/>
              <w:szCs w:val="22"/>
            </w:rPr>
          </w:pPr>
          <w:ins w:id="220" w:author="Havican, Jared W" w:date="2014-06-11T16:34:00Z">
            <w:r w:rsidRPr="00B15C6B">
              <w:rPr>
                <w:rStyle w:val="Hyperlink"/>
                <w:noProof/>
              </w:rPr>
              <w:fldChar w:fldCharType="begin"/>
            </w:r>
            <w:r w:rsidRPr="00B15C6B">
              <w:rPr>
                <w:rStyle w:val="Hyperlink"/>
                <w:noProof/>
              </w:rPr>
              <w:instrText xml:space="preserve"> </w:instrText>
            </w:r>
            <w:r>
              <w:rPr>
                <w:noProof/>
              </w:rPr>
              <w:instrText>HYPERLINK \l "_Toc390267841"</w:instrText>
            </w:r>
            <w:r w:rsidRPr="00B15C6B">
              <w:rPr>
                <w:rStyle w:val="Hyperlink"/>
                <w:noProof/>
              </w:rPr>
              <w:instrText xml:space="preserve"> </w:instrText>
            </w:r>
            <w:r w:rsidRPr="00B15C6B">
              <w:rPr>
                <w:rStyle w:val="Hyperlink"/>
                <w:noProof/>
              </w:rPr>
              <w:fldChar w:fldCharType="separate"/>
            </w:r>
            <w:r w:rsidRPr="00B15C6B">
              <w:rPr>
                <w:rStyle w:val="Hyperlink"/>
                <w:noProof/>
              </w:rPr>
              <w:t>3.</w:t>
            </w:r>
            <w:r>
              <w:rPr>
                <w:rFonts w:asciiTheme="minorHAnsi" w:eastAsiaTheme="minorEastAsia" w:hAnsiTheme="minorHAnsi" w:cstheme="minorBidi"/>
                <w:noProof/>
                <w:sz w:val="22"/>
                <w:szCs w:val="22"/>
              </w:rPr>
              <w:tab/>
            </w:r>
            <w:r w:rsidRPr="00B15C6B">
              <w:rPr>
                <w:rStyle w:val="Hyperlink"/>
                <w:noProof/>
              </w:rPr>
              <w:t>Appendix</w:t>
            </w:r>
            <w:r>
              <w:rPr>
                <w:noProof/>
                <w:webHidden/>
              </w:rPr>
              <w:tab/>
            </w:r>
            <w:r>
              <w:rPr>
                <w:noProof/>
                <w:webHidden/>
              </w:rPr>
              <w:fldChar w:fldCharType="begin"/>
            </w:r>
            <w:r>
              <w:rPr>
                <w:noProof/>
                <w:webHidden/>
              </w:rPr>
              <w:instrText xml:space="preserve"> PAGEREF _Toc390267841 \h </w:instrText>
            </w:r>
          </w:ins>
          <w:r>
            <w:rPr>
              <w:noProof/>
              <w:webHidden/>
            </w:rPr>
          </w:r>
          <w:r>
            <w:rPr>
              <w:noProof/>
              <w:webHidden/>
            </w:rPr>
            <w:fldChar w:fldCharType="separate"/>
          </w:r>
          <w:ins w:id="221" w:author="Havican, Jared W" w:date="2014-06-11T16:54:00Z">
            <w:r w:rsidR="00196BCA">
              <w:rPr>
                <w:noProof/>
                <w:webHidden/>
              </w:rPr>
              <w:t>46</w:t>
            </w:r>
          </w:ins>
          <w:ins w:id="222" w:author="Havican, Jared W" w:date="2014-06-11T16:34:00Z">
            <w:r>
              <w:rPr>
                <w:noProof/>
                <w:webHidden/>
              </w:rPr>
              <w:fldChar w:fldCharType="end"/>
            </w:r>
            <w:r w:rsidRPr="00B15C6B">
              <w:rPr>
                <w:rStyle w:val="Hyperlink"/>
                <w:noProof/>
              </w:rPr>
              <w:fldChar w:fldCharType="end"/>
            </w:r>
          </w:ins>
        </w:p>
        <w:p w14:paraId="06004E95" w14:textId="77777777" w:rsidR="006D684D" w:rsidRDefault="006D684D">
          <w:pPr>
            <w:pStyle w:val="TOC2"/>
            <w:tabs>
              <w:tab w:val="left" w:pos="720"/>
            </w:tabs>
            <w:rPr>
              <w:ins w:id="223" w:author="Havican, Jared W" w:date="2014-06-11T16:34:00Z"/>
              <w:rFonts w:asciiTheme="minorHAnsi" w:eastAsiaTheme="minorEastAsia" w:hAnsiTheme="minorHAnsi" w:cstheme="minorBidi"/>
              <w:noProof/>
              <w:sz w:val="22"/>
              <w:szCs w:val="22"/>
            </w:rPr>
          </w:pPr>
          <w:ins w:id="224" w:author="Havican, Jared W" w:date="2014-06-11T16:34:00Z">
            <w:r w:rsidRPr="00B15C6B">
              <w:rPr>
                <w:rStyle w:val="Hyperlink"/>
                <w:noProof/>
              </w:rPr>
              <w:fldChar w:fldCharType="begin"/>
            </w:r>
            <w:r w:rsidRPr="00B15C6B">
              <w:rPr>
                <w:rStyle w:val="Hyperlink"/>
                <w:noProof/>
              </w:rPr>
              <w:instrText xml:space="preserve"> </w:instrText>
            </w:r>
            <w:r>
              <w:rPr>
                <w:noProof/>
              </w:rPr>
              <w:instrText>HYPERLINK \l "_Toc390267842"</w:instrText>
            </w:r>
            <w:r w:rsidRPr="00B15C6B">
              <w:rPr>
                <w:rStyle w:val="Hyperlink"/>
                <w:noProof/>
              </w:rPr>
              <w:instrText xml:space="preserve"> </w:instrText>
            </w:r>
            <w:r w:rsidRPr="00B15C6B">
              <w:rPr>
                <w:rStyle w:val="Hyperlink"/>
                <w:noProof/>
              </w:rPr>
              <w:fldChar w:fldCharType="separate"/>
            </w:r>
            <w:r w:rsidRPr="00B15C6B">
              <w:rPr>
                <w:rStyle w:val="Hyperlink"/>
                <w:noProof/>
              </w:rPr>
              <w:t>3.1</w:t>
            </w:r>
            <w:r>
              <w:rPr>
                <w:rFonts w:asciiTheme="minorHAnsi" w:eastAsiaTheme="minorEastAsia" w:hAnsiTheme="minorHAnsi" w:cstheme="minorBidi"/>
                <w:noProof/>
                <w:sz w:val="22"/>
                <w:szCs w:val="22"/>
              </w:rPr>
              <w:tab/>
            </w:r>
            <w:r w:rsidRPr="00B15C6B">
              <w:rPr>
                <w:rStyle w:val="Hyperlink"/>
                <w:noProof/>
              </w:rPr>
              <w:t>Synchronous Assertion and De-assertion of the PGCB Clock Request</w:t>
            </w:r>
            <w:r>
              <w:rPr>
                <w:noProof/>
                <w:webHidden/>
              </w:rPr>
              <w:tab/>
            </w:r>
            <w:r>
              <w:rPr>
                <w:noProof/>
                <w:webHidden/>
              </w:rPr>
              <w:fldChar w:fldCharType="begin"/>
            </w:r>
            <w:r>
              <w:rPr>
                <w:noProof/>
                <w:webHidden/>
              </w:rPr>
              <w:instrText xml:space="preserve"> PAGEREF _Toc390267842 \h </w:instrText>
            </w:r>
          </w:ins>
          <w:r>
            <w:rPr>
              <w:noProof/>
              <w:webHidden/>
            </w:rPr>
          </w:r>
          <w:r>
            <w:rPr>
              <w:noProof/>
              <w:webHidden/>
            </w:rPr>
            <w:fldChar w:fldCharType="separate"/>
          </w:r>
          <w:ins w:id="225" w:author="Havican, Jared W" w:date="2014-06-11T16:54:00Z">
            <w:r w:rsidR="00196BCA">
              <w:rPr>
                <w:noProof/>
                <w:webHidden/>
              </w:rPr>
              <w:t>46</w:t>
            </w:r>
          </w:ins>
          <w:ins w:id="226" w:author="Havican, Jared W" w:date="2014-06-11T16:34:00Z">
            <w:r>
              <w:rPr>
                <w:noProof/>
                <w:webHidden/>
              </w:rPr>
              <w:fldChar w:fldCharType="end"/>
            </w:r>
            <w:r w:rsidRPr="00B15C6B">
              <w:rPr>
                <w:rStyle w:val="Hyperlink"/>
                <w:noProof/>
              </w:rPr>
              <w:fldChar w:fldCharType="end"/>
            </w:r>
          </w:ins>
        </w:p>
        <w:p w14:paraId="422D9FBF" w14:textId="77777777" w:rsidR="00B24A62" w:rsidRPr="002E3EB9" w:rsidRDefault="00B24A62" w:rsidP="00B24A62">
          <w:pPr>
            <w:tabs>
              <w:tab w:val="right" w:leader="dot" w:pos="10710"/>
              <w:tab w:val="right" w:leader="dot" w:pos="10800"/>
            </w:tabs>
            <w:rPr>
              <w:rFonts w:ascii="Neo Sans Intel" w:hAnsi="Neo Sans Intel"/>
            </w:rPr>
          </w:pPr>
          <w:r w:rsidRPr="002E3EB9">
            <w:rPr>
              <w:rFonts w:ascii="Neo Sans Intel" w:hAnsi="Neo Sans Intel"/>
              <w:b/>
              <w:bCs/>
              <w:noProof/>
            </w:rPr>
            <w:fldChar w:fldCharType="end"/>
          </w:r>
        </w:p>
      </w:sdtContent>
    </w:sdt>
    <w:p w14:paraId="6B563FE5" w14:textId="77777777" w:rsidR="00B24A62" w:rsidRPr="002E3EB9" w:rsidRDefault="00B24A62" w:rsidP="00B24A62">
      <w:pPr>
        <w:rPr>
          <w:rFonts w:ascii="Neo Sans Intel" w:hAnsi="Neo Sans Intel"/>
        </w:rPr>
      </w:pPr>
    </w:p>
    <w:p w14:paraId="66DE2867" w14:textId="77777777" w:rsidR="00B24A62" w:rsidRPr="002E3EB9" w:rsidRDefault="00B24A62" w:rsidP="00B24A62">
      <w:pPr>
        <w:rPr>
          <w:rFonts w:ascii="Neo Sans Intel" w:hAnsi="Neo Sans Intel"/>
        </w:rPr>
        <w:sectPr w:rsidR="00B24A62" w:rsidRPr="002E3EB9" w:rsidSect="00AD77F6">
          <w:pgSz w:w="12240" w:h="15840"/>
          <w:pgMar w:top="1440" w:right="720" w:bottom="1440" w:left="720" w:header="720" w:footer="864" w:gutter="0"/>
          <w:pgNumType w:fmt="lowerRoman"/>
          <w:cols w:space="720"/>
        </w:sectPr>
      </w:pPr>
    </w:p>
    <w:p w14:paraId="73C0ED21" w14:textId="77777777" w:rsidR="00B24A62" w:rsidRPr="002E3EB9" w:rsidRDefault="00B24A62" w:rsidP="00B24A62">
      <w:pPr>
        <w:outlineLvl w:val="0"/>
        <w:rPr>
          <w:rFonts w:ascii="Neo Sans Intel" w:hAnsi="Neo Sans Intel"/>
          <w:b/>
          <w:color w:val="0862A8"/>
          <w:sz w:val="28"/>
          <w:u w:val="single"/>
        </w:rPr>
      </w:pPr>
      <w:bookmarkStart w:id="227" w:name="_Toc351559710"/>
      <w:bookmarkStart w:id="228" w:name="_Toc390267821"/>
      <w:bookmarkStart w:id="229" w:name="_Toc92639925"/>
      <w:bookmarkStart w:id="230" w:name="_Toc204131261"/>
      <w:bookmarkStart w:id="231" w:name="_Toc322944086"/>
      <w:r w:rsidRPr="002E3EB9">
        <w:rPr>
          <w:rFonts w:ascii="Neo Sans Intel" w:hAnsi="Neo Sans Intel"/>
          <w:b/>
          <w:color w:val="0862A8"/>
          <w:sz w:val="28"/>
          <w:u w:val="single"/>
        </w:rPr>
        <w:t>Table of Figures</w:t>
      </w:r>
      <w:bookmarkEnd w:id="227"/>
      <w:bookmarkEnd w:id="228"/>
    </w:p>
    <w:bookmarkEnd w:id="229"/>
    <w:bookmarkEnd w:id="230"/>
    <w:bookmarkEnd w:id="231"/>
    <w:p w14:paraId="67EE2D90" w14:textId="77777777" w:rsidR="006D684D" w:rsidRDefault="00B24A62">
      <w:pPr>
        <w:pStyle w:val="TableofFigures"/>
        <w:tabs>
          <w:tab w:val="right" w:leader="dot" w:pos="10790"/>
        </w:tabs>
        <w:rPr>
          <w:ins w:id="232" w:author="Havican, Jared W" w:date="2014-06-11T16:34:00Z"/>
          <w:rFonts w:asciiTheme="minorHAnsi" w:eastAsiaTheme="minorEastAsia" w:hAnsiTheme="minorHAnsi" w:cstheme="minorBidi"/>
          <w:noProof/>
          <w:sz w:val="22"/>
          <w:szCs w:val="22"/>
        </w:rPr>
      </w:pPr>
      <w:r w:rsidRPr="002E3EB9">
        <w:rPr>
          <w:rFonts w:ascii="Neo Sans Intel" w:hAnsi="Neo Sans Intel"/>
        </w:rPr>
        <w:fldChar w:fldCharType="begin"/>
      </w:r>
      <w:r w:rsidRPr="002E3EB9">
        <w:rPr>
          <w:rFonts w:ascii="Neo Sans Intel" w:hAnsi="Neo Sans Intel"/>
        </w:rPr>
        <w:instrText xml:space="preserve"> TOC \h \z \c "Figure" </w:instrText>
      </w:r>
      <w:r w:rsidRPr="002E3EB9">
        <w:rPr>
          <w:rFonts w:ascii="Neo Sans Intel" w:hAnsi="Neo Sans Intel"/>
        </w:rPr>
        <w:fldChar w:fldCharType="separate"/>
      </w:r>
      <w:ins w:id="233" w:author="Havican, Jared W" w:date="2014-06-11T16:34:00Z">
        <w:r w:rsidR="006D684D" w:rsidRPr="00CF0D7C">
          <w:rPr>
            <w:rStyle w:val="Hyperlink"/>
            <w:noProof/>
          </w:rPr>
          <w:fldChar w:fldCharType="begin"/>
        </w:r>
        <w:r w:rsidR="006D684D" w:rsidRPr="00CF0D7C">
          <w:rPr>
            <w:rStyle w:val="Hyperlink"/>
            <w:noProof/>
          </w:rPr>
          <w:instrText xml:space="preserve"> </w:instrText>
        </w:r>
        <w:r w:rsidR="006D684D">
          <w:rPr>
            <w:noProof/>
          </w:rPr>
          <w:instrText>HYPERLINK \l "_Toc390267843"</w:instrText>
        </w:r>
        <w:r w:rsidR="006D684D" w:rsidRPr="00CF0D7C">
          <w:rPr>
            <w:rStyle w:val="Hyperlink"/>
            <w:noProof/>
          </w:rPr>
          <w:instrText xml:space="preserve"> </w:instrText>
        </w:r>
        <w:r w:rsidR="006D684D" w:rsidRPr="00CF0D7C">
          <w:rPr>
            <w:rStyle w:val="Hyperlink"/>
            <w:noProof/>
          </w:rPr>
          <w:fldChar w:fldCharType="separate"/>
        </w:r>
        <w:r w:rsidR="006D684D" w:rsidRPr="00CF0D7C">
          <w:rPr>
            <w:rStyle w:val="Hyperlink"/>
            <w:noProof/>
          </w:rPr>
          <w:t>Figure 1: PGCB Clock Gating Conceptual Block Diagram</w:t>
        </w:r>
        <w:r w:rsidR="006D684D">
          <w:rPr>
            <w:noProof/>
            <w:webHidden/>
          </w:rPr>
          <w:tab/>
        </w:r>
        <w:r w:rsidR="006D684D">
          <w:rPr>
            <w:noProof/>
            <w:webHidden/>
          </w:rPr>
          <w:fldChar w:fldCharType="begin"/>
        </w:r>
        <w:r w:rsidR="006D684D">
          <w:rPr>
            <w:noProof/>
            <w:webHidden/>
          </w:rPr>
          <w:instrText xml:space="preserve"> PAGEREF _Toc390267843 \h </w:instrText>
        </w:r>
      </w:ins>
      <w:r w:rsidR="006D684D">
        <w:rPr>
          <w:noProof/>
          <w:webHidden/>
        </w:rPr>
      </w:r>
      <w:r w:rsidR="006D684D">
        <w:rPr>
          <w:noProof/>
          <w:webHidden/>
        </w:rPr>
        <w:fldChar w:fldCharType="separate"/>
      </w:r>
      <w:ins w:id="234" w:author="Havican, Jared W" w:date="2014-06-11T16:54:00Z">
        <w:r w:rsidR="00196BCA">
          <w:rPr>
            <w:noProof/>
            <w:webHidden/>
          </w:rPr>
          <w:t>1</w:t>
        </w:r>
      </w:ins>
      <w:ins w:id="235" w:author="Havican, Jared W" w:date="2014-06-11T16:34:00Z">
        <w:r w:rsidR="006D684D">
          <w:rPr>
            <w:noProof/>
            <w:webHidden/>
          </w:rPr>
          <w:fldChar w:fldCharType="end"/>
        </w:r>
        <w:r w:rsidR="006D684D" w:rsidRPr="00CF0D7C">
          <w:rPr>
            <w:rStyle w:val="Hyperlink"/>
            <w:noProof/>
          </w:rPr>
          <w:fldChar w:fldCharType="end"/>
        </w:r>
      </w:ins>
    </w:p>
    <w:p w14:paraId="3756E666" w14:textId="77777777" w:rsidR="006D684D" w:rsidRDefault="006D684D">
      <w:pPr>
        <w:pStyle w:val="TableofFigures"/>
        <w:tabs>
          <w:tab w:val="right" w:leader="dot" w:pos="10790"/>
        </w:tabs>
        <w:rPr>
          <w:ins w:id="236" w:author="Havican, Jared W" w:date="2014-06-11T16:34:00Z"/>
          <w:rFonts w:asciiTheme="minorHAnsi" w:eastAsiaTheme="minorEastAsia" w:hAnsiTheme="minorHAnsi" w:cstheme="minorBidi"/>
          <w:noProof/>
          <w:sz w:val="22"/>
          <w:szCs w:val="22"/>
        </w:rPr>
      </w:pPr>
      <w:ins w:id="237" w:author="Havican, Jared W" w:date="2014-06-11T16:34:00Z">
        <w:r w:rsidRPr="00CF0D7C">
          <w:rPr>
            <w:rStyle w:val="Hyperlink"/>
            <w:noProof/>
          </w:rPr>
          <w:fldChar w:fldCharType="begin"/>
        </w:r>
        <w:r w:rsidRPr="00CF0D7C">
          <w:rPr>
            <w:rStyle w:val="Hyperlink"/>
            <w:noProof/>
          </w:rPr>
          <w:instrText xml:space="preserve"> </w:instrText>
        </w:r>
        <w:r>
          <w:rPr>
            <w:noProof/>
          </w:rPr>
          <w:instrText>HYPERLINK \l "_Toc390267844"</w:instrText>
        </w:r>
        <w:r w:rsidRPr="00CF0D7C">
          <w:rPr>
            <w:rStyle w:val="Hyperlink"/>
            <w:noProof/>
          </w:rPr>
          <w:instrText xml:space="preserve"> </w:instrText>
        </w:r>
        <w:r w:rsidRPr="00CF0D7C">
          <w:rPr>
            <w:rStyle w:val="Hyperlink"/>
            <w:noProof/>
          </w:rPr>
          <w:fldChar w:fldCharType="separate"/>
        </w:r>
        <w:r w:rsidRPr="00CF0D7C">
          <w:rPr>
            <w:rStyle w:val="Hyperlink"/>
            <w:noProof/>
          </w:rPr>
          <w:t>Figure 2: PGCB Clock Gate Entry and Wake Evaluation</w:t>
        </w:r>
        <w:r>
          <w:rPr>
            <w:noProof/>
            <w:webHidden/>
          </w:rPr>
          <w:tab/>
        </w:r>
        <w:r>
          <w:rPr>
            <w:noProof/>
            <w:webHidden/>
          </w:rPr>
          <w:fldChar w:fldCharType="begin"/>
        </w:r>
        <w:r>
          <w:rPr>
            <w:noProof/>
            <w:webHidden/>
          </w:rPr>
          <w:instrText xml:space="preserve"> PAGEREF _Toc390267844 \h </w:instrText>
        </w:r>
      </w:ins>
      <w:r>
        <w:rPr>
          <w:noProof/>
          <w:webHidden/>
        </w:rPr>
      </w:r>
      <w:r>
        <w:rPr>
          <w:noProof/>
          <w:webHidden/>
        </w:rPr>
        <w:fldChar w:fldCharType="separate"/>
      </w:r>
      <w:ins w:id="238" w:author="Havican, Jared W" w:date="2014-06-11T16:54:00Z">
        <w:r w:rsidR="00196BCA">
          <w:rPr>
            <w:noProof/>
            <w:webHidden/>
          </w:rPr>
          <w:t>4</w:t>
        </w:r>
      </w:ins>
      <w:ins w:id="239" w:author="Havican, Jared W" w:date="2014-06-11T16:34:00Z">
        <w:r>
          <w:rPr>
            <w:noProof/>
            <w:webHidden/>
          </w:rPr>
          <w:fldChar w:fldCharType="end"/>
        </w:r>
        <w:r w:rsidRPr="00CF0D7C">
          <w:rPr>
            <w:rStyle w:val="Hyperlink"/>
            <w:noProof/>
          </w:rPr>
          <w:fldChar w:fldCharType="end"/>
        </w:r>
      </w:ins>
    </w:p>
    <w:p w14:paraId="1BD19EEA" w14:textId="77777777" w:rsidR="006D684D" w:rsidRDefault="006D684D">
      <w:pPr>
        <w:pStyle w:val="TableofFigures"/>
        <w:tabs>
          <w:tab w:val="right" w:leader="dot" w:pos="10790"/>
        </w:tabs>
        <w:rPr>
          <w:ins w:id="240" w:author="Havican, Jared W" w:date="2014-06-11T16:34:00Z"/>
          <w:rFonts w:asciiTheme="minorHAnsi" w:eastAsiaTheme="minorEastAsia" w:hAnsiTheme="minorHAnsi" w:cstheme="minorBidi"/>
          <w:noProof/>
          <w:sz w:val="22"/>
          <w:szCs w:val="22"/>
        </w:rPr>
      </w:pPr>
      <w:ins w:id="241" w:author="Havican, Jared W" w:date="2014-06-11T16:34:00Z">
        <w:r w:rsidRPr="00CF0D7C">
          <w:rPr>
            <w:rStyle w:val="Hyperlink"/>
            <w:noProof/>
          </w:rPr>
          <w:fldChar w:fldCharType="begin"/>
        </w:r>
        <w:r w:rsidRPr="00CF0D7C">
          <w:rPr>
            <w:rStyle w:val="Hyperlink"/>
            <w:noProof/>
          </w:rPr>
          <w:instrText xml:space="preserve"> </w:instrText>
        </w:r>
        <w:r>
          <w:rPr>
            <w:noProof/>
          </w:rPr>
          <w:instrText>HYPERLINK \l "_Toc390267845"</w:instrText>
        </w:r>
        <w:r w:rsidRPr="00CF0D7C">
          <w:rPr>
            <w:rStyle w:val="Hyperlink"/>
            <w:noProof/>
          </w:rPr>
          <w:instrText xml:space="preserve"> </w:instrText>
        </w:r>
        <w:r w:rsidRPr="00CF0D7C">
          <w:rPr>
            <w:rStyle w:val="Hyperlink"/>
            <w:noProof/>
          </w:rPr>
          <w:fldChar w:fldCharType="separate"/>
        </w:r>
        <w:r w:rsidRPr="00CF0D7C">
          <w:rPr>
            <w:rStyle w:val="Hyperlink"/>
            <w:noProof/>
          </w:rPr>
          <w:t>Figure 3: PGCB Clock Control Block w/ Asynchronous Handling of the PGCB Clock Request</w:t>
        </w:r>
        <w:r>
          <w:rPr>
            <w:noProof/>
            <w:webHidden/>
          </w:rPr>
          <w:tab/>
        </w:r>
        <w:r>
          <w:rPr>
            <w:noProof/>
            <w:webHidden/>
          </w:rPr>
          <w:fldChar w:fldCharType="begin"/>
        </w:r>
        <w:r>
          <w:rPr>
            <w:noProof/>
            <w:webHidden/>
          </w:rPr>
          <w:instrText xml:space="preserve"> PAGEREF _Toc390267845 \h </w:instrText>
        </w:r>
      </w:ins>
      <w:r>
        <w:rPr>
          <w:noProof/>
          <w:webHidden/>
        </w:rPr>
      </w:r>
      <w:r>
        <w:rPr>
          <w:noProof/>
          <w:webHidden/>
        </w:rPr>
        <w:fldChar w:fldCharType="separate"/>
      </w:r>
      <w:ins w:id="242" w:author="Havican, Jared W" w:date="2014-06-11T16:54:00Z">
        <w:r w:rsidR="00196BCA">
          <w:rPr>
            <w:noProof/>
            <w:webHidden/>
          </w:rPr>
          <w:t>10</w:t>
        </w:r>
      </w:ins>
      <w:ins w:id="243" w:author="Havican, Jared W" w:date="2014-06-11T16:34:00Z">
        <w:r>
          <w:rPr>
            <w:noProof/>
            <w:webHidden/>
          </w:rPr>
          <w:fldChar w:fldCharType="end"/>
        </w:r>
        <w:r w:rsidRPr="00CF0D7C">
          <w:rPr>
            <w:rStyle w:val="Hyperlink"/>
            <w:noProof/>
          </w:rPr>
          <w:fldChar w:fldCharType="end"/>
        </w:r>
      </w:ins>
    </w:p>
    <w:p w14:paraId="53CA31E7" w14:textId="77777777" w:rsidR="006D684D" w:rsidRDefault="006D684D">
      <w:pPr>
        <w:pStyle w:val="TableofFigures"/>
        <w:tabs>
          <w:tab w:val="right" w:leader="dot" w:pos="10790"/>
        </w:tabs>
        <w:rPr>
          <w:ins w:id="244" w:author="Havican, Jared W" w:date="2014-06-11T16:34:00Z"/>
          <w:rFonts w:asciiTheme="minorHAnsi" w:eastAsiaTheme="minorEastAsia" w:hAnsiTheme="minorHAnsi" w:cstheme="minorBidi"/>
          <w:noProof/>
          <w:sz w:val="22"/>
          <w:szCs w:val="22"/>
        </w:rPr>
      </w:pPr>
      <w:ins w:id="245" w:author="Havican, Jared W" w:date="2014-06-11T16:34:00Z">
        <w:r w:rsidRPr="00CF0D7C">
          <w:rPr>
            <w:rStyle w:val="Hyperlink"/>
            <w:noProof/>
          </w:rPr>
          <w:fldChar w:fldCharType="begin"/>
        </w:r>
        <w:r w:rsidRPr="00CF0D7C">
          <w:rPr>
            <w:rStyle w:val="Hyperlink"/>
            <w:noProof/>
          </w:rPr>
          <w:instrText xml:space="preserve"> </w:instrText>
        </w:r>
        <w:r>
          <w:rPr>
            <w:noProof/>
          </w:rPr>
          <w:instrText>HYPERLINK \l "_Toc390267846"</w:instrText>
        </w:r>
        <w:r w:rsidRPr="00CF0D7C">
          <w:rPr>
            <w:rStyle w:val="Hyperlink"/>
            <w:noProof/>
          </w:rPr>
          <w:instrText xml:space="preserve"> </w:instrText>
        </w:r>
        <w:r w:rsidRPr="00CF0D7C">
          <w:rPr>
            <w:rStyle w:val="Hyperlink"/>
            <w:noProof/>
          </w:rPr>
          <w:fldChar w:fldCharType="separate"/>
        </w:r>
        <w:r w:rsidRPr="00CF0D7C">
          <w:rPr>
            <w:rStyle w:val="Hyperlink"/>
            <w:noProof/>
          </w:rPr>
          <w:t>Figure 4: PCGU IP-Inaccessible/Reset Wake Sequence (DEF_PWRON==0)</w:t>
        </w:r>
        <w:r>
          <w:rPr>
            <w:noProof/>
            <w:webHidden/>
          </w:rPr>
          <w:tab/>
        </w:r>
        <w:r>
          <w:rPr>
            <w:noProof/>
            <w:webHidden/>
          </w:rPr>
          <w:fldChar w:fldCharType="begin"/>
        </w:r>
        <w:r>
          <w:rPr>
            <w:noProof/>
            <w:webHidden/>
          </w:rPr>
          <w:instrText xml:space="preserve"> PAGEREF _Toc390267846 \h </w:instrText>
        </w:r>
      </w:ins>
      <w:r>
        <w:rPr>
          <w:noProof/>
          <w:webHidden/>
        </w:rPr>
      </w:r>
      <w:r>
        <w:rPr>
          <w:noProof/>
          <w:webHidden/>
        </w:rPr>
        <w:fldChar w:fldCharType="separate"/>
      </w:r>
      <w:ins w:id="246" w:author="Havican, Jared W" w:date="2014-06-11T16:54:00Z">
        <w:r w:rsidR="00196BCA">
          <w:rPr>
            <w:noProof/>
            <w:webHidden/>
          </w:rPr>
          <w:t>15</w:t>
        </w:r>
      </w:ins>
      <w:ins w:id="247" w:author="Havican, Jared W" w:date="2014-06-11T16:34:00Z">
        <w:r>
          <w:rPr>
            <w:noProof/>
            <w:webHidden/>
          </w:rPr>
          <w:fldChar w:fldCharType="end"/>
        </w:r>
        <w:r w:rsidRPr="00CF0D7C">
          <w:rPr>
            <w:rStyle w:val="Hyperlink"/>
            <w:noProof/>
          </w:rPr>
          <w:fldChar w:fldCharType="end"/>
        </w:r>
      </w:ins>
    </w:p>
    <w:p w14:paraId="0EE93BEB" w14:textId="77777777" w:rsidR="006D684D" w:rsidRDefault="006D684D">
      <w:pPr>
        <w:pStyle w:val="TableofFigures"/>
        <w:tabs>
          <w:tab w:val="right" w:leader="dot" w:pos="10790"/>
        </w:tabs>
        <w:rPr>
          <w:ins w:id="248" w:author="Havican, Jared W" w:date="2014-06-11T16:34:00Z"/>
          <w:rFonts w:asciiTheme="minorHAnsi" w:eastAsiaTheme="minorEastAsia" w:hAnsiTheme="minorHAnsi" w:cstheme="minorBidi"/>
          <w:noProof/>
          <w:sz w:val="22"/>
          <w:szCs w:val="22"/>
        </w:rPr>
      </w:pPr>
      <w:ins w:id="249" w:author="Havican, Jared W" w:date="2014-06-11T16:34:00Z">
        <w:r w:rsidRPr="00CF0D7C">
          <w:rPr>
            <w:rStyle w:val="Hyperlink"/>
            <w:noProof/>
          </w:rPr>
          <w:fldChar w:fldCharType="begin"/>
        </w:r>
        <w:r w:rsidRPr="00CF0D7C">
          <w:rPr>
            <w:rStyle w:val="Hyperlink"/>
            <w:noProof/>
          </w:rPr>
          <w:instrText xml:space="preserve"> </w:instrText>
        </w:r>
        <w:r>
          <w:rPr>
            <w:noProof/>
          </w:rPr>
          <w:instrText>HYPERLINK \l "_Toc390267847"</w:instrText>
        </w:r>
        <w:r w:rsidRPr="00CF0D7C">
          <w:rPr>
            <w:rStyle w:val="Hyperlink"/>
            <w:noProof/>
          </w:rPr>
          <w:instrText xml:space="preserve"> </w:instrText>
        </w:r>
        <w:r w:rsidRPr="00CF0D7C">
          <w:rPr>
            <w:rStyle w:val="Hyperlink"/>
            <w:noProof/>
          </w:rPr>
          <w:fldChar w:fldCharType="separate"/>
        </w:r>
        <w:r w:rsidRPr="00CF0D7C">
          <w:rPr>
            <w:rStyle w:val="Hyperlink"/>
            <w:noProof/>
          </w:rPr>
          <w:t>Figure 5: PCGU IP-Inaccessible/Reset Wake Sequence (DEF_PWRON==1)</w:t>
        </w:r>
        <w:r>
          <w:rPr>
            <w:noProof/>
            <w:webHidden/>
          </w:rPr>
          <w:tab/>
        </w:r>
        <w:r>
          <w:rPr>
            <w:noProof/>
            <w:webHidden/>
          </w:rPr>
          <w:fldChar w:fldCharType="begin"/>
        </w:r>
        <w:r>
          <w:rPr>
            <w:noProof/>
            <w:webHidden/>
          </w:rPr>
          <w:instrText xml:space="preserve"> PAGEREF _Toc390267847 \h </w:instrText>
        </w:r>
      </w:ins>
      <w:r>
        <w:rPr>
          <w:noProof/>
          <w:webHidden/>
        </w:rPr>
      </w:r>
      <w:r>
        <w:rPr>
          <w:noProof/>
          <w:webHidden/>
        </w:rPr>
        <w:fldChar w:fldCharType="separate"/>
      </w:r>
      <w:ins w:id="250" w:author="Havican, Jared W" w:date="2014-06-11T16:54:00Z">
        <w:r w:rsidR="00196BCA">
          <w:rPr>
            <w:noProof/>
            <w:webHidden/>
          </w:rPr>
          <w:t>17</w:t>
        </w:r>
      </w:ins>
      <w:ins w:id="251" w:author="Havican, Jared W" w:date="2014-06-11T16:34:00Z">
        <w:r>
          <w:rPr>
            <w:noProof/>
            <w:webHidden/>
          </w:rPr>
          <w:fldChar w:fldCharType="end"/>
        </w:r>
        <w:r w:rsidRPr="00CF0D7C">
          <w:rPr>
            <w:rStyle w:val="Hyperlink"/>
            <w:noProof/>
          </w:rPr>
          <w:fldChar w:fldCharType="end"/>
        </w:r>
      </w:ins>
    </w:p>
    <w:p w14:paraId="24AC6769" w14:textId="77777777" w:rsidR="006D684D" w:rsidRDefault="006D684D">
      <w:pPr>
        <w:pStyle w:val="TableofFigures"/>
        <w:tabs>
          <w:tab w:val="right" w:leader="dot" w:pos="10790"/>
        </w:tabs>
        <w:rPr>
          <w:ins w:id="252" w:author="Havican, Jared W" w:date="2014-06-11T16:34:00Z"/>
          <w:rFonts w:asciiTheme="minorHAnsi" w:eastAsiaTheme="minorEastAsia" w:hAnsiTheme="minorHAnsi" w:cstheme="minorBidi"/>
          <w:noProof/>
          <w:sz w:val="22"/>
          <w:szCs w:val="22"/>
        </w:rPr>
      </w:pPr>
      <w:ins w:id="253" w:author="Havican, Jared W" w:date="2014-06-11T16:34:00Z">
        <w:r w:rsidRPr="00CF0D7C">
          <w:rPr>
            <w:rStyle w:val="Hyperlink"/>
            <w:noProof/>
          </w:rPr>
          <w:fldChar w:fldCharType="begin"/>
        </w:r>
        <w:r w:rsidRPr="00CF0D7C">
          <w:rPr>
            <w:rStyle w:val="Hyperlink"/>
            <w:noProof/>
          </w:rPr>
          <w:instrText xml:space="preserve"> </w:instrText>
        </w:r>
        <w:r>
          <w:rPr>
            <w:noProof/>
          </w:rPr>
          <w:instrText>HYPERLINK \l "_Toc390267848"</w:instrText>
        </w:r>
        <w:r w:rsidRPr="00CF0D7C">
          <w:rPr>
            <w:rStyle w:val="Hyperlink"/>
            <w:noProof/>
          </w:rPr>
          <w:instrText xml:space="preserve"> </w:instrText>
        </w:r>
        <w:r w:rsidRPr="00CF0D7C">
          <w:rPr>
            <w:rStyle w:val="Hyperlink"/>
            <w:noProof/>
          </w:rPr>
          <w:fldChar w:fldCharType="separate"/>
        </w:r>
        <w:r w:rsidRPr="00CF0D7C">
          <w:rPr>
            <w:rStyle w:val="Hyperlink"/>
            <w:noProof/>
          </w:rPr>
          <w:t>Figure 6: PCGU IP-Inaccessible/Reset Gate Sequence (DEF_PWRON==0)</w:t>
        </w:r>
        <w:r>
          <w:rPr>
            <w:noProof/>
            <w:webHidden/>
          </w:rPr>
          <w:tab/>
        </w:r>
        <w:r>
          <w:rPr>
            <w:noProof/>
            <w:webHidden/>
          </w:rPr>
          <w:fldChar w:fldCharType="begin"/>
        </w:r>
        <w:r>
          <w:rPr>
            <w:noProof/>
            <w:webHidden/>
          </w:rPr>
          <w:instrText xml:space="preserve"> PAGEREF _Toc390267848 \h </w:instrText>
        </w:r>
      </w:ins>
      <w:r>
        <w:rPr>
          <w:noProof/>
          <w:webHidden/>
        </w:rPr>
      </w:r>
      <w:r>
        <w:rPr>
          <w:noProof/>
          <w:webHidden/>
        </w:rPr>
        <w:fldChar w:fldCharType="separate"/>
      </w:r>
      <w:ins w:id="254" w:author="Havican, Jared W" w:date="2014-06-11T16:54:00Z">
        <w:r w:rsidR="00196BCA">
          <w:rPr>
            <w:noProof/>
            <w:webHidden/>
          </w:rPr>
          <w:t>18</w:t>
        </w:r>
      </w:ins>
      <w:ins w:id="255" w:author="Havican, Jared W" w:date="2014-06-11T16:34:00Z">
        <w:r>
          <w:rPr>
            <w:noProof/>
            <w:webHidden/>
          </w:rPr>
          <w:fldChar w:fldCharType="end"/>
        </w:r>
        <w:r w:rsidRPr="00CF0D7C">
          <w:rPr>
            <w:rStyle w:val="Hyperlink"/>
            <w:noProof/>
          </w:rPr>
          <w:fldChar w:fldCharType="end"/>
        </w:r>
      </w:ins>
    </w:p>
    <w:p w14:paraId="0507F41A" w14:textId="77777777" w:rsidR="006D684D" w:rsidRDefault="006D684D">
      <w:pPr>
        <w:pStyle w:val="TableofFigures"/>
        <w:tabs>
          <w:tab w:val="right" w:leader="dot" w:pos="10790"/>
        </w:tabs>
        <w:rPr>
          <w:ins w:id="256" w:author="Havican, Jared W" w:date="2014-06-11T16:34:00Z"/>
          <w:rFonts w:asciiTheme="minorHAnsi" w:eastAsiaTheme="minorEastAsia" w:hAnsiTheme="minorHAnsi" w:cstheme="minorBidi"/>
          <w:noProof/>
          <w:sz w:val="22"/>
          <w:szCs w:val="22"/>
        </w:rPr>
      </w:pPr>
      <w:ins w:id="257" w:author="Havican, Jared W" w:date="2014-06-11T16:34:00Z">
        <w:r w:rsidRPr="00CF0D7C">
          <w:rPr>
            <w:rStyle w:val="Hyperlink"/>
            <w:noProof/>
          </w:rPr>
          <w:fldChar w:fldCharType="begin"/>
        </w:r>
        <w:r w:rsidRPr="00CF0D7C">
          <w:rPr>
            <w:rStyle w:val="Hyperlink"/>
            <w:noProof/>
          </w:rPr>
          <w:instrText xml:space="preserve"> </w:instrText>
        </w:r>
        <w:r>
          <w:rPr>
            <w:noProof/>
          </w:rPr>
          <w:instrText>HYPERLINK \l "_Toc390267849"</w:instrText>
        </w:r>
        <w:r w:rsidRPr="00CF0D7C">
          <w:rPr>
            <w:rStyle w:val="Hyperlink"/>
            <w:noProof/>
          </w:rPr>
          <w:instrText xml:space="preserve"> </w:instrText>
        </w:r>
        <w:r w:rsidRPr="00CF0D7C">
          <w:rPr>
            <w:rStyle w:val="Hyperlink"/>
            <w:noProof/>
          </w:rPr>
          <w:fldChar w:fldCharType="separate"/>
        </w:r>
        <w:r w:rsidRPr="00CF0D7C">
          <w:rPr>
            <w:rStyle w:val="Hyperlink"/>
            <w:noProof/>
          </w:rPr>
          <w:t>Figure 7: PCGU IP-Inaccessible/Reset Gate Sequence (DEF_PWRON==1)</w:t>
        </w:r>
        <w:r>
          <w:rPr>
            <w:noProof/>
            <w:webHidden/>
          </w:rPr>
          <w:tab/>
        </w:r>
        <w:r>
          <w:rPr>
            <w:noProof/>
            <w:webHidden/>
          </w:rPr>
          <w:fldChar w:fldCharType="begin"/>
        </w:r>
        <w:r>
          <w:rPr>
            <w:noProof/>
            <w:webHidden/>
          </w:rPr>
          <w:instrText xml:space="preserve"> PAGEREF _Toc390267849 \h </w:instrText>
        </w:r>
      </w:ins>
      <w:r>
        <w:rPr>
          <w:noProof/>
          <w:webHidden/>
        </w:rPr>
      </w:r>
      <w:r>
        <w:rPr>
          <w:noProof/>
          <w:webHidden/>
        </w:rPr>
        <w:fldChar w:fldCharType="separate"/>
      </w:r>
      <w:ins w:id="258" w:author="Havican, Jared W" w:date="2014-06-11T16:54:00Z">
        <w:r w:rsidR="00196BCA">
          <w:rPr>
            <w:noProof/>
            <w:webHidden/>
          </w:rPr>
          <w:t>19</w:t>
        </w:r>
      </w:ins>
      <w:ins w:id="259" w:author="Havican, Jared W" w:date="2014-06-11T16:34:00Z">
        <w:r>
          <w:rPr>
            <w:noProof/>
            <w:webHidden/>
          </w:rPr>
          <w:fldChar w:fldCharType="end"/>
        </w:r>
        <w:r w:rsidRPr="00CF0D7C">
          <w:rPr>
            <w:rStyle w:val="Hyperlink"/>
            <w:noProof/>
          </w:rPr>
          <w:fldChar w:fldCharType="end"/>
        </w:r>
      </w:ins>
    </w:p>
    <w:p w14:paraId="1D2C2B77" w14:textId="77777777" w:rsidR="006D684D" w:rsidRDefault="006D684D">
      <w:pPr>
        <w:pStyle w:val="TableofFigures"/>
        <w:tabs>
          <w:tab w:val="right" w:leader="dot" w:pos="10790"/>
        </w:tabs>
        <w:rPr>
          <w:ins w:id="260" w:author="Havican, Jared W" w:date="2014-06-11T16:34:00Z"/>
          <w:rFonts w:asciiTheme="minorHAnsi" w:eastAsiaTheme="minorEastAsia" w:hAnsiTheme="minorHAnsi" w:cstheme="minorBidi"/>
          <w:noProof/>
          <w:sz w:val="22"/>
          <w:szCs w:val="22"/>
        </w:rPr>
      </w:pPr>
      <w:ins w:id="261" w:author="Havican, Jared W" w:date="2014-06-11T16:34:00Z">
        <w:r w:rsidRPr="00CF0D7C">
          <w:rPr>
            <w:rStyle w:val="Hyperlink"/>
            <w:noProof/>
          </w:rPr>
          <w:fldChar w:fldCharType="begin"/>
        </w:r>
        <w:r w:rsidRPr="00CF0D7C">
          <w:rPr>
            <w:rStyle w:val="Hyperlink"/>
            <w:noProof/>
          </w:rPr>
          <w:instrText xml:space="preserve"> </w:instrText>
        </w:r>
        <w:r>
          <w:rPr>
            <w:noProof/>
          </w:rPr>
          <w:instrText>HYPERLINK \l "_Toc390267850"</w:instrText>
        </w:r>
        <w:r w:rsidRPr="00CF0D7C">
          <w:rPr>
            <w:rStyle w:val="Hyperlink"/>
            <w:noProof/>
          </w:rPr>
          <w:instrText xml:space="preserve"> </w:instrText>
        </w:r>
        <w:r w:rsidRPr="00CF0D7C">
          <w:rPr>
            <w:rStyle w:val="Hyperlink"/>
            <w:noProof/>
          </w:rPr>
          <w:fldChar w:fldCharType="separate"/>
        </w:r>
        <w:r w:rsidRPr="00CF0D7C">
          <w:rPr>
            <w:rStyle w:val="Hyperlink"/>
            <w:noProof/>
          </w:rPr>
          <w:t>Figure 8: PCGU IP-Accessible Gate Sequence</w:t>
        </w:r>
        <w:r>
          <w:rPr>
            <w:noProof/>
            <w:webHidden/>
          </w:rPr>
          <w:tab/>
        </w:r>
        <w:r>
          <w:rPr>
            <w:noProof/>
            <w:webHidden/>
          </w:rPr>
          <w:fldChar w:fldCharType="begin"/>
        </w:r>
        <w:r>
          <w:rPr>
            <w:noProof/>
            <w:webHidden/>
          </w:rPr>
          <w:instrText xml:space="preserve"> PAGEREF _Toc390267850 \h </w:instrText>
        </w:r>
      </w:ins>
      <w:r>
        <w:rPr>
          <w:noProof/>
          <w:webHidden/>
        </w:rPr>
      </w:r>
      <w:r>
        <w:rPr>
          <w:noProof/>
          <w:webHidden/>
        </w:rPr>
        <w:fldChar w:fldCharType="separate"/>
      </w:r>
      <w:ins w:id="262" w:author="Havican, Jared W" w:date="2014-06-11T16:54:00Z">
        <w:r w:rsidR="00196BCA">
          <w:rPr>
            <w:noProof/>
            <w:webHidden/>
          </w:rPr>
          <w:t>21</w:t>
        </w:r>
      </w:ins>
      <w:ins w:id="263" w:author="Havican, Jared W" w:date="2014-06-11T16:34:00Z">
        <w:r>
          <w:rPr>
            <w:noProof/>
            <w:webHidden/>
          </w:rPr>
          <w:fldChar w:fldCharType="end"/>
        </w:r>
        <w:r w:rsidRPr="00CF0D7C">
          <w:rPr>
            <w:rStyle w:val="Hyperlink"/>
            <w:noProof/>
          </w:rPr>
          <w:fldChar w:fldCharType="end"/>
        </w:r>
      </w:ins>
    </w:p>
    <w:p w14:paraId="428C398A" w14:textId="77777777" w:rsidR="006D684D" w:rsidRDefault="006D684D">
      <w:pPr>
        <w:pStyle w:val="TableofFigures"/>
        <w:tabs>
          <w:tab w:val="right" w:leader="dot" w:pos="10790"/>
        </w:tabs>
        <w:rPr>
          <w:ins w:id="264" w:author="Havican, Jared W" w:date="2014-06-11T16:34:00Z"/>
          <w:rFonts w:asciiTheme="minorHAnsi" w:eastAsiaTheme="minorEastAsia" w:hAnsiTheme="minorHAnsi" w:cstheme="minorBidi"/>
          <w:noProof/>
          <w:sz w:val="22"/>
          <w:szCs w:val="22"/>
        </w:rPr>
      </w:pPr>
      <w:ins w:id="265" w:author="Havican, Jared W" w:date="2014-06-11T16:34:00Z">
        <w:r w:rsidRPr="00CF0D7C">
          <w:rPr>
            <w:rStyle w:val="Hyperlink"/>
            <w:noProof/>
          </w:rPr>
          <w:fldChar w:fldCharType="begin"/>
        </w:r>
        <w:r w:rsidRPr="00CF0D7C">
          <w:rPr>
            <w:rStyle w:val="Hyperlink"/>
            <w:noProof/>
          </w:rPr>
          <w:instrText xml:space="preserve"> </w:instrText>
        </w:r>
        <w:r>
          <w:rPr>
            <w:noProof/>
          </w:rPr>
          <w:instrText>HYPERLINK \l "_Toc390267851"</w:instrText>
        </w:r>
        <w:r w:rsidRPr="00CF0D7C">
          <w:rPr>
            <w:rStyle w:val="Hyperlink"/>
            <w:noProof/>
          </w:rPr>
          <w:instrText xml:space="preserve"> </w:instrText>
        </w:r>
        <w:r w:rsidRPr="00CF0D7C">
          <w:rPr>
            <w:rStyle w:val="Hyperlink"/>
            <w:noProof/>
          </w:rPr>
          <w:fldChar w:fldCharType="separate"/>
        </w:r>
        <w:r w:rsidRPr="00CF0D7C">
          <w:rPr>
            <w:rStyle w:val="Hyperlink"/>
            <w:noProof/>
          </w:rPr>
          <w:t>Figure 9: PGCB Clock Wake Sequencing</w:t>
        </w:r>
        <w:r>
          <w:rPr>
            <w:noProof/>
            <w:webHidden/>
          </w:rPr>
          <w:tab/>
        </w:r>
        <w:r>
          <w:rPr>
            <w:noProof/>
            <w:webHidden/>
          </w:rPr>
          <w:fldChar w:fldCharType="begin"/>
        </w:r>
        <w:r>
          <w:rPr>
            <w:noProof/>
            <w:webHidden/>
          </w:rPr>
          <w:instrText xml:space="preserve"> PAGEREF _Toc390267851 \h </w:instrText>
        </w:r>
      </w:ins>
      <w:r>
        <w:rPr>
          <w:noProof/>
          <w:webHidden/>
        </w:rPr>
      </w:r>
      <w:r>
        <w:rPr>
          <w:noProof/>
          <w:webHidden/>
        </w:rPr>
        <w:fldChar w:fldCharType="separate"/>
      </w:r>
      <w:ins w:id="266" w:author="Havican, Jared W" w:date="2014-06-11T16:54:00Z">
        <w:r w:rsidR="00196BCA">
          <w:rPr>
            <w:noProof/>
            <w:webHidden/>
          </w:rPr>
          <w:t>24</w:t>
        </w:r>
      </w:ins>
      <w:ins w:id="267" w:author="Havican, Jared W" w:date="2014-06-11T16:34:00Z">
        <w:r>
          <w:rPr>
            <w:noProof/>
            <w:webHidden/>
          </w:rPr>
          <w:fldChar w:fldCharType="end"/>
        </w:r>
        <w:r w:rsidRPr="00CF0D7C">
          <w:rPr>
            <w:rStyle w:val="Hyperlink"/>
            <w:noProof/>
          </w:rPr>
          <w:fldChar w:fldCharType="end"/>
        </w:r>
      </w:ins>
    </w:p>
    <w:p w14:paraId="18883DA6" w14:textId="77777777" w:rsidR="006D684D" w:rsidRDefault="006D684D">
      <w:pPr>
        <w:pStyle w:val="TableofFigures"/>
        <w:tabs>
          <w:tab w:val="right" w:leader="dot" w:pos="10790"/>
        </w:tabs>
        <w:rPr>
          <w:ins w:id="268" w:author="Havican, Jared W" w:date="2014-06-11T16:34:00Z"/>
          <w:rFonts w:asciiTheme="minorHAnsi" w:eastAsiaTheme="minorEastAsia" w:hAnsiTheme="minorHAnsi" w:cstheme="minorBidi"/>
          <w:noProof/>
          <w:sz w:val="22"/>
          <w:szCs w:val="22"/>
        </w:rPr>
      </w:pPr>
      <w:ins w:id="269" w:author="Havican, Jared W" w:date="2014-06-11T16:34:00Z">
        <w:r w:rsidRPr="00CF0D7C">
          <w:rPr>
            <w:rStyle w:val="Hyperlink"/>
            <w:noProof/>
          </w:rPr>
          <w:fldChar w:fldCharType="begin"/>
        </w:r>
        <w:r w:rsidRPr="00CF0D7C">
          <w:rPr>
            <w:rStyle w:val="Hyperlink"/>
            <w:noProof/>
          </w:rPr>
          <w:instrText xml:space="preserve"> </w:instrText>
        </w:r>
        <w:r>
          <w:rPr>
            <w:noProof/>
          </w:rPr>
          <w:instrText>HYPERLINK \l "_Toc390267852"</w:instrText>
        </w:r>
        <w:r w:rsidRPr="00CF0D7C">
          <w:rPr>
            <w:rStyle w:val="Hyperlink"/>
            <w:noProof/>
          </w:rPr>
          <w:instrText xml:space="preserve"> </w:instrText>
        </w:r>
        <w:r w:rsidRPr="00CF0D7C">
          <w:rPr>
            <w:rStyle w:val="Hyperlink"/>
            <w:noProof/>
          </w:rPr>
          <w:fldChar w:fldCharType="separate"/>
        </w:r>
        <w:r w:rsidRPr="00CF0D7C">
          <w:rPr>
            <w:rStyle w:val="Hyperlink"/>
            <w:noProof/>
          </w:rPr>
          <w:t>Figure 10: PCGU Asynchronous Wake Widget Logic Diagram</w:t>
        </w:r>
        <w:r>
          <w:rPr>
            <w:noProof/>
            <w:webHidden/>
          </w:rPr>
          <w:tab/>
        </w:r>
        <w:r>
          <w:rPr>
            <w:noProof/>
            <w:webHidden/>
          </w:rPr>
          <w:fldChar w:fldCharType="begin"/>
        </w:r>
        <w:r>
          <w:rPr>
            <w:noProof/>
            <w:webHidden/>
          </w:rPr>
          <w:instrText xml:space="preserve"> PAGEREF _Toc390267852 \h </w:instrText>
        </w:r>
      </w:ins>
      <w:r>
        <w:rPr>
          <w:noProof/>
          <w:webHidden/>
        </w:rPr>
      </w:r>
      <w:r>
        <w:rPr>
          <w:noProof/>
          <w:webHidden/>
        </w:rPr>
        <w:fldChar w:fldCharType="separate"/>
      </w:r>
      <w:ins w:id="270" w:author="Havican, Jared W" w:date="2014-06-11T16:54:00Z">
        <w:r w:rsidR="00196BCA">
          <w:rPr>
            <w:noProof/>
            <w:webHidden/>
          </w:rPr>
          <w:t>29</w:t>
        </w:r>
      </w:ins>
      <w:ins w:id="271" w:author="Havican, Jared W" w:date="2014-06-11T16:34:00Z">
        <w:r>
          <w:rPr>
            <w:noProof/>
            <w:webHidden/>
          </w:rPr>
          <w:fldChar w:fldCharType="end"/>
        </w:r>
        <w:r w:rsidRPr="00CF0D7C">
          <w:rPr>
            <w:rStyle w:val="Hyperlink"/>
            <w:noProof/>
          </w:rPr>
          <w:fldChar w:fldCharType="end"/>
        </w:r>
      </w:ins>
    </w:p>
    <w:p w14:paraId="3DB1CCF7" w14:textId="77777777" w:rsidR="006D684D" w:rsidRDefault="006D684D">
      <w:pPr>
        <w:pStyle w:val="TableofFigures"/>
        <w:tabs>
          <w:tab w:val="right" w:leader="dot" w:pos="10790"/>
        </w:tabs>
        <w:rPr>
          <w:ins w:id="272" w:author="Havican, Jared W" w:date="2014-06-11T16:34:00Z"/>
          <w:rFonts w:asciiTheme="minorHAnsi" w:eastAsiaTheme="minorEastAsia" w:hAnsiTheme="minorHAnsi" w:cstheme="minorBidi"/>
          <w:noProof/>
          <w:sz w:val="22"/>
          <w:szCs w:val="22"/>
        </w:rPr>
      </w:pPr>
      <w:ins w:id="273" w:author="Havican, Jared W" w:date="2014-06-11T16:34:00Z">
        <w:r w:rsidRPr="00CF0D7C">
          <w:rPr>
            <w:rStyle w:val="Hyperlink"/>
            <w:noProof/>
          </w:rPr>
          <w:fldChar w:fldCharType="begin"/>
        </w:r>
        <w:r w:rsidRPr="00CF0D7C">
          <w:rPr>
            <w:rStyle w:val="Hyperlink"/>
            <w:noProof/>
          </w:rPr>
          <w:instrText xml:space="preserve"> </w:instrText>
        </w:r>
        <w:r>
          <w:rPr>
            <w:noProof/>
          </w:rPr>
          <w:instrText>HYPERLINK \l "_Toc390267853"</w:instrText>
        </w:r>
        <w:r w:rsidRPr="00CF0D7C">
          <w:rPr>
            <w:rStyle w:val="Hyperlink"/>
            <w:noProof/>
          </w:rPr>
          <w:instrText xml:space="preserve"> </w:instrText>
        </w:r>
        <w:r w:rsidRPr="00CF0D7C">
          <w:rPr>
            <w:rStyle w:val="Hyperlink"/>
            <w:noProof/>
          </w:rPr>
          <w:fldChar w:fldCharType="separate"/>
        </w:r>
        <w:r w:rsidRPr="00CF0D7C">
          <w:rPr>
            <w:rStyle w:val="Hyperlink"/>
            <w:noProof/>
          </w:rPr>
          <w:t>Figure 8: PCGU_AWW Reset Deassertion, Wake Deasserted</w:t>
        </w:r>
        <w:r>
          <w:rPr>
            <w:noProof/>
            <w:webHidden/>
          </w:rPr>
          <w:tab/>
        </w:r>
        <w:r>
          <w:rPr>
            <w:noProof/>
            <w:webHidden/>
          </w:rPr>
          <w:fldChar w:fldCharType="begin"/>
        </w:r>
        <w:r>
          <w:rPr>
            <w:noProof/>
            <w:webHidden/>
          </w:rPr>
          <w:instrText xml:space="preserve"> PAGEREF _Toc390267853 \h </w:instrText>
        </w:r>
      </w:ins>
      <w:r>
        <w:rPr>
          <w:noProof/>
          <w:webHidden/>
        </w:rPr>
      </w:r>
      <w:r>
        <w:rPr>
          <w:noProof/>
          <w:webHidden/>
        </w:rPr>
        <w:fldChar w:fldCharType="separate"/>
      </w:r>
      <w:ins w:id="274" w:author="Havican, Jared W" w:date="2014-06-11T16:54:00Z">
        <w:r w:rsidR="00196BCA">
          <w:rPr>
            <w:noProof/>
            <w:webHidden/>
          </w:rPr>
          <w:t>30</w:t>
        </w:r>
      </w:ins>
      <w:ins w:id="275" w:author="Havican, Jared W" w:date="2014-06-11T16:34:00Z">
        <w:r>
          <w:rPr>
            <w:noProof/>
            <w:webHidden/>
          </w:rPr>
          <w:fldChar w:fldCharType="end"/>
        </w:r>
        <w:r w:rsidRPr="00CF0D7C">
          <w:rPr>
            <w:rStyle w:val="Hyperlink"/>
            <w:noProof/>
          </w:rPr>
          <w:fldChar w:fldCharType="end"/>
        </w:r>
      </w:ins>
    </w:p>
    <w:p w14:paraId="6910FA64" w14:textId="77777777" w:rsidR="006D684D" w:rsidRDefault="006D684D">
      <w:pPr>
        <w:pStyle w:val="TableofFigures"/>
        <w:tabs>
          <w:tab w:val="right" w:leader="dot" w:pos="10790"/>
        </w:tabs>
        <w:rPr>
          <w:ins w:id="276" w:author="Havican, Jared W" w:date="2014-06-11T16:34:00Z"/>
          <w:rFonts w:asciiTheme="minorHAnsi" w:eastAsiaTheme="minorEastAsia" w:hAnsiTheme="minorHAnsi" w:cstheme="minorBidi"/>
          <w:noProof/>
          <w:sz w:val="22"/>
          <w:szCs w:val="22"/>
        </w:rPr>
      </w:pPr>
      <w:ins w:id="277" w:author="Havican, Jared W" w:date="2014-06-11T16:34:00Z">
        <w:r w:rsidRPr="00CF0D7C">
          <w:rPr>
            <w:rStyle w:val="Hyperlink"/>
            <w:noProof/>
          </w:rPr>
          <w:fldChar w:fldCharType="begin"/>
        </w:r>
        <w:r w:rsidRPr="00CF0D7C">
          <w:rPr>
            <w:rStyle w:val="Hyperlink"/>
            <w:noProof/>
          </w:rPr>
          <w:instrText xml:space="preserve"> </w:instrText>
        </w:r>
        <w:r>
          <w:rPr>
            <w:noProof/>
          </w:rPr>
          <w:instrText>HYPERLINK \l "_Toc390267854"</w:instrText>
        </w:r>
        <w:r w:rsidRPr="00CF0D7C">
          <w:rPr>
            <w:rStyle w:val="Hyperlink"/>
            <w:noProof/>
          </w:rPr>
          <w:instrText xml:space="preserve"> </w:instrText>
        </w:r>
        <w:r w:rsidRPr="00CF0D7C">
          <w:rPr>
            <w:rStyle w:val="Hyperlink"/>
            <w:noProof/>
          </w:rPr>
          <w:fldChar w:fldCharType="separate"/>
        </w:r>
        <w:r w:rsidRPr="00CF0D7C">
          <w:rPr>
            <w:rStyle w:val="Hyperlink"/>
            <w:noProof/>
          </w:rPr>
          <w:t>Figure 9: PCGU_AWW Reset Deassertion, Wake Asserted</w:t>
        </w:r>
        <w:r>
          <w:rPr>
            <w:noProof/>
            <w:webHidden/>
          </w:rPr>
          <w:tab/>
        </w:r>
        <w:r>
          <w:rPr>
            <w:noProof/>
            <w:webHidden/>
          </w:rPr>
          <w:fldChar w:fldCharType="begin"/>
        </w:r>
        <w:r>
          <w:rPr>
            <w:noProof/>
            <w:webHidden/>
          </w:rPr>
          <w:instrText xml:space="preserve"> PAGEREF _Toc390267854 \h </w:instrText>
        </w:r>
      </w:ins>
      <w:r>
        <w:rPr>
          <w:noProof/>
          <w:webHidden/>
        </w:rPr>
      </w:r>
      <w:r>
        <w:rPr>
          <w:noProof/>
          <w:webHidden/>
        </w:rPr>
        <w:fldChar w:fldCharType="separate"/>
      </w:r>
      <w:ins w:id="278" w:author="Havican, Jared W" w:date="2014-06-11T16:54:00Z">
        <w:r w:rsidR="00196BCA">
          <w:rPr>
            <w:noProof/>
            <w:webHidden/>
          </w:rPr>
          <w:t>31</w:t>
        </w:r>
      </w:ins>
      <w:ins w:id="279" w:author="Havican, Jared W" w:date="2014-06-11T16:34:00Z">
        <w:r>
          <w:rPr>
            <w:noProof/>
            <w:webHidden/>
          </w:rPr>
          <w:fldChar w:fldCharType="end"/>
        </w:r>
        <w:r w:rsidRPr="00CF0D7C">
          <w:rPr>
            <w:rStyle w:val="Hyperlink"/>
            <w:noProof/>
          </w:rPr>
          <w:fldChar w:fldCharType="end"/>
        </w:r>
      </w:ins>
    </w:p>
    <w:p w14:paraId="4B62C64A" w14:textId="77777777" w:rsidR="006D684D" w:rsidRDefault="006D684D">
      <w:pPr>
        <w:pStyle w:val="TableofFigures"/>
        <w:tabs>
          <w:tab w:val="right" w:leader="dot" w:pos="10790"/>
        </w:tabs>
        <w:rPr>
          <w:ins w:id="280" w:author="Havican, Jared W" w:date="2014-06-11T16:34:00Z"/>
          <w:rFonts w:asciiTheme="minorHAnsi" w:eastAsiaTheme="minorEastAsia" w:hAnsiTheme="minorHAnsi" w:cstheme="minorBidi"/>
          <w:noProof/>
          <w:sz w:val="22"/>
          <w:szCs w:val="22"/>
        </w:rPr>
      </w:pPr>
      <w:ins w:id="281" w:author="Havican, Jared W" w:date="2014-06-11T16:34:00Z">
        <w:r w:rsidRPr="00CF0D7C">
          <w:rPr>
            <w:rStyle w:val="Hyperlink"/>
            <w:noProof/>
          </w:rPr>
          <w:fldChar w:fldCharType="begin"/>
        </w:r>
        <w:r w:rsidRPr="00CF0D7C">
          <w:rPr>
            <w:rStyle w:val="Hyperlink"/>
            <w:noProof/>
          </w:rPr>
          <w:instrText xml:space="preserve"> </w:instrText>
        </w:r>
        <w:r>
          <w:rPr>
            <w:noProof/>
          </w:rPr>
          <w:instrText>HYPERLINK \l "_Toc390267855"</w:instrText>
        </w:r>
        <w:r w:rsidRPr="00CF0D7C">
          <w:rPr>
            <w:rStyle w:val="Hyperlink"/>
            <w:noProof/>
          </w:rPr>
          <w:instrText xml:space="preserve"> </w:instrText>
        </w:r>
        <w:r w:rsidRPr="00CF0D7C">
          <w:rPr>
            <w:rStyle w:val="Hyperlink"/>
            <w:noProof/>
          </w:rPr>
          <w:fldChar w:fldCharType="separate"/>
        </w:r>
        <w:r w:rsidRPr="00CF0D7C">
          <w:rPr>
            <w:rStyle w:val="Hyperlink"/>
            <w:noProof/>
          </w:rPr>
          <w:t>Figure 10: PCGU_AWW Wake Assertion with Clock Gated</w:t>
        </w:r>
        <w:r>
          <w:rPr>
            <w:noProof/>
            <w:webHidden/>
          </w:rPr>
          <w:tab/>
        </w:r>
        <w:r>
          <w:rPr>
            <w:noProof/>
            <w:webHidden/>
          </w:rPr>
          <w:fldChar w:fldCharType="begin"/>
        </w:r>
        <w:r>
          <w:rPr>
            <w:noProof/>
            <w:webHidden/>
          </w:rPr>
          <w:instrText xml:space="preserve"> PAGEREF _Toc390267855 \h </w:instrText>
        </w:r>
      </w:ins>
      <w:r>
        <w:rPr>
          <w:noProof/>
          <w:webHidden/>
        </w:rPr>
      </w:r>
      <w:r>
        <w:rPr>
          <w:noProof/>
          <w:webHidden/>
        </w:rPr>
        <w:fldChar w:fldCharType="separate"/>
      </w:r>
      <w:ins w:id="282" w:author="Havican, Jared W" w:date="2014-06-11T16:54:00Z">
        <w:r w:rsidR="00196BCA">
          <w:rPr>
            <w:noProof/>
            <w:webHidden/>
          </w:rPr>
          <w:t>31</w:t>
        </w:r>
      </w:ins>
      <w:ins w:id="283" w:author="Havican, Jared W" w:date="2014-06-11T16:34:00Z">
        <w:r>
          <w:rPr>
            <w:noProof/>
            <w:webHidden/>
          </w:rPr>
          <w:fldChar w:fldCharType="end"/>
        </w:r>
        <w:r w:rsidRPr="00CF0D7C">
          <w:rPr>
            <w:rStyle w:val="Hyperlink"/>
            <w:noProof/>
          </w:rPr>
          <w:fldChar w:fldCharType="end"/>
        </w:r>
      </w:ins>
    </w:p>
    <w:p w14:paraId="275DD74E" w14:textId="77777777" w:rsidR="006D684D" w:rsidRDefault="006D684D">
      <w:pPr>
        <w:pStyle w:val="TableofFigures"/>
        <w:tabs>
          <w:tab w:val="right" w:leader="dot" w:pos="10790"/>
        </w:tabs>
        <w:rPr>
          <w:ins w:id="284" w:author="Havican, Jared W" w:date="2014-06-11T16:34:00Z"/>
          <w:rFonts w:asciiTheme="minorHAnsi" w:eastAsiaTheme="minorEastAsia" w:hAnsiTheme="minorHAnsi" w:cstheme="minorBidi"/>
          <w:noProof/>
          <w:sz w:val="22"/>
          <w:szCs w:val="22"/>
        </w:rPr>
      </w:pPr>
      <w:ins w:id="285" w:author="Havican, Jared W" w:date="2014-06-11T16:34:00Z">
        <w:r w:rsidRPr="00CF0D7C">
          <w:rPr>
            <w:rStyle w:val="Hyperlink"/>
            <w:noProof/>
          </w:rPr>
          <w:fldChar w:fldCharType="begin"/>
        </w:r>
        <w:r w:rsidRPr="00CF0D7C">
          <w:rPr>
            <w:rStyle w:val="Hyperlink"/>
            <w:noProof/>
          </w:rPr>
          <w:instrText xml:space="preserve"> </w:instrText>
        </w:r>
        <w:r>
          <w:rPr>
            <w:noProof/>
          </w:rPr>
          <w:instrText>HYPERLINK \l "_Toc390267856"</w:instrText>
        </w:r>
        <w:r w:rsidRPr="00CF0D7C">
          <w:rPr>
            <w:rStyle w:val="Hyperlink"/>
            <w:noProof/>
          </w:rPr>
          <w:instrText xml:space="preserve"> </w:instrText>
        </w:r>
        <w:r w:rsidRPr="00CF0D7C">
          <w:rPr>
            <w:rStyle w:val="Hyperlink"/>
            <w:noProof/>
          </w:rPr>
          <w:fldChar w:fldCharType="separate"/>
        </w:r>
        <w:r w:rsidRPr="00CF0D7C">
          <w:rPr>
            <w:rStyle w:val="Hyperlink"/>
            <w:noProof/>
          </w:rPr>
          <w:t>Figure 11: PCGU_AWW Wake Assertion with Clock Running</w:t>
        </w:r>
        <w:r>
          <w:rPr>
            <w:noProof/>
            <w:webHidden/>
          </w:rPr>
          <w:tab/>
        </w:r>
        <w:r>
          <w:rPr>
            <w:noProof/>
            <w:webHidden/>
          </w:rPr>
          <w:fldChar w:fldCharType="begin"/>
        </w:r>
        <w:r>
          <w:rPr>
            <w:noProof/>
            <w:webHidden/>
          </w:rPr>
          <w:instrText xml:space="preserve"> PAGEREF _Toc390267856 \h </w:instrText>
        </w:r>
      </w:ins>
      <w:r>
        <w:rPr>
          <w:noProof/>
          <w:webHidden/>
        </w:rPr>
      </w:r>
      <w:r>
        <w:rPr>
          <w:noProof/>
          <w:webHidden/>
        </w:rPr>
        <w:fldChar w:fldCharType="separate"/>
      </w:r>
      <w:ins w:id="286" w:author="Havican, Jared W" w:date="2014-06-11T16:54:00Z">
        <w:r w:rsidR="00196BCA">
          <w:rPr>
            <w:noProof/>
            <w:webHidden/>
          </w:rPr>
          <w:t>32</w:t>
        </w:r>
      </w:ins>
      <w:ins w:id="287" w:author="Havican, Jared W" w:date="2014-06-11T16:34:00Z">
        <w:r>
          <w:rPr>
            <w:noProof/>
            <w:webHidden/>
          </w:rPr>
          <w:fldChar w:fldCharType="end"/>
        </w:r>
        <w:r w:rsidRPr="00CF0D7C">
          <w:rPr>
            <w:rStyle w:val="Hyperlink"/>
            <w:noProof/>
          </w:rPr>
          <w:fldChar w:fldCharType="end"/>
        </w:r>
      </w:ins>
    </w:p>
    <w:p w14:paraId="56199DAE" w14:textId="77777777" w:rsidR="006D684D" w:rsidRDefault="006D684D">
      <w:pPr>
        <w:pStyle w:val="TableofFigures"/>
        <w:tabs>
          <w:tab w:val="right" w:leader="dot" w:pos="10790"/>
        </w:tabs>
        <w:rPr>
          <w:ins w:id="288" w:author="Havican, Jared W" w:date="2014-06-11T16:34:00Z"/>
          <w:rFonts w:asciiTheme="minorHAnsi" w:eastAsiaTheme="minorEastAsia" w:hAnsiTheme="minorHAnsi" w:cstheme="minorBidi"/>
          <w:noProof/>
          <w:sz w:val="22"/>
          <w:szCs w:val="22"/>
        </w:rPr>
      </w:pPr>
      <w:ins w:id="289" w:author="Havican, Jared W" w:date="2014-06-11T16:34:00Z">
        <w:r w:rsidRPr="00CF0D7C">
          <w:rPr>
            <w:rStyle w:val="Hyperlink"/>
            <w:noProof/>
          </w:rPr>
          <w:fldChar w:fldCharType="begin"/>
        </w:r>
        <w:r w:rsidRPr="00CF0D7C">
          <w:rPr>
            <w:rStyle w:val="Hyperlink"/>
            <w:noProof/>
          </w:rPr>
          <w:instrText xml:space="preserve"> </w:instrText>
        </w:r>
        <w:r>
          <w:rPr>
            <w:noProof/>
          </w:rPr>
          <w:instrText>HYPERLINK \l "_Toc390267857"</w:instrText>
        </w:r>
        <w:r w:rsidRPr="00CF0D7C">
          <w:rPr>
            <w:rStyle w:val="Hyperlink"/>
            <w:noProof/>
          </w:rPr>
          <w:instrText xml:space="preserve"> </w:instrText>
        </w:r>
        <w:r w:rsidRPr="00CF0D7C">
          <w:rPr>
            <w:rStyle w:val="Hyperlink"/>
            <w:noProof/>
          </w:rPr>
          <w:fldChar w:fldCharType="separate"/>
        </w:r>
        <w:r w:rsidRPr="00CF0D7C">
          <w:rPr>
            <w:rStyle w:val="Hyperlink"/>
            <w:noProof/>
          </w:rPr>
          <w:t>Figure 12: Top Level PGCB Clock Gating Block Diagram</w:t>
        </w:r>
        <w:r>
          <w:rPr>
            <w:noProof/>
            <w:webHidden/>
          </w:rPr>
          <w:tab/>
        </w:r>
        <w:r>
          <w:rPr>
            <w:noProof/>
            <w:webHidden/>
          </w:rPr>
          <w:fldChar w:fldCharType="begin"/>
        </w:r>
        <w:r>
          <w:rPr>
            <w:noProof/>
            <w:webHidden/>
          </w:rPr>
          <w:instrText xml:space="preserve"> PAGEREF _Toc390267857 \h </w:instrText>
        </w:r>
      </w:ins>
      <w:r>
        <w:rPr>
          <w:noProof/>
          <w:webHidden/>
        </w:rPr>
      </w:r>
      <w:r>
        <w:rPr>
          <w:noProof/>
          <w:webHidden/>
        </w:rPr>
        <w:fldChar w:fldCharType="separate"/>
      </w:r>
      <w:ins w:id="290" w:author="Havican, Jared W" w:date="2014-06-11T16:54:00Z">
        <w:r w:rsidR="00196BCA">
          <w:rPr>
            <w:noProof/>
            <w:webHidden/>
          </w:rPr>
          <w:t>40</w:t>
        </w:r>
      </w:ins>
      <w:ins w:id="291" w:author="Havican, Jared W" w:date="2014-06-11T16:34:00Z">
        <w:r>
          <w:rPr>
            <w:noProof/>
            <w:webHidden/>
          </w:rPr>
          <w:fldChar w:fldCharType="end"/>
        </w:r>
        <w:r w:rsidRPr="00CF0D7C">
          <w:rPr>
            <w:rStyle w:val="Hyperlink"/>
            <w:noProof/>
          </w:rPr>
          <w:fldChar w:fldCharType="end"/>
        </w:r>
      </w:ins>
    </w:p>
    <w:p w14:paraId="2FC30DF4" w14:textId="77777777" w:rsidR="006D684D" w:rsidRDefault="006D684D">
      <w:pPr>
        <w:pStyle w:val="TableofFigures"/>
        <w:tabs>
          <w:tab w:val="right" w:leader="dot" w:pos="10790"/>
        </w:tabs>
        <w:rPr>
          <w:ins w:id="292" w:author="Havican, Jared W" w:date="2014-06-11T16:34:00Z"/>
          <w:rFonts w:asciiTheme="minorHAnsi" w:eastAsiaTheme="minorEastAsia" w:hAnsiTheme="minorHAnsi" w:cstheme="minorBidi"/>
          <w:noProof/>
          <w:sz w:val="22"/>
          <w:szCs w:val="22"/>
        </w:rPr>
      </w:pPr>
      <w:ins w:id="293" w:author="Havican, Jared W" w:date="2014-06-11T16:34:00Z">
        <w:r w:rsidRPr="00CF0D7C">
          <w:rPr>
            <w:rStyle w:val="Hyperlink"/>
            <w:noProof/>
          </w:rPr>
          <w:fldChar w:fldCharType="begin"/>
        </w:r>
        <w:r w:rsidRPr="00CF0D7C">
          <w:rPr>
            <w:rStyle w:val="Hyperlink"/>
            <w:noProof/>
          </w:rPr>
          <w:instrText xml:space="preserve"> </w:instrText>
        </w:r>
        <w:r>
          <w:rPr>
            <w:noProof/>
          </w:rPr>
          <w:instrText>HYPERLINK \l "_Toc390267858"</w:instrText>
        </w:r>
        <w:r w:rsidRPr="00CF0D7C">
          <w:rPr>
            <w:rStyle w:val="Hyperlink"/>
            <w:noProof/>
          </w:rPr>
          <w:instrText xml:space="preserve"> </w:instrText>
        </w:r>
        <w:r w:rsidRPr="00CF0D7C">
          <w:rPr>
            <w:rStyle w:val="Hyperlink"/>
            <w:noProof/>
          </w:rPr>
          <w:fldChar w:fldCharType="separate"/>
        </w:r>
        <w:r w:rsidRPr="00CF0D7C">
          <w:rPr>
            <w:rStyle w:val="Hyperlink"/>
            <w:noProof/>
          </w:rPr>
          <w:t>Figure 13: Top Level PGCB Clock Gating Block Diagram</w:t>
        </w:r>
        <w:r>
          <w:rPr>
            <w:noProof/>
            <w:webHidden/>
          </w:rPr>
          <w:tab/>
        </w:r>
        <w:r>
          <w:rPr>
            <w:noProof/>
            <w:webHidden/>
          </w:rPr>
          <w:fldChar w:fldCharType="begin"/>
        </w:r>
        <w:r>
          <w:rPr>
            <w:noProof/>
            <w:webHidden/>
          </w:rPr>
          <w:instrText xml:space="preserve"> PAGEREF _Toc390267858 \h </w:instrText>
        </w:r>
      </w:ins>
      <w:r>
        <w:rPr>
          <w:noProof/>
          <w:webHidden/>
        </w:rPr>
      </w:r>
      <w:r>
        <w:rPr>
          <w:noProof/>
          <w:webHidden/>
        </w:rPr>
        <w:fldChar w:fldCharType="separate"/>
      </w:r>
      <w:ins w:id="294" w:author="Havican, Jared W" w:date="2014-06-11T16:54:00Z">
        <w:r w:rsidR="00196BCA">
          <w:rPr>
            <w:noProof/>
            <w:webHidden/>
          </w:rPr>
          <w:t>41</w:t>
        </w:r>
      </w:ins>
      <w:ins w:id="295" w:author="Havican, Jared W" w:date="2014-06-11T16:34:00Z">
        <w:r>
          <w:rPr>
            <w:noProof/>
            <w:webHidden/>
          </w:rPr>
          <w:fldChar w:fldCharType="end"/>
        </w:r>
        <w:r w:rsidRPr="00CF0D7C">
          <w:rPr>
            <w:rStyle w:val="Hyperlink"/>
            <w:noProof/>
          </w:rPr>
          <w:fldChar w:fldCharType="end"/>
        </w:r>
      </w:ins>
    </w:p>
    <w:p w14:paraId="68FB1923" w14:textId="77777777" w:rsidR="006D684D" w:rsidRDefault="006D684D">
      <w:pPr>
        <w:pStyle w:val="TableofFigures"/>
        <w:tabs>
          <w:tab w:val="right" w:leader="dot" w:pos="10790"/>
        </w:tabs>
        <w:rPr>
          <w:ins w:id="296" w:author="Havican, Jared W" w:date="2014-06-11T16:34:00Z"/>
          <w:rFonts w:asciiTheme="minorHAnsi" w:eastAsiaTheme="minorEastAsia" w:hAnsiTheme="minorHAnsi" w:cstheme="minorBidi"/>
          <w:noProof/>
          <w:sz w:val="22"/>
          <w:szCs w:val="22"/>
        </w:rPr>
      </w:pPr>
      <w:ins w:id="297" w:author="Havican, Jared W" w:date="2014-06-11T16:34:00Z">
        <w:r w:rsidRPr="00CF0D7C">
          <w:rPr>
            <w:rStyle w:val="Hyperlink"/>
            <w:noProof/>
          </w:rPr>
          <w:fldChar w:fldCharType="begin"/>
        </w:r>
        <w:r w:rsidRPr="00CF0D7C">
          <w:rPr>
            <w:rStyle w:val="Hyperlink"/>
            <w:noProof/>
          </w:rPr>
          <w:instrText xml:space="preserve"> </w:instrText>
        </w:r>
        <w:r>
          <w:rPr>
            <w:noProof/>
          </w:rPr>
          <w:instrText>HYPERLINK \l "_Toc390267859"</w:instrText>
        </w:r>
        <w:r w:rsidRPr="00CF0D7C">
          <w:rPr>
            <w:rStyle w:val="Hyperlink"/>
            <w:noProof/>
          </w:rPr>
          <w:instrText xml:space="preserve"> </w:instrText>
        </w:r>
        <w:r w:rsidRPr="00CF0D7C">
          <w:rPr>
            <w:rStyle w:val="Hyperlink"/>
            <w:noProof/>
          </w:rPr>
          <w:fldChar w:fldCharType="separate"/>
        </w:r>
        <w:r w:rsidRPr="00CF0D7C">
          <w:rPr>
            <w:rStyle w:val="Hyperlink"/>
            <w:noProof/>
          </w:rPr>
          <w:t>Figure 15: PGCB Clock Control Block w/ Synchronous Handling of the PGCB Clock Request</w:t>
        </w:r>
        <w:r>
          <w:rPr>
            <w:noProof/>
            <w:webHidden/>
          </w:rPr>
          <w:tab/>
        </w:r>
        <w:r>
          <w:rPr>
            <w:noProof/>
            <w:webHidden/>
          </w:rPr>
          <w:fldChar w:fldCharType="begin"/>
        </w:r>
        <w:r>
          <w:rPr>
            <w:noProof/>
            <w:webHidden/>
          </w:rPr>
          <w:instrText xml:space="preserve"> PAGEREF _Toc390267859 \h </w:instrText>
        </w:r>
      </w:ins>
      <w:r>
        <w:rPr>
          <w:noProof/>
          <w:webHidden/>
        </w:rPr>
      </w:r>
      <w:r>
        <w:rPr>
          <w:noProof/>
          <w:webHidden/>
        </w:rPr>
        <w:fldChar w:fldCharType="separate"/>
      </w:r>
      <w:ins w:id="298" w:author="Havican, Jared W" w:date="2014-06-11T16:54:00Z">
        <w:r w:rsidR="00196BCA">
          <w:rPr>
            <w:noProof/>
            <w:webHidden/>
          </w:rPr>
          <w:t>46</w:t>
        </w:r>
      </w:ins>
      <w:ins w:id="299" w:author="Havican, Jared W" w:date="2014-06-11T16:34:00Z">
        <w:r>
          <w:rPr>
            <w:noProof/>
            <w:webHidden/>
          </w:rPr>
          <w:fldChar w:fldCharType="end"/>
        </w:r>
        <w:r w:rsidRPr="00CF0D7C">
          <w:rPr>
            <w:rStyle w:val="Hyperlink"/>
            <w:noProof/>
          </w:rPr>
          <w:fldChar w:fldCharType="end"/>
        </w:r>
      </w:ins>
    </w:p>
    <w:p w14:paraId="28C50C25" w14:textId="77777777" w:rsidR="00B24A62" w:rsidRPr="002E3EB9" w:rsidRDefault="00B24A62" w:rsidP="00B24A62">
      <w:pPr>
        <w:rPr>
          <w:rFonts w:ascii="Neo Sans Intel" w:hAnsi="Neo Sans Intel"/>
        </w:rPr>
      </w:pPr>
      <w:r w:rsidRPr="002E3EB9">
        <w:rPr>
          <w:rFonts w:ascii="Neo Sans Intel" w:hAnsi="Neo Sans Intel"/>
        </w:rPr>
        <w:fldChar w:fldCharType="end"/>
      </w:r>
    </w:p>
    <w:p w14:paraId="2A6FA496" w14:textId="77777777" w:rsidR="00946C6C" w:rsidRDefault="00946C6C">
      <w:pPr>
        <w:rPr>
          <w:rFonts w:ascii="Neo Sans Intel" w:hAnsi="Neo Sans Intel"/>
        </w:rPr>
      </w:pPr>
      <w:r>
        <w:rPr>
          <w:rFonts w:ascii="Neo Sans Intel" w:hAnsi="Neo Sans Intel"/>
        </w:rPr>
        <w:br w:type="page"/>
      </w:r>
    </w:p>
    <w:p w14:paraId="1809E15E" w14:textId="77777777" w:rsidR="00946C6C" w:rsidRPr="002E3EB9" w:rsidRDefault="00946C6C" w:rsidP="00946C6C">
      <w:pPr>
        <w:outlineLvl w:val="0"/>
        <w:rPr>
          <w:rFonts w:ascii="Neo Sans Intel" w:hAnsi="Neo Sans Intel"/>
          <w:b/>
          <w:color w:val="0862A8"/>
          <w:sz w:val="28"/>
          <w:u w:val="single"/>
        </w:rPr>
      </w:pPr>
      <w:bookmarkStart w:id="300" w:name="_Toc390267822"/>
      <w:r w:rsidRPr="002E3EB9">
        <w:rPr>
          <w:rFonts w:ascii="Neo Sans Intel" w:hAnsi="Neo Sans Intel"/>
          <w:b/>
          <w:color w:val="0862A8"/>
          <w:sz w:val="28"/>
          <w:u w:val="single"/>
        </w:rPr>
        <w:t>Table of Tables</w:t>
      </w:r>
      <w:bookmarkEnd w:id="300"/>
    </w:p>
    <w:p w14:paraId="7089EB1C" w14:textId="77777777" w:rsidR="006D684D" w:rsidRDefault="00946C6C">
      <w:pPr>
        <w:pStyle w:val="TableofFigures"/>
        <w:tabs>
          <w:tab w:val="right" w:leader="dot" w:pos="10790"/>
        </w:tabs>
        <w:rPr>
          <w:ins w:id="301" w:author="Havican, Jared W" w:date="2014-06-11T16:34:00Z"/>
          <w:rFonts w:asciiTheme="minorHAnsi" w:eastAsiaTheme="minorEastAsia" w:hAnsiTheme="minorHAnsi" w:cstheme="minorBidi"/>
          <w:noProof/>
          <w:sz w:val="22"/>
          <w:szCs w:val="22"/>
        </w:rPr>
      </w:pPr>
      <w:r w:rsidRPr="002E3EB9">
        <w:rPr>
          <w:rFonts w:ascii="Neo Sans Intel" w:hAnsi="Neo Sans Intel"/>
        </w:rPr>
        <w:fldChar w:fldCharType="begin"/>
      </w:r>
      <w:r w:rsidRPr="002E3EB9">
        <w:rPr>
          <w:rFonts w:ascii="Neo Sans Intel" w:hAnsi="Neo Sans Intel"/>
        </w:rPr>
        <w:instrText xml:space="preserve"> TOC \h \z \c "Table" </w:instrText>
      </w:r>
      <w:r w:rsidRPr="002E3EB9">
        <w:rPr>
          <w:rFonts w:ascii="Neo Sans Intel" w:hAnsi="Neo Sans Intel"/>
        </w:rPr>
        <w:fldChar w:fldCharType="separate"/>
      </w:r>
      <w:ins w:id="302" w:author="Havican, Jared W" w:date="2014-06-11T16:34:00Z">
        <w:r w:rsidR="006D684D" w:rsidRPr="000A02CE">
          <w:rPr>
            <w:rStyle w:val="Hyperlink"/>
            <w:noProof/>
          </w:rPr>
          <w:fldChar w:fldCharType="begin"/>
        </w:r>
        <w:r w:rsidR="006D684D" w:rsidRPr="000A02CE">
          <w:rPr>
            <w:rStyle w:val="Hyperlink"/>
            <w:noProof/>
          </w:rPr>
          <w:instrText xml:space="preserve"> </w:instrText>
        </w:r>
        <w:r w:rsidR="006D684D">
          <w:rPr>
            <w:noProof/>
          </w:rPr>
          <w:instrText>HYPERLINK \l "_Toc390267860"</w:instrText>
        </w:r>
        <w:r w:rsidR="006D684D" w:rsidRPr="000A02CE">
          <w:rPr>
            <w:rStyle w:val="Hyperlink"/>
            <w:noProof/>
          </w:rPr>
          <w:instrText xml:space="preserve"> </w:instrText>
        </w:r>
        <w:r w:rsidR="006D684D" w:rsidRPr="000A02CE">
          <w:rPr>
            <w:rStyle w:val="Hyperlink"/>
            <w:noProof/>
          </w:rPr>
          <w:fldChar w:fldCharType="separate"/>
        </w:r>
        <w:r w:rsidR="006D684D" w:rsidRPr="000A02CE">
          <w:rPr>
            <w:rStyle w:val="Hyperlink"/>
            <w:noProof/>
          </w:rPr>
          <w:t>Table 1: PGCB Clock Gate Evaluation (Per PGD domain)</w:t>
        </w:r>
        <w:r w:rsidR="006D684D">
          <w:rPr>
            <w:noProof/>
            <w:webHidden/>
          </w:rPr>
          <w:tab/>
        </w:r>
        <w:r w:rsidR="006D684D">
          <w:rPr>
            <w:noProof/>
            <w:webHidden/>
          </w:rPr>
          <w:fldChar w:fldCharType="begin"/>
        </w:r>
        <w:r w:rsidR="006D684D">
          <w:rPr>
            <w:noProof/>
            <w:webHidden/>
          </w:rPr>
          <w:instrText xml:space="preserve"> PAGEREF _Toc390267860 \h </w:instrText>
        </w:r>
      </w:ins>
      <w:r w:rsidR="006D684D">
        <w:rPr>
          <w:noProof/>
          <w:webHidden/>
        </w:rPr>
      </w:r>
      <w:r w:rsidR="006D684D">
        <w:rPr>
          <w:noProof/>
          <w:webHidden/>
        </w:rPr>
        <w:fldChar w:fldCharType="separate"/>
      </w:r>
      <w:ins w:id="303" w:author="Havican, Jared W" w:date="2014-06-11T16:54:00Z">
        <w:r w:rsidR="00196BCA">
          <w:rPr>
            <w:noProof/>
            <w:webHidden/>
          </w:rPr>
          <w:t>2</w:t>
        </w:r>
      </w:ins>
      <w:ins w:id="304" w:author="Havican, Jared W" w:date="2014-06-11T16:34:00Z">
        <w:r w:rsidR="006D684D">
          <w:rPr>
            <w:noProof/>
            <w:webHidden/>
          </w:rPr>
          <w:fldChar w:fldCharType="end"/>
        </w:r>
        <w:r w:rsidR="006D684D" w:rsidRPr="000A02CE">
          <w:rPr>
            <w:rStyle w:val="Hyperlink"/>
            <w:noProof/>
          </w:rPr>
          <w:fldChar w:fldCharType="end"/>
        </w:r>
      </w:ins>
    </w:p>
    <w:p w14:paraId="760D74F9" w14:textId="77777777" w:rsidR="006D684D" w:rsidRDefault="006D684D">
      <w:pPr>
        <w:pStyle w:val="TableofFigures"/>
        <w:tabs>
          <w:tab w:val="right" w:leader="dot" w:pos="10790"/>
        </w:tabs>
        <w:rPr>
          <w:ins w:id="305" w:author="Havican, Jared W" w:date="2014-06-11T16:34:00Z"/>
          <w:rFonts w:asciiTheme="minorHAnsi" w:eastAsiaTheme="minorEastAsia" w:hAnsiTheme="minorHAnsi" w:cstheme="minorBidi"/>
          <w:noProof/>
          <w:sz w:val="22"/>
          <w:szCs w:val="22"/>
        </w:rPr>
      </w:pPr>
      <w:ins w:id="306" w:author="Havican, Jared W" w:date="2014-06-11T16:34:00Z">
        <w:r w:rsidRPr="000A02CE">
          <w:rPr>
            <w:rStyle w:val="Hyperlink"/>
            <w:noProof/>
          </w:rPr>
          <w:fldChar w:fldCharType="begin"/>
        </w:r>
        <w:r w:rsidRPr="000A02CE">
          <w:rPr>
            <w:rStyle w:val="Hyperlink"/>
            <w:noProof/>
          </w:rPr>
          <w:instrText xml:space="preserve"> </w:instrText>
        </w:r>
        <w:r>
          <w:rPr>
            <w:noProof/>
          </w:rPr>
          <w:instrText>HYPERLINK \l "_Toc390267861"</w:instrText>
        </w:r>
        <w:r w:rsidRPr="000A02CE">
          <w:rPr>
            <w:rStyle w:val="Hyperlink"/>
            <w:noProof/>
          </w:rPr>
          <w:instrText xml:space="preserve"> </w:instrText>
        </w:r>
        <w:r w:rsidRPr="000A02CE">
          <w:rPr>
            <w:rStyle w:val="Hyperlink"/>
            <w:noProof/>
          </w:rPr>
          <w:fldChar w:fldCharType="separate"/>
        </w:r>
        <w:r w:rsidRPr="000A02CE">
          <w:rPr>
            <w:rStyle w:val="Hyperlink"/>
            <w:noProof/>
          </w:rPr>
          <w:t>Table 2:  Comparison of PGCB Clock Control Implementation Options</w:t>
        </w:r>
        <w:r>
          <w:rPr>
            <w:noProof/>
            <w:webHidden/>
          </w:rPr>
          <w:tab/>
        </w:r>
        <w:r>
          <w:rPr>
            <w:noProof/>
            <w:webHidden/>
          </w:rPr>
          <w:fldChar w:fldCharType="begin"/>
        </w:r>
        <w:r>
          <w:rPr>
            <w:noProof/>
            <w:webHidden/>
          </w:rPr>
          <w:instrText xml:space="preserve"> PAGEREF _Toc390267861 \h </w:instrText>
        </w:r>
      </w:ins>
      <w:r>
        <w:rPr>
          <w:noProof/>
          <w:webHidden/>
        </w:rPr>
      </w:r>
      <w:r>
        <w:rPr>
          <w:noProof/>
          <w:webHidden/>
        </w:rPr>
        <w:fldChar w:fldCharType="separate"/>
      </w:r>
      <w:ins w:id="307" w:author="Havican, Jared W" w:date="2014-06-11T16:54:00Z">
        <w:r w:rsidR="00196BCA">
          <w:rPr>
            <w:noProof/>
            <w:webHidden/>
          </w:rPr>
          <w:t>5</w:t>
        </w:r>
      </w:ins>
      <w:ins w:id="308" w:author="Havican, Jared W" w:date="2014-06-11T16:34:00Z">
        <w:r>
          <w:rPr>
            <w:noProof/>
            <w:webHidden/>
          </w:rPr>
          <w:fldChar w:fldCharType="end"/>
        </w:r>
        <w:r w:rsidRPr="000A02CE">
          <w:rPr>
            <w:rStyle w:val="Hyperlink"/>
            <w:noProof/>
          </w:rPr>
          <w:fldChar w:fldCharType="end"/>
        </w:r>
      </w:ins>
    </w:p>
    <w:p w14:paraId="16C90945" w14:textId="77777777" w:rsidR="00946C6C" w:rsidRPr="002E3EB9" w:rsidRDefault="00946C6C" w:rsidP="00946C6C">
      <w:pPr>
        <w:rPr>
          <w:rFonts w:ascii="Neo Sans Intel" w:hAnsi="Neo Sans Intel"/>
        </w:rPr>
      </w:pPr>
      <w:r w:rsidRPr="002E3EB9">
        <w:rPr>
          <w:rFonts w:ascii="Neo Sans Intel" w:hAnsi="Neo Sans Intel"/>
        </w:rPr>
        <w:fldChar w:fldCharType="end"/>
      </w:r>
      <w:r w:rsidRPr="002E3EB9">
        <w:rPr>
          <w:rFonts w:ascii="Neo Sans Intel" w:hAnsi="Neo Sans Intel"/>
        </w:rPr>
        <w:br w:type="page"/>
      </w:r>
    </w:p>
    <w:p w14:paraId="39756413" w14:textId="77777777" w:rsidR="00B24A62" w:rsidRPr="002E3EB9" w:rsidRDefault="00B24A62" w:rsidP="00B24A62">
      <w:pPr>
        <w:rPr>
          <w:rFonts w:ascii="Neo Sans Intel" w:hAnsi="Neo Sans Intel"/>
        </w:rPr>
        <w:sectPr w:rsidR="00B24A62" w:rsidRPr="002E3EB9" w:rsidSect="00080F36">
          <w:type w:val="oddPage"/>
          <w:pgSz w:w="12240" w:h="15840"/>
          <w:pgMar w:top="1440" w:right="720" w:bottom="1440" w:left="720" w:header="720" w:footer="864" w:gutter="0"/>
          <w:pgNumType w:fmt="lowerRoman"/>
          <w:cols w:space="720"/>
        </w:sectPr>
      </w:pPr>
    </w:p>
    <w:p w14:paraId="678D013B" w14:textId="77777777" w:rsidR="00B24A62" w:rsidRPr="002E3EB9" w:rsidRDefault="00B24A62" w:rsidP="00B24A62">
      <w:pPr>
        <w:rPr>
          <w:rFonts w:ascii="Neo Sans Intel" w:hAnsi="Neo Sans Intel"/>
        </w:rPr>
      </w:pPr>
    </w:p>
    <w:p w14:paraId="2775322A" w14:textId="77777777" w:rsidR="002B04A1" w:rsidRPr="002E3EB9" w:rsidRDefault="002B04A1" w:rsidP="000E6B9D">
      <w:pPr>
        <w:pStyle w:val="Heading1"/>
      </w:pPr>
      <w:bookmarkStart w:id="309" w:name="_Toc390267823"/>
      <w:r w:rsidRPr="002E3EB9">
        <w:t>PGCB Clock Gating</w:t>
      </w:r>
      <w:bookmarkEnd w:id="309"/>
      <w:r w:rsidRPr="002E3EB9">
        <w:t xml:space="preserve"> </w:t>
      </w:r>
    </w:p>
    <w:bookmarkEnd w:id="0"/>
    <w:p w14:paraId="56124727" w14:textId="16BE6541" w:rsidR="00560BF0" w:rsidRDefault="00354206" w:rsidP="002E3EB9">
      <w:pPr>
        <w:spacing w:after="0" w:line="240" w:lineRule="auto"/>
        <w:rPr>
          <w:ins w:id="310" w:author="Havican, Jared W" w:date="2014-06-10T13:06:00Z"/>
          <w:rFonts w:ascii="Neo Sans Intel" w:hAnsi="Neo Sans Intel"/>
          <w:sz w:val="20"/>
          <w:szCs w:val="20"/>
        </w:rPr>
      </w:pPr>
      <w:r w:rsidRPr="002E3EB9">
        <w:rPr>
          <w:rFonts w:ascii="Neo Sans Intel" w:hAnsi="Neo Sans Intel"/>
          <w:sz w:val="20"/>
          <w:szCs w:val="20"/>
        </w:rPr>
        <w:t>BXT has the requirement to be a</w:t>
      </w:r>
      <w:r w:rsidR="00641D26" w:rsidRPr="002E3EB9">
        <w:rPr>
          <w:rFonts w:ascii="Neo Sans Intel" w:hAnsi="Neo Sans Intel"/>
          <w:sz w:val="20"/>
          <w:szCs w:val="20"/>
        </w:rPr>
        <w:t xml:space="preserve">ble to shut down the PGCB clock regardless of whether the IP has been power gated.  This is to reduce the IDLE power when </w:t>
      </w:r>
      <w:proofErr w:type="spellStart"/>
      <w:r w:rsidRPr="002E3EB9">
        <w:rPr>
          <w:rFonts w:ascii="Neo Sans Intel" w:hAnsi="Neo Sans Intel"/>
          <w:sz w:val="20"/>
          <w:szCs w:val="20"/>
        </w:rPr>
        <w:t>Vnn</w:t>
      </w:r>
      <w:proofErr w:type="spellEnd"/>
      <w:r w:rsidRPr="002E3EB9">
        <w:rPr>
          <w:rFonts w:ascii="Neo Sans Intel" w:hAnsi="Neo Sans Intel"/>
          <w:sz w:val="20"/>
          <w:szCs w:val="20"/>
        </w:rPr>
        <w:t xml:space="preserve"> is down</w:t>
      </w:r>
      <w:r w:rsidR="00C506AA" w:rsidRPr="002E3EB9">
        <w:rPr>
          <w:rFonts w:ascii="Neo Sans Intel" w:hAnsi="Neo Sans Intel"/>
          <w:sz w:val="20"/>
          <w:szCs w:val="20"/>
        </w:rPr>
        <w:t>.</w:t>
      </w:r>
      <w:r w:rsidRPr="002E3EB9">
        <w:rPr>
          <w:rFonts w:ascii="Neo Sans Intel" w:hAnsi="Neo Sans Intel"/>
          <w:sz w:val="20"/>
          <w:szCs w:val="20"/>
        </w:rPr>
        <w:t xml:space="preserve">  This document proposes </w:t>
      </w:r>
      <w:r w:rsidR="004E598A" w:rsidRPr="002E3EB9">
        <w:rPr>
          <w:rFonts w:ascii="Neo Sans Intel" w:hAnsi="Neo Sans Intel"/>
          <w:sz w:val="20"/>
          <w:szCs w:val="20"/>
        </w:rPr>
        <w:t>a PGCB</w:t>
      </w:r>
      <w:r w:rsidR="001A4174" w:rsidRPr="002E3EB9">
        <w:rPr>
          <w:rFonts w:ascii="Neo Sans Intel" w:hAnsi="Neo Sans Intel"/>
          <w:sz w:val="20"/>
          <w:szCs w:val="20"/>
        </w:rPr>
        <w:t xml:space="preserve"> clock gating solution </w:t>
      </w:r>
      <w:r w:rsidRPr="002E3EB9">
        <w:rPr>
          <w:rFonts w:ascii="Neo Sans Intel" w:hAnsi="Neo Sans Intel"/>
          <w:sz w:val="20"/>
          <w:szCs w:val="20"/>
        </w:rPr>
        <w:t>to meet the BXT requirement.</w:t>
      </w:r>
      <w:r w:rsidR="00C779A4" w:rsidRPr="002E3EB9">
        <w:rPr>
          <w:rFonts w:ascii="Neo Sans Intel" w:hAnsi="Neo Sans Intel"/>
          <w:sz w:val="20"/>
          <w:szCs w:val="20"/>
        </w:rPr>
        <w:t xml:space="preserve"> </w:t>
      </w:r>
      <w:r w:rsidRPr="002E3EB9">
        <w:rPr>
          <w:rFonts w:ascii="Neo Sans Intel" w:hAnsi="Neo Sans Intel"/>
          <w:sz w:val="20"/>
          <w:szCs w:val="20"/>
        </w:rPr>
        <w:t xml:space="preserve"> </w:t>
      </w:r>
      <w:r w:rsidR="006912C1" w:rsidRPr="002E3EB9">
        <w:rPr>
          <w:rFonts w:ascii="Neo Sans Intel" w:hAnsi="Neo Sans Intel"/>
          <w:sz w:val="20"/>
          <w:szCs w:val="20"/>
        </w:rPr>
        <w:fldChar w:fldCharType="begin"/>
      </w:r>
      <w:r w:rsidR="006912C1" w:rsidRPr="002E3EB9">
        <w:rPr>
          <w:rFonts w:ascii="Neo Sans Intel" w:hAnsi="Neo Sans Intel"/>
          <w:sz w:val="20"/>
          <w:szCs w:val="20"/>
        </w:rPr>
        <w:instrText xml:space="preserve"> REF _Ref358290361 \h </w:instrText>
      </w:r>
      <w:r w:rsidR="00B85741" w:rsidRPr="002E3EB9">
        <w:rPr>
          <w:rFonts w:ascii="Neo Sans Intel" w:hAnsi="Neo Sans Intel"/>
          <w:sz w:val="20"/>
          <w:szCs w:val="20"/>
        </w:rPr>
        <w:instrText xml:space="preserve"> \* MERGEFORMAT </w:instrText>
      </w:r>
      <w:r w:rsidR="006912C1" w:rsidRPr="002E3EB9">
        <w:rPr>
          <w:rFonts w:ascii="Neo Sans Intel" w:hAnsi="Neo Sans Intel"/>
          <w:sz w:val="20"/>
          <w:szCs w:val="20"/>
        </w:rPr>
      </w:r>
      <w:r w:rsidR="006912C1" w:rsidRPr="002E3EB9">
        <w:rPr>
          <w:rFonts w:ascii="Neo Sans Intel" w:hAnsi="Neo Sans Intel"/>
          <w:sz w:val="20"/>
          <w:szCs w:val="20"/>
        </w:rPr>
        <w:fldChar w:fldCharType="separate"/>
      </w:r>
      <w:ins w:id="311" w:author="Havican, Jared W" w:date="2014-06-11T16:54:00Z">
        <w:r w:rsidR="00196BCA" w:rsidRPr="002E3EB9">
          <w:rPr>
            <w:rFonts w:ascii="Neo Sans Intel" w:hAnsi="Neo Sans Intel"/>
            <w:sz w:val="20"/>
            <w:szCs w:val="20"/>
          </w:rPr>
          <w:t xml:space="preserve">Figure </w:t>
        </w:r>
        <w:r w:rsidR="00196BCA">
          <w:rPr>
            <w:rFonts w:ascii="Neo Sans Intel" w:hAnsi="Neo Sans Intel"/>
            <w:noProof/>
            <w:sz w:val="20"/>
            <w:szCs w:val="20"/>
          </w:rPr>
          <w:t>1</w:t>
        </w:r>
      </w:ins>
      <w:r w:rsidR="006912C1" w:rsidRPr="002E3EB9">
        <w:rPr>
          <w:rFonts w:ascii="Neo Sans Intel" w:hAnsi="Neo Sans Intel"/>
          <w:sz w:val="20"/>
          <w:szCs w:val="20"/>
        </w:rPr>
        <w:fldChar w:fldCharType="end"/>
      </w:r>
      <w:r w:rsidR="006912C1" w:rsidRPr="002E3EB9">
        <w:rPr>
          <w:rFonts w:ascii="Neo Sans Intel" w:hAnsi="Neo Sans Intel"/>
          <w:sz w:val="20"/>
          <w:szCs w:val="20"/>
        </w:rPr>
        <w:t xml:space="preserve"> illustrates a conceptual block diagram of the PGCB Clock Gating </w:t>
      </w:r>
      <w:r w:rsidR="001A4174" w:rsidRPr="002E3EB9">
        <w:rPr>
          <w:rFonts w:ascii="Neo Sans Intel" w:hAnsi="Neo Sans Intel"/>
          <w:sz w:val="20"/>
          <w:szCs w:val="20"/>
        </w:rPr>
        <w:t>solution</w:t>
      </w:r>
      <w:r w:rsidR="006912C1" w:rsidRPr="002E3EB9">
        <w:rPr>
          <w:rFonts w:ascii="Neo Sans Intel" w:hAnsi="Neo Sans Intel"/>
          <w:sz w:val="20"/>
          <w:szCs w:val="20"/>
        </w:rPr>
        <w:t>.</w:t>
      </w:r>
      <w:r w:rsidR="00552717" w:rsidRPr="002E3EB9">
        <w:rPr>
          <w:rFonts w:ascii="Neo Sans Intel" w:hAnsi="Neo Sans Intel"/>
          <w:sz w:val="20"/>
          <w:szCs w:val="20"/>
        </w:rPr>
        <w:t xml:space="preserve">   </w:t>
      </w:r>
      <w:r w:rsidR="00EB5ABE" w:rsidRPr="002E3EB9">
        <w:rPr>
          <w:rFonts w:ascii="Neo Sans Intel" w:hAnsi="Neo Sans Intel"/>
          <w:sz w:val="20"/>
          <w:szCs w:val="20"/>
        </w:rPr>
        <w:t>Multiples PGCB clock consumers, such as PGCB and CDC blocks, could share a single PGCB clock control block</w:t>
      </w:r>
      <w:r w:rsidR="004E598A" w:rsidRPr="002E3EB9">
        <w:rPr>
          <w:rFonts w:ascii="Neo Sans Intel" w:hAnsi="Neo Sans Intel"/>
          <w:sz w:val="20"/>
          <w:szCs w:val="20"/>
        </w:rPr>
        <w:t xml:space="preserve"> (PCGU)</w:t>
      </w:r>
      <w:r w:rsidR="00EB5ABE" w:rsidRPr="002E3EB9">
        <w:rPr>
          <w:rFonts w:ascii="Neo Sans Intel" w:hAnsi="Neo Sans Intel"/>
          <w:sz w:val="20"/>
          <w:szCs w:val="20"/>
        </w:rPr>
        <w:t xml:space="preserve">.  </w:t>
      </w:r>
      <w:r w:rsidR="00856069" w:rsidRPr="002E3EB9">
        <w:rPr>
          <w:rFonts w:ascii="Neo Sans Intel" w:hAnsi="Neo Sans Intel"/>
          <w:sz w:val="20"/>
          <w:szCs w:val="20"/>
        </w:rPr>
        <w:t xml:space="preserve"> The IP-Specific Power Control Glue Logic is responsible to evaluate the clock gate and wake conditions for PGCB clock gating.</w:t>
      </w:r>
      <w:r w:rsidR="007C0429" w:rsidRPr="002E3EB9">
        <w:rPr>
          <w:rFonts w:ascii="Neo Sans Intel" w:hAnsi="Neo Sans Intel"/>
          <w:sz w:val="20"/>
          <w:szCs w:val="20"/>
        </w:rPr>
        <w:t xml:space="preserve">  When the IP meet all the IDLE indications, PCGU will trigger the CLKREQ handshake to enable SOC to gate the PGCB clock at the trunk level.    </w:t>
      </w:r>
    </w:p>
    <w:p w14:paraId="3483B0E4" w14:textId="77777777" w:rsidR="00E22185" w:rsidRDefault="00E22185" w:rsidP="002E3EB9">
      <w:pPr>
        <w:spacing w:after="0" w:line="240" w:lineRule="auto"/>
        <w:rPr>
          <w:ins w:id="312" w:author="Havican, Jared W" w:date="2014-06-10T13:06:00Z"/>
          <w:rFonts w:ascii="Neo Sans Intel" w:hAnsi="Neo Sans Intel"/>
          <w:sz w:val="20"/>
          <w:szCs w:val="20"/>
        </w:rPr>
      </w:pPr>
    </w:p>
    <w:p w14:paraId="3B25FCD6" w14:textId="22FE6CE4" w:rsidR="00E22185" w:rsidRDefault="00E22185" w:rsidP="002E3EB9">
      <w:pPr>
        <w:spacing w:after="0" w:line="240" w:lineRule="auto"/>
        <w:rPr>
          <w:ins w:id="313" w:author="Havican, Jared W" w:date="2014-06-11T16:34:00Z"/>
          <w:rFonts w:ascii="Neo Sans Intel" w:hAnsi="Neo Sans Intel"/>
          <w:i/>
          <w:sz w:val="20"/>
          <w:szCs w:val="20"/>
        </w:rPr>
      </w:pPr>
      <w:ins w:id="314" w:author="Havican, Jared W" w:date="2014-06-10T13:06:00Z">
        <w:r w:rsidRPr="00236436">
          <w:rPr>
            <w:rFonts w:ascii="Neo Sans Intel" w:hAnsi="Neo Sans Intel"/>
            <w:i/>
            <w:sz w:val="20"/>
            <w:szCs w:val="20"/>
            <w:rPrChange w:id="315" w:author="Havican, Jared W" w:date="2014-06-11T16:33:00Z">
              <w:rPr>
                <w:rFonts w:ascii="Neo Sans Intel" w:hAnsi="Neo Sans Intel"/>
                <w:sz w:val="20"/>
                <w:szCs w:val="20"/>
              </w:rPr>
            </w:rPrChange>
          </w:rPr>
          <w:t xml:space="preserve">Please see </w:t>
        </w:r>
        <w:r w:rsidRPr="00236436">
          <w:rPr>
            <w:rFonts w:ascii="Neo Sans Intel" w:hAnsi="Neo Sans Intel"/>
            <w:i/>
            <w:sz w:val="20"/>
            <w:szCs w:val="20"/>
            <w:u w:val="single"/>
            <w:rPrChange w:id="316" w:author="Havican, Jared W" w:date="2014-06-11T16:33:00Z">
              <w:rPr>
                <w:rFonts w:ascii="Neo Sans Intel" w:hAnsi="Neo Sans Intel"/>
                <w:sz w:val="20"/>
                <w:szCs w:val="20"/>
              </w:rPr>
            </w:rPrChange>
          </w:rPr>
          <w:t xml:space="preserve">section </w:t>
        </w:r>
        <w:r w:rsidRPr="00236436">
          <w:rPr>
            <w:rFonts w:ascii="Neo Sans Intel" w:hAnsi="Neo Sans Intel"/>
            <w:i/>
            <w:sz w:val="20"/>
            <w:szCs w:val="20"/>
            <w:u w:val="single"/>
            <w:rPrChange w:id="317" w:author="Havican, Jared W" w:date="2014-06-11T16:33:00Z">
              <w:rPr>
                <w:rFonts w:ascii="Neo Sans Intel" w:hAnsi="Neo Sans Intel"/>
                <w:sz w:val="20"/>
                <w:szCs w:val="20"/>
              </w:rPr>
            </w:rPrChange>
          </w:rPr>
          <w:fldChar w:fldCharType="begin"/>
        </w:r>
        <w:r w:rsidRPr="00236436">
          <w:rPr>
            <w:rFonts w:ascii="Neo Sans Intel" w:hAnsi="Neo Sans Intel"/>
            <w:i/>
            <w:sz w:val="20"/>
            <w:szCs w:val="20"/>
            <w:u w:val="single"/>
            <w:rPrChange w:id="318" w:author="Havican, Jared W" w:date="2014-06-11T16:33:00Z">
              <w:rPr>
                <w:rFonts w:ascii="Neo Sans Intel" w:hAnsi="Neo Sans Intel"/>
                <w:sz w:val="20"/>
                <w:szCs w:val="20"/>
              </w:rPr>
            </w:rPrChange>
          </w:rPr>
          <w:instrText xml:space="preserve"> REF _Ref390168728 \r \h </w:instrText>
        </w:r>
      </w:ins>
      <w:r w:rsidR="00236436">
        <w:rPr>
          <w:rFonts w:ascii="Neo Sans Intel" w:hAnsi="Neo Sans Intel"/>
          <w:i/>
          <w:sz w:val="20"/>
          <w:szCs w:val="20"/>
          <w:u w:val="single"/>
        </w:rPr>
        <w:instrText xml:space="preserve"> \* MERGEFORMAT </w:instrText>
      </w:r>
      <w:r w:rsidRPr="00236436">
        <w:rPr>
          <w:rFonts w:ascii="Neo Sans Intel" w:hAnsi="Neo Sans Intel"/>
          <w:i/>
          <w:sz w:val="20"/>
          <w:szCs w:val="20"/>
          <w:u w:val="single"/>
          <w:rPrChange w:id="319" w:author="Havican, Jared W" w:date="2014-06-11T16:33:00Z">
            <w:rPr>
              <w:rFonts w:ascii="Neo Sans Intel" w:hAnsi="Neo Sans Intel"/>
              <w:i/>
              <w:sz w:val="20"/>
              <w:szCs w:val="20"/>
              <w:u w:val="single"/>
            </w:rPr>
          </w:rPrChange>
        </w:rPr>
      </w:r>
      <w:r w:rsidRPr="00236436">
        <w:rPr>
          <w:rFonts w:ascii="Neo Sans Intel" w:hAnsi="Neo Sans Intel"/>
          <w:i/>
          <w:sz w:val="20"/>
          <w:szCs w:val="20"/>
          <w:u w:val="single"/>
          <w:rPrChange w:id="320" w:author="Havican, Jared W" w:date="2014-06-11T16:33:00Z">
            <w:rPr>
              <w:rFonts w:ascii="Neo Sans Intel" w:hAnsi="Neo Sans Intel"/>
              <w:sz w:val="20"/>
              <w:szCs w:val="20"/>
            </w:rPr>
          </w:rPrChange>
        </w:rPr>
        <w:fldChar w:fldCharType="separate"/>
      </w:r>
      <w:ins w:id="321" w:author="Havican, Jared W" w:date="2014-06-11T16:54:00Z">
        <w:r w:rsidR="00196BCA">
          <w:rPr>
            <w:rFonts w:ascii="Neo Sans Intel" w:hAnsi="Neo Sans Intel"/>
            <w:i/>
            <w:sz w:val="20"/>
            <w:szCs w:val="20"/>
            <w:u w:val="single"/>
          </w:rPr>
          <w:t>1.4</w:t>
        </w:r>
      </w:ins>
      <w:ins w:id="322" w:author="Havican, Jared W" w:date="2014-06-10T13:06:00Z">
        <w:r w:rsidRPr="00236436">
          <w:rPr>
            <w:rFonts w:ascii="Neo Sans Intel" w:hAnsi="Neo Sans Intel"/>
            <w:i/>
            <w:sz w:val="20"/>
            <w:szCs w:val="20"/>
            <w:u w:val="single"/>
            <w:rPrChange w:id="323" w:author="Havican, Jared W" w:date="2014-06-11T16:33:00Z">
              <w:rPr>
                <w:rFonts w:ascii="Neo Sans Intel" w:hAnsi="Neo Sans Intel"/>
                <w:sz w:val="20"/>
                <w:szCs w:val="20"/>
              </w:rPr>
            </w:rPrChange>
          </w:rPr>
          <w:fldChar w:fldCharType="end"/>
        </w:r>
        <w:r w:rsidRPr="00236436">
          <w:rPr>
            <w:rFonts w:ascii="Neo Sans Intel" w:hAnsi="Neo Sans Intel"/>
            <w:i/>
            <w:sz w:val="20"/>
            <w:szCs w:val="20"/>
            <w:rPrChange w:id="324" w:author="Havican, Jared W" w:date="2014-06-11T16:33:00Z">
              <w:rPr>
                <w:rFonts w:ascii="Neo Sans Intel" w:hAnsi="Neo Sans Intel"/>
                <w:sz w:val="20"/>
                <w:szCs w:val="20"/>
              </w:rPr>
            </w:rPrChange>
          </w:rPr>
          <w:t xml:space="preserve"> for </w:t>
        </w:r>
      </w:ins>
      <w:ins w:id="325" w:author="Havican, Jared W" w:date="2014-06-11T16:33:00Z">
        <w:r w:rsidR="00236436" w:rsidRPr="00236436">
          <w:rPr>
            <w:rFonts w:ascii="Neo Sans Intel" w:hAnsi="Neo Sans Intel"/>
            <w:i/>
            <w:sz w:val="20"/>
            <w:szCs w:val="20"/>
            <w:rPrChange w:id="326" w:author="Havican, Jared W" w:date="2014-06-11T16:33:00Z">
              <w:rPr>
                <w:rFonts w:ascii="Neo Sans Intel" w:hAnsi="Neo Sans Intel"/>
                <w:sz w:val="20"/>
                <w:szCs w:val="20"/>
              </w:rPr>
            </w:rPrChange>
          </w:rPr>
          <w:t xml:space="preserve">an </w:t>
        </w:r>
      </w:ins>
      <w:ins w:id="327" w:author="Havican, Jared W" w:date="2014-06-10T13:06:00Z">
        <w:r w:rsidR="00236436" w:rsidRPr="00236436">
          <w:rPr>
            <w:rFonts w:ascii="Neo Sans Intel" w:hAnsi="Neo Sans Intel"/>
            <w:i/>
            <w:sz w:val="20"/>
            <w:szCs w:val="20"/>
            <w:rPrChange w:id="328" w:author="Havican, Jared W" w:date="2014-06-11T16:33:00Z">
              <w:rPr>
                <w:rFonts w:ascii="Neo Sans Intel" w:hAnsi="Neo Sans Intel"/>
                <w:sz w:val="20"/>
                <w:szCs w:val="20"/>
              </w:rPr>
            </w:rPrChange>
          </w:rPr>
          <w:t>example reference design</w:t>
        </w:r>
        <w:r w:rsidRPr="00236436">
          <w:rPr>
            <w:rFonts w:ascii="Neo Sans Intel" w:hAnsi="Neo Sans Intel"/>
            <w:i/>
            <w:sz w:val="20"/>
            <w:szCs w:val="20"/>
            <w:rPrChange w:id="329" w:author="Havican, Jared W" w:date="2014-06-11T16:33:00Z">
              <w:rPr>
                <w:rFonts w:ascii="Neo Sans Intel" w:hAnsi="Neo Sans Intel"/>
                <w:sz w:val="20"/>
                <w:szCs w:val="20"/>
              </w:rPr>
            </w:rPrChange>
          </w:rPr>
          <w:t xml:space="preserve"> that can</w:t>
        </w:r>
      </w:ins>
      <w:ins w:id="330" w:author="Havican, Jared W" w:date="2014-06-10T13:07:00Z">
        <w:r w:rsidRPr="00236436">
          <w:rPr>
            <w:rFonts w:ascii="Neo Sans Intel" w:hAnsi="Neo Sans Intel"/>
            <w:i/>
            <w:sz w:val="20"/>
            <w:szCs w:val="20"/>
            <w:rPrChange w:id="331" w:author="Havican, Jared W" w:date="2014-06-11T16:33:00Z">
              <w:rPr>
                <w:rFonts w:ascii="Neo Sans Intel" w:hAnsi="Neo Sans Intel"/>
                <w:sz w:val="20"/>
                <w:szCs w:val="20"/>
              </w:rPr>
            </w:rPrChange>
          </w:rPr>
          <w:t xml:space="preserve"> be used to implement the design described here.</w:t>
        </w:r>
      </w:ins>
    </w:p>
    <w:p w14:paraId="15A433C8" w14:textId="77777777" w:rsidR="00236436" w:rsidRPr="00236436" w:rsidRDefault="00236436" w:rsidP="002E3EB9">
      <w:pPr>
        <w:spacing w:after="0" w:line="240" w:lineRule="auto"/>
        <w:rPr>
          <w:rFonts w:ascii="Neo Sans Intel" w:hAnsi="Neo Sans Intel"/>
          <w:i/>
          <w:sz w:val="20"/>
          <w:szCs w:val="20"/>
          <w:rPrChange w:id="332" w:author="Havican, Jared W" w:date="2014-06-11T16:33:00Z">
            <w:rPr>
              <w:rFonts w:ascii="Neo Sans Intel" w:hAnsi="Neo Sans Intel"/>
              <w:sz w:val="20"/>
              <w:szCs w:val="20"/>
            </w:rPr>
          </w:rPrChange>
        </w:rPr>
      </w:pPr>
    </w:p>
    <w:p w14:paraId="16409177" w14:textId="77777777" w:rsidR="006912C1" w:rsidRPr="002E3EB9" w:rsidRDefault="006912C1" w:rsidP="002E3EB9">
      <w:pPr>
        <w:spacing w:after="0" w:line="240" w:lineRule="auto"/>
        <w:rPr>
          <w:rFonts w:ascii="Neo Sans Intel" w:hAnsi="Neo Sans Intel"/>
          <w:sz w:val="20"/>
          <w:szCs w:val="20"/>
        </w:rPr>
      </w:pPr>
    </w:p>
    <w:p w14:paraId="46194418" w14:textId="77777777" w:rsidR="00560BF0" w:rsidRPr="002E3EB9" w:rsidRDefault="00D26DC4" w:rsidP="002E3EB9">
      <w:pPr>
        <w:keepNext/>
        <w:spacing w:line="240" w:lineRule="auto"/>
        <w:rPr>
          <w:rFonts w:ascii="Neo Sans Intel" w:hAnsi="Neo Sans Intel"/>
        </w:rPr>
      </w:pPr>
      <w:r w:rsidRPr="002E3EB9">
        <w:rPr>
          <w:rFonts w:ascii="Neo Sans Intel" w:hAnsi="Neo Sans Intel"/>
        </w:rPr>
        <w:object w:dxaOrig="10020" w:dyaOrig="5873" w14:anchorId="77B41D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74.5pt" o:ole="">
            <v:imagedata r:id="rId12" o:title=""/>
          </v:shape>
          <o:OLEObject Type="Embed" ProgID="Visio.Drawing.11" ShapeID="_x0000_i1025" DrawAspect="Content" ObjectID="_1464444611" r:id="rId13"/>
        </w:object>
      </w:r>
    </w:p>
    <w:p w14:paraId="52561998" w14:textId="77777777" w:rsidR="00D44E00" w:rsidRPr="002E3EB9" w:rsidRDefault="00560BF0" w:rsidP="00FC10E2">
      <w:pPr>
        <w:pStyle w:val="Caption"/>
        <w:jc w:val="center"/>
        <w:rPr>
          <w:rFonts w:ascii="Neo Sans Intel" w:hAnsi="Neo Sans Intel"/>
          <w:sz w:val="20"/>
          <w:szCs w:val="20"/>
        </w:rPr>
      </w:pPr>
      <w:bookmarkStart w:id="333" w:name="_Ref358290361"/>
      <w:bookmarkStart w:id="334" w:name="_Toc390267843"/>
      <w:r w:rsidRPr="002E3EB9">
        <w:rPr>
          <w:rFonts w:ascii="Neo Sans Intel" w:hAnsi="Neo Sans Intel"/>
          <w:sz w:val="20"/>
          <w:szCs w:val="20"/>
        </w:rPr>
        <w:t xml:space="preserve">Figure </w:t>
      </w:r>
      <w:r w:rsidRPr="002E3EB9">
        <w:rPr>
          <w:rFonts w:ascii="Neo Sans Intel" w:hAnsi="Neo Sans Intel"/>
          <w:sz w:val="20"/>
          <w:szCs w:val="20"/>
        </w:rPr>
        <w:fldChar w:fldCharType="begin"/>
      </w:r>
      <w:r w:rsidRPr="002E3EB9">
        <w:rPr>
          <w:rFonts w:ascii="Neo Sans Intel" w:hAnsi="Neo Sans Intel"/>
          <w:sz w:val="20"/>
          <w:szCs w:val="20"/>
        </w:rPr>
        <w:instrText xml:space="preserve"> SEQ Figure \* ARABIC </w:instrText>
      </w:r>
      <w:r w:rsidRPr="002E3EB9">
        <w:rPr>
          <w:rFonts w:ascii="Neo Sans Intel" w:hAnsi="Neo Sans Intel"/>
          <w:sz w:val="20"/>
          <w:szCs w:val="20"/>
        </w:rPr>
        <w:fldChar w:fldCharType="separate"/>
      </w:r>
      <w:r w:rsidR="00196BCA">
        <w:rPr>
          <w:rFonts w:ascii="Neo Sans Intel" w:hAnsi="Neo Sans Intel"/>
          <w:noProof/>
          <w:sz w:val="20"/>
          <w:szCs w:val="20"/>
        </w:rPr>
        <w:t>1</w:t>
      </w:r>
      <w:r w:rsidRPr="002E3EB9">
        <w:rPr>
          <w:rFonts w:ascii="Neo Sans Intel" w:hAnsi="Neo Sans Intel"/>
          <w:sz w:val="20"/>
          <w:szCs w:val="20"/>
        </w:rPr>
        <w:fldChar w:fldCharType="end"/>
      </w:r>
      <w:bookmarkEnd w:id="333"/>
      <w:r w:rsidRPr="002E3EB9">
        <w:rPr>
          <w:rFonts w:ascii="Neo Sans Intel" w:hAnsi="Neo Sans Intel"/>
          <w:sz w:val="20"/>
          <w:szCs w:val="20"/>
        </w:rPr>
        <w:t xml:space="preserve">: PGCB Clock Gating </w:t>
      </w:r>
      <w:r w:rsidR="006912C1" w:rsidRPr="002E3EB9">
        <w:rPr>
          <w:rFonts w:ascii="Neo Sans Intel" w:hAnsi="Neo Sans Intel"/>
          <w:sz w:val="20"/>
          <w:szCs w:val="20"/>
        </w:rPr>
        <w:t>Conceptual</w:t>
      </w:r>
      <w:r w:rsidRPr="002E3EB9">
        <w:rPr>
          <w:rFonts w:ascii="Neo Sans Intel" w:hAnsi="Neo Sans Intel"/>
          <w:sz w:val="20"/>
          <w:szCs w:val="20"/>
        </w:rPr>
        <w:t xml:space="preserve"> Block Diagram</w:t>
      </w:r>
      <w:bookmarkEnd w:id="334"/>
    </w:p>
    <w:p w14:paraId="4C20C3FE" w14:textId="77777777" w:rsidR="00EB5ABE" w:rsidRPr="002E3EB9" w:rsidRDefault="00EB5ABE" w:rsidP="002E3EB9">
      <w:pPr>
        <w:spacing w:after="0" w:line="240" w:lineRule="auto"/>
        <w:rPr>
          <w:rFonts w:ascii="Neo Sans Intel" w:hAnsi="Neo Sans Intel"/>
          <w:sz w:val="20"/>
          <w:szCs w:val="20"/>
        </w:rPr>
      </w:pPr>
    </w:p>
    <w:p w14:paraId="200BD712" w14:textId="77777777" w:rsidR="00E15EDA" w:rsidRPr="002E3EB9" w:rsidRDefault="00E15EDA" w:rsidP="002E3EB9">
      <w:pPr>
        <w:spacing w:after="0" w:line="240" w:lineRule="auto"/>
        <w:rPr>
          <w:rFonts w:ascii="Neo Sans Intel" w:hAnsi="Neo Sans Intel"/>
          <w:sz w:val="20"/>
          <w:szCs w:val="20"/>
          <w:highlight w:val="yellow"/>
        </w:rPr>
      </w:pPr>
    </w:p>
    <w:p w14:paraId="01468152" w14:textId="77777777" w:rsidR="00C779A4" w:rsidRPr="002E3EB9" w:rsidRDefault="00C779A4" w:rsidP="002E3EB9">
      <w:pPr>
        <w:spacing w:line="240" w:lineRule="auto"/>
        <w:rPr>
          <w:rFonts w:ascii="Neo Sans Intel" w:hAnsi="Neo Sans Intel"/>
        </w:rPr>
      </w:pPr>
    </w:p>
    <w:p w14:paraId="08DBC79D" w14:textId="77777777" w:rsidR="00764D71" w:rsidRPr="002E3EB9" w:rsidRDefault="009C5510" w:rsidP="002E3EB9">
      <w:pPr>
        <w:pStyle w:val="Heading2"/>
      </w:pPr>
      <w:bookmarkStart w:id="335" w:name="_Toc361746920"/>
      <w:bookmarkStart w:id="336" w:name="_Toc361747314"/>
      <w:bookmarkStart w:id="337" w:name="_Toc361747389"/>
      <w:bookmarkStart w:id="338" w:name="_Toc361747422"/>
      <w:bookmarkStart w:id="339" w:name="_Toc361747495"/>
      <w:bookmarkStart w:id="340" w:name="_Toc361746921"/>
      <w:bookmarkStart w:id="341" w:name="_Toc361747315"/>
      <w:bookmarkStart w:id="342" w:name="_Toc361747390"/>
      <w:bookmarkStart w:id="343" w:name="_Toc361747423"/>
      <w:bookmarkStart w:id="344" w:name="_Toc361747496"/>
      <w:bookmarkStart w:id="345" w:name="_Toc390267824"/>
      <w:bookmarkEnd w:id="335"/>
      <w:bookmarkEnd w:id="336"/>
      <w:bookmarkEnd w:id="337"/>
      <w:bookmarkEnd w:id="338"/>
      <w:bookmarkEnd w:id="339"/>
      <w:bookmarkEnd w:id="340"/>
      <w:bookmarkEnd w:id="341"/>
      <w:bookmarkEnd w:id="342"/>
      <w:bookmarkEnd w:id="343"/>
      <w:bookmarkEnd w:id="344"/>
      <w:r w:rsidRPr="002E3EB9">
        <w:t>Theory of Operation</w:t>
      </w:r>
      <w:bookmarkEnd w:id="345"/>
    </w:p>
    <w:p w14:paraId="72857493" w14:textId="606E7121" w:rsidR="00D15347" w:rsidRPr="002E3EB9" w:rsidRDefault="00A23127" w:rsidP="002E3EB9">
      <w:pPr>
        <w:spacing w:after="0" w:line="240" w:lineRule="auto"/>
        <w:rPr>
          <w:rFonts w:ascii="Neo Sans Intel" w:hAnsi="Neo Sans Intel"/>
          <w:sz w:val="20"/>
          <w:szCs w:val="20"/>
        </w:rPr>
      </w:pPr>
      <w:r w:rsidRPr="002E3EB9">
        <w:rPr>
          <w:rFonts w:ascii="Neo Sans Intel" w:hAnsi="Neo Sans Intel"/>
          <w:sz w:val="20"/>
          <w:szCs w:val="20"/>
        </w:rPr>
        <w:t xml:space="preserve">Since every IP may have their IP-specific requirement on when the PGCB clock could be </w:t>
      </w:r>
      <w:r w:rsidR="004A1C40" w:rsidRPr="002E3EB9">
        <w:rPr>
          <w:rFonts w:ascii="Neo Sans Intel" w:hAnsi="Neo Sans Intel"/>
          <w:sz w:val="20"/>
          <w:szCs w:val="20"/>
        </w:rPr>
        <w:t>gated</w:t>
      </w:r>
      <w:r w:rsidRPr="002E3EB9">
        <w:rPr>
          <w:rFonts w:ascii="Neo Sans Intel" w:hAnsi="Neo Sans Intel"/>
          <w:sz w:val="20"/>
          <w:szCs w:val="20"/>
        </w:rPr>
        <w:t xml:space="preserve">, </w:t>
      </w:r>
      <w:r w:rsidR="00C506AA" w:rsidRPr="002E3EB9">
        <w:rPr>
          <w:rFonts w:ascii="Neo Sans Intel" w:hAnsi="Neo Sans Intel"/>
          <w:sz w:val="20"/>
          <w:szCs w:val="20"/>
        </w:rPr>
        <w:t xml:space="preserve">the </w:t>
      </w:r>
      <w:r w:rsidRPr="002E3EB9">
        <w:rPr>
          <w:rFonts w:ascii="Neo Sans Intel" w:hAnsi="Neo Sans Intel"/>
          <w:sz w:val="20"/>
          <w:szCs w:val="20"/>
        </w:rPr>
        <w:t xml:space="preserve">IP </w:t>
      </w:r>
      <w:r w:rsidR="004A1C40" w:rsidRPr="002E3EB9">
        <w:rPr>
          <w:rFonts w:ascii="Neo Sans Intel" w:hAnsi="Neo Sans Intel"/>
          <w:sz w:val="20"/>
          <w:szCs w:val="20"/>
        </w:rPr>
        <w:t>will</w:t>
      </w:r>
      <w:r w:rsidR="004E598A" w:rsidRPr="002E3EB9">
        <w:rPr>
          <w:rFonts w:ascii="Neo Sans Intel" w:hAnsi="Neo Sans Intel"/>
          <w:sz w:val="20"/>
          <w:szCs w:val="20"/>
        </w:rPr>
        <w:t xml:space="preserve"> b</w:t>
      </w:r>
      <w:r w:rsidR="004A1C40" w:rsidRPr="002E3EB9">
        <w:rPr>
          <w:rFonts w:ascii="Neo Sans Intel" w:hAnsi="Neo Sans Intel"/>
          <w:sz w:val="20"/>
          <w:szCs w:val="20"/>
        </w:rPr>
        <w:t xml:space="preserve">e </w:t>
      </w:r>
      <w:r w:rsidRPr="002E3EB9">
        <w:rPr>
          <w:rFonts w:ascii="Neo Sans Intel" w:hAnsi="Neo Sans Intel"/>
          <w:sz w:val="20"/>
          <w:szCs w:val="20"/>
        </w:rPr>
        <w:t>responsib</w:t>
      </w:r>
      <w:r w:rsidR="004A1C40" w:rsidRPr="002E3EB9">
        <w:rPr>
          <w:rFonts w:ascii="Neo Sans Intel" w:hAnsi="Neo Sans Intel"/>
          <w:sz w:val="20"/>
          <w:szCs w:val="20"/>
        </w:rPr>
        <w:t>le</w:t>
      </w:r>
      <w:r w:rsidRPr="002E3EB9">
        <w:rPr>
          <w:rFonts w:ascii="Neo Sans Intel" w:hAnsi="Neo Sans Intel"/>
          <w:sz w:val="20"/>
          <w:szCs w:val="20"/>
        </w:rPr>
        <w:t xml:space="preserve"> to </w:t>
      </w:r>
      <w:r w:rsidR="004E598A" w:rsidRPr="002E3EB9">
        <w:rPr>
          <w:rFonts w:ascii="Neo Sans Intel" w:hAnsi="Neo Sans Intel"/>
          <w:sz w:val="20"/>
          <w:szCs w:val="20"/>
        </w:rPr>
        <w:t>implement a</w:t>
      </w:r>
      <w:r w:rsidR="007C0429" w:rsidRPr="002E3EB9">
        <w:rPr>
          <w:rFonts w:ascii="Neo Sans Intel" w:hAnsi="Neo Sans Intel"/>
          <w:sz w:val="20"/>
          <w:szCs w:val="20"/>
        </w:rPr>
        <w:t>n</w:t>
      </w:r>
      <w:r w:rsidR="004E598A" w:rsidRPr="002E3EB9">
        <w:rPr>
          <w:rFonts w:ascii="Neo Sans Intel" w:hAnsi="Neo Sans Intel"/>
          <w:sz w:val="20"/>
          <w:szCs w:val="20"/>
        </w:rPr>
        <w:t xml:space="preserve"> IP-Specific Power Control Glue logic to </w:t>
      </w:r>
      <w:r w:rsidRPr="002E3EB9">
        <w:rPr>
          <w:rFonts w:ascii="Neo Sans Intel" w:hAnsi="Neo Sans Intel"/>
          <w:sz w:val="20"/>
          <w:szCs w:val="20"/>
        </w:rPr>
        <w:t xml:space="preserve">determine when the PGCB clock gating could happen.  </w:t>
      </w:r>
      <w:r w:rsidR="00D15347" w:rsidRPr="002E3EB9">
        <w:rPr>
          <w:rFonts w:ascii="Neo Sans Intel" w:hAnsi="Neo Sans Intel"/>
          <w:sz w:val="20"/>
          <w:szCs w:val="20"/>
        </w:rPr>
        <w:t>IP</w:t>
      </w:r>
      <w:r w:rsidR="0013236C">
        <w:rPr>
          <w:rFonts w:ascii="Neo Sans Intel" w:hAnsi="Neo Sans Intel"/>
          <w:sz w:val="20"/>
          <w:szCs w:val="20"/>
        </w:rPr>
        <w:t>s</w:t>
      </w:r>
      <w:r w:rsidR="00D15347" w:rsidRPr="002E3EB9">
        <w:rPr>
          <w:rFonts w:ascii="Neo Sans Intel" w:hAnsi="Neo Sans Intel"/>
          <w:sz w:val="20"/>
          <w:szCs w:val="20"/>
        </w:rPr>
        <w:t xml:space="preserve"> should only allow the PGCB clock to be gated when the entire </w:t>
      </w:r>
      <w:r w:rsidR="000133D9" w:rsidRPr="002E3EB9">
        <w:rPr>
          <w:rFonts w:ascii="Neo Sans Intel" w:hAnsi="Neo Sans Intel"/>
          <w:sz w:val="20"/>
          <w:szCs w:val="20"/>
        </w:rPr>
        <w:t>PGD is in Deep Idle state</w:t>
      </w:r>
      <w:r w:rsidR="00D15347" w:rsidRPr="002E3EB9">
        <w:rPr>
          <w:rFonts w:ascii="Neo Sans Intel" w:hAnsi="Neo Sans Intel"/>
          <w:sz w:val="20"/>
          <w:szCs w:val="20"/>
        </w:rPr>
        <w:t xml:space="preserve">.  This is to make sure that all the </w:t>
      </w:r>
      <w:r w:rsidR="00333656" w:rsidRPr="002E3EB9">
        <w:rPr>
          <w:rFonts w:ascii="Neo Sans Intel" w:hAnsi="Neo Sans Intel"/>
          <w:sz w:val="20"/>
          <w:szCs w:val="20"/>
        </w:rPr>
        <w:t>PGCB</w:t>
      </w:r>
      <w:r w:rsidR="00D15347" w:rsidRPr="002E3EB9">
        <w:rPr>
          <w:rFonts w:ascii="Neo Sans Intel" w:hAnsi="Neo Sans Intel"/>
          <w:sz w:val="20"/>
          <w:szCs w:val="20"/>
        </w:rPr>
        <w:t xml:space="preserve"> and CDCs are parked at </w:t>
      </w:r>
      <w:r w:rsidR="000133D9" w:rsidRPr="002E3EB9">
        <w:rPr>
          <w:rFonts w:ascii="Neo Sans Intel" w:hAnsi="Neo Sans Intel"/>
          <w:sz w:val="20"/>
          <w:szCs w:val="20"/>
        </w:rPr>
        <w:t xml:space="preserve">a known state.   </w:t>
      </w:r>
    </w:p>
    <w:p w14:paraId="04D62CFF" w14:textId="77777777" w:rsidR="00D15347" w:rsidRPr="002E3EB9" w:rsidRDefault="00D15347" w:rsidP="002E3EB9">
      <w:pPr>
        <w:spacing w:after="0" w:line="240" w:lineRule="auto"/>
        <w:rPr>
          <w:rFonts w:ascii="Neo Sans Intel" w:hAnsi="Neo Sans Intel"/>
          <w:sz w:val="20"/>
          <w:szCs w:val="20"/>
        </w:rPr>
      </w:pPr>
    </w:p>
    <w:p w14:paraId="2788D8A1" w14:textId="07F6E100" w:rsidR="00BC6FF9" w:rsidRPr="002E3EB9" w:rsidRDefault="0003277E" w:rsidP="002E3EB9">
      <w:pPr>
        <w:spacing w:after="0" w:line="240" w:lineRule="auto"/>
        <w:rPr>
          <w:rFonts w:ascii="Neo Sans Intel" w:hAnsi="Neo Sans Intel"/>
          <w:sz w:val="20"/>
          <w:szCs w:val="20"/>
        </w:rPr>
      </w:pPr>
      <w:r w:rsidRPr="002E3EB9">
        <w:rPr>
          <w:rFonts w:ascii="Neo Sans Intel" w:hAnsi="Neo Sans Intel"/>
          <w:sz w:val="20"/>
          <w:szCs w:val="20"/>
        </w:rPr>
        <w:t xml:space="preserve">In general, the IP is considered in Deep Idle state when </w:t>
      </w:r>
      <w:r w:rsidR="00BC6FF9" w:rsidRPr="002E3EB9">
        <w:rPr>
          <w:rFonts w:ascii="Neo Sans Intel" w:hAnsi="Neo Sans Intel"/>
          <w:sz w:val="20"/>
          <w:szCs w:val="20"/>
        </w:rPr>
        <w:t xml:space="preserve">the IP is power-gated.  For IPs that do not support </w:t>
      </w:r>
      <w:r w:rsidR="004E598A" w:rsidRPr="002E3EB9">
        <w:rPr>
          <w:rFonts w:ascii="Neo Sans Intel" w:hAnsi="Neo Sans Intel"/>
          <w:sz w:val="20"/>
          <w:szCs w:val="20"/>
        </w:rPr>
        <w:t xml:space="preserve">IP-Accessible </w:t>
      </w:r>
      <w:r w:rsidR="00BC6FF9" w:rsidRPr="002E3EB9">
        <w:rPr>
          <w:rFonts w:ascii="Neo Sans Intel" w:hAnsi="Neo Sans Intel"/>
          <w:sz w:val="20"/>
          <w:szCs w:val="20"/>
        </w:rPr>
        <w:t xml:space="preserve">power-gating, the IP is considered in Deep Idle when </w:t>
      </w:r>
      <w:r w:rsidRPr="002E3EB9">
        <w:rPr>
          <w:rFonts w:ascii="Neo Sans Intel" w:hAnsi="Neo Sans Intel"/>
          <w:sz w:val="20"/>
          <w:szCs w:val="20"/>
        </w:rPr>
        <w:t xml:space="preserve">it allows all functional clocks </w:t>
      </w:r>
      <w:r w:rsidR="0013236C">
        <w:rPr>
          <w:rFonts w:ascii="Neo Sans Intel" w:hAnsi="Neo Sans Intel"/>
          <w:sz w:val="20"/>
          <w:szCs w:val="20"/>
        </w:rPr>
        <w:t xml:space="preserve">are </w:t>
      </w:r>
      <w:r w:rsidRPr="002E3EB9">
        <w:rPr>
          <w:rFonts w:ascii="Neo Sans Intel" w:hAnsi="Neo Sans Intel"/>
          <w:sz w:val="20"/>
          <w:szCs w:val="20"/>
        </w:rPr>
        <w:t>to be gated at the trunk level</w:t>
      </w:r>
      <w:r w:rsidR="0013236C">
        <w:rPr>
          <w:rFonts w:ascii="Neo Sans Intel" w:hAnsi="Neo Sans Intel"/>
          <w:sz w:val="20"/>
          <w:szCs w:val="20"/>
        </w:rPr>
        <w:t xml:space="preserve"> (</w:t>
      </w:r>
      <w:proofErr w:type="spellStart"/>
      <w:r w:rsidR="0013236C">
        <w:rPr>
          <w:rFonts w:ascii="Neo Sans Intel" w:hAnsi="Neo Sans Intel"/>
          <w:sz w:val="20"/>
          <w:szCs w:val="20"/>
        </w:rPr>
        <w:t>ie</w:t>
      </w:r>
      <w:proofErr w:type="spellEnd"/>
      <w:r w:rsidR="0013236C">
        <w:rPr>
          <w:rFonts w:ascii="Neo Sans Intel" w:hAnsi="Neo Sans Intel"/>
          <w:sz w:val="20"/>
          <w:szCs w:val="20"/>
        </w:rPr>
        <w:t>. clkreqs/</w:t>
      </w:r>
      <w:proofErr w:type="spellStart"/>
      <w:r w:rsidR="0013236C">
        <w:rPr>
          <w:rFonts w:ascii="Neo Sans Intel" w:hAnsi="Neo Sans Intel"/>
          <w:sz w:val="20"/>
          <w:szCs w:val="20"/>
        </w:rPr>
        <w:t>clkacks</w:t>
      </w:r>
      <w:proofErr w:type="spellEnd"/>
      <w:r w:rsidR="0013236C">
        <w:rPr>
          <w:rFonts w:ascii="Neo Sans Intel" w:hAnsi="Neo Sans Intel"/>
          <w:sz w:val="20"/>
          <w:szCs w:val="20"/>
        </w:rPr>
        <w:t xml:space="preserve"> are deasserted)</w:t>
      </w:r>
      <w:r w:rsidRPr="002E3EB9">
        <w:rPr>
          <w:rFonts w:ascii="Neo Sans Intel" w:hAnsi="Neo Sans Intel"/>
          <w:sz w:val="20"/>
          <w:szCs w:val="20"/>
        </w:rPr>
        <w:t xml:space="preserve">.  </w:t>
      </w:r>
    </w:p>
    <w:p w14:paraId="47EB4F7C" w14:textId="77777777" w:rsidR="00BC6FF9" w:rsidRPr="002E3EB9" w:rsidRDefault="00BC6FF9" w:rsidP="002E3EB9">
      <w:pPr>
        <w:spacing w:after="0" w:line="240" w:lineRule="auto"/>
        <w:rPr>
          <w:rFonts w:ascii="Neo Sans Intel" w:hAnsi="Neo Sans Intel"/>
          <w:sz w:val="20"/>
          <w:szCs w:val="20"/>
        </w:rPr>
      </w:pPr>
    </w:p>
    <w:p w14:paraId="29552E53" w14:textId="25226098" w:rsidR="00560BF0" w:rsidRPr="002E3EB9" w:rsidRDefault="00EE4601" w:rsidP="002E3EB9">
      <w:pPr>
        <w:spacing w:after="0" w:line="240" w:lineRule="auto"/>
        <w:rPr>
          <w:rFonts w:ascii="Neo Sans Intel" w:hAnsi="Neo Sans Intel"/>
          <w:sz w:val="20"/>
          <w:szCs w:val="20"/>
        </w:rPr>
      </w:pPr>
      <w:r w:rsidRPr="002E3EB9">
        <w:rPr>
          <w:rFonts w:ascii="Neo Sans Intel" w:hAnsi="Neo Sans Intel"/>
          <w:sz w:val="20"/>
          <w:szCs w:val="20"/>
        </w:rPr>
        <w:t xml:space="preserve">Depending on the </w:t>
      </w:r>
      <w:r w:rsidR="004316B0" w:rsidRPr="002E3EB9">
        <w:rPr>
          <w:rFonts w:ascii="Neo Sans Intel" w:hAnsi="Neo Sans Intel"/>
          <w:sz w:val="20"/>
          <w:szCs w:val="20"/>
        </w:rPr>
        <w:t xml:space="preserve">PG </w:t>
      </w:r>
      <w:r w:rsidRPr="002E3EB9">
        <w:rPr>
          <w:rFonts w:ascii="Neo Sans Intel" w:hAnsi="Neo Sans Intel"/>
          <w:sz w:val="20"/>
          <w:szCs w:val="20"/>
        </w:rPr>
        <w:t xml:space="preserve">state of the IP, the PGCB clock gating </w:t>
      </w:r>
      <w:r w:rsidR="008C18AB" w:rsidRPr="002E3EB9">
        <w:rPr>
          <w:rFonts w:ascii="Neo Sans Intel" w:hAnsi="Neo Sans Intel"/>
          <w:sz w:val="20"/>
          <w:szCs w:val="20"/>
        </w:rPr>
        <w:t xml:space="preserve">condition </w:t>
      </w:r>
      <w:r w:rsidR="004316B0" w:rsidRPr="002E3EB9">
        <w:rPr>
          <w:rFonts w:ascii="Neo Sans Intel" w:hAnsi="Neo Sans Intel"/>
          <w:sz w:val="20"/>
          <w:szCs w:val="20"/>
        </w:rPr>
        <w:t xml:space="preserve">for each PGD </w:t>
      </w:r>
      <w:r w:rsidR="008C18AB" w:rsidRPr="002E3EB9">
        <w:rPr>
          <w:rFonts w:ascii="Neo Sans Intel" w:hAnsi="Neo Sans Intel"/>
          <w:sz w:val="20"/>
          <w:szCs w:val="20"/>
        </w:rPr>
        <w:t xml:space="preserve">will be </w:t>
      </w:r>
      <w:r w:rsidRPr="002E3EB9">
        <w:rPr>
          <w:rFonts w:ascii="Neo Sans Intel" w:hAnsi="Neo Sans Intel"/>
          <w:sz w:val="20"/>
          <w:szCs w:val="20"/>
        </w:rPr>
        <w:t>determine</w:t>
      </w:r>
      <w:r w:rsidR="008C18AB" w:rsidRPr="002E3EB9">
        <w:rPr>
          <w:rFonts w:ascii="Neo Sans Intel" w:hAnsi="Neo Sans Intel"/>
          <w:sz w:val="20"/>
          <w:szCs w:val="20"/>
        </w:rPr>
        <w:t>d</w:t>
      </w:r>
      <w:r w:rsidRPr="002E3EB9">
        <w:rPr>
          <w:rFonts w:ascii="Neo Sans Intel" w:hAnsi="Neo Sans Intel"/>
          <w:sz w:val="20"/>
          <w:szCs w:val="20"/>
        </w:rPr>
        <w:t xml:space="preserve"> </w:t>
      </w:r>
      <w:r w:rsidR="00FD6FEB" w:rsidRPr="002E3EB9">
        <w:rPr>
          <w:rFonts w:ascii="Neo Sans Intel" w:hAnsi="Neo Sans Intel"/>
          <w:sz w:val="20"/>
          <w:szCs w:val="20"/>
        </w:rPr>
        <w:t>differently:</w:t>
      </w:r>
      <w:r w:rsidRPr="002E3EB9">
        <w:rPr>
          <w:rFonts w:ascii="Neo Sans Intel" w:hAnsi="Neo Sans Intel"/>
          <w:sz w:val="20"/>
          <w:szCs w:val="20"/>
        </w:rPr>
        <w:t xml:space="preserve"> </w:t>
      </w:r>
    </w:p>
    <w:p w14:paraId="43DEFDAB" w14:textId="29145300" w:rsidR="00560BF0" w:rsidRPr="002E3EB9" w:rsidRDefault="00764D71" w:rsidP="003246C7">
      <w:pPr>
        <w:pStyle w:val="ListParagraph"/>
        <w:numPr>
          <w:ilvl w:val="0"/>
          <w:numId w:val="3"/>
        </w:numPr>
      </w:pPr>
      <w:r w:rsidRPr="002E3EB9">
        <w:t>IP-Inaccessible Idle Condition</w:t>
      </w:r>
      <w:r w:rsidR="00EE4601" w:rsidRPr="002E3EB9">
        <w:t>.</w:t>
      </w:r>
      <w:r w:rsidRPr="002E3EB9">
        <w:t xml:space="preserve">  </w:t>
      </w:r>
      <w:r w:rsidR="00F90754" w:rsidRPr="002E3EB9">
        <w:t xml:space="preserve">A </w:t>
      </w:r>
      <w:r w:rsidR="00856069" w:rsidRPr="002E3EB9">
        <w:t>PGD is</w:t>
      </w:r>
      <w:r w:rsidR="00F90754" w:rsidRPr="002E3EB9">
        <w:t xml:space="preserve"> considered </w:t>
      </w:r>
      <w:r w:rsidR="0013236C">
        <w:t xml:space="preserve">to be </w:t>
      </w:r>
      <w:r w:rsidR="00F90754" w:rsidRPr="002E3EB9">
        <w:t xml:space="preserve">in </w:t>
      </w:r>
      <w:r w:rsidR="0013236C">
        <w:t xml:space="preserve">an </w:t>
      </w:r>
      <w:r w:rsidR="00F90754" w:rsidRPr="002E3EB9">
        <w:t xml:space="preserve">IP-Inaccessible state when </w:t>
      </w:r>
      <w:proofErr w:type="spellStart"/>
      <w:r w:rsidR="00F90754" w:rsidRPr="002E3EB9">
        <w:t>pgcb_pok</w:t>
      </w:r>
      <w:proofErr w:type="spellEnd"/>
      <w:r w:rsidR="00F90754" w:rsidRPr="002E3EB9">
        <w:t xml:space="preserve"> = 0.  </w:t>
      </w:r>
      <w:r w:rsidR="00EE4601" w:rsidRPr="002E3EB9">
        <w:t xml:space="preserve">When the IP is in </w:t>
      </w:r>
      <w:r w:rsidR="0013236C">
        <w:t xml:space="preserve">an </w:t>
      </w:r>
      <w:r w:rsidR="00EE4601" w:rsidRPr="002E3EB9">
        <w:t xml:space="preserve">IP-Inaccessible state, </w:t>
      </w:r>
      <w:r w:rsidR="00091EF7" w:rsidRPr="002E3EB9">
        <w:t xml:space="preserve">all the following </w:t>
      </w:r>
      <w:r w:rsidR="001C4EC6" w:rsidRPr="002E3EB9">
        <w:t>conditions must be met before PGCB clock gating could happ</w:t>
      </w:r>
      <w:r w:rsidR="00EE4601" w:rsidRPr="002E3EB9">
        <w:t>en:</w:t>
      </w:r>
    </w:p>
    <w:p w14:paraId="5CB668F4" w14:textId="77777777" w:rsidR="006912C1" w:rsidRPr="002E3EB9" w:rsidRDefault="006912C1" w:rsidP="003246C7">
      <w:pPr>
        <w:pStyle w:val="ListParagraph"/>
        <w:numPr>
          <w:ilvl w:val="1"/>
          <w:numId w:val="3"/>
        </w:numPr>
      </w:pPr>
      <w:r w:rsidRPr="002E3EB9">
        <w:t xml:space="preserve">The </w:t>
      </w:r>
      <w:proofErr w:type="spellStart"/>
      <w:r w:rsidR="00515724" w:rsidRPr="002E3EB9">
        <w:t>pg</w:t>
      </w:r>
      <w:r w:rsidRPr="002E3EB9">
        <w:t>_wake</w:t>
      </w:r>
      <w:proofErr w:type="spellEnd"/>
      <w:r w:rsidRPr="002E3EB9">
        <w:t xml:space="preserve"> = 0</w:t>
      </w:r>
    </w:p>
    <w:p w14:paraId="5CE53EB1" w14:textId="77777777" w:rsidR="006912C1" w:rsidRPr="002E3EB9" w:rsidRDefault="00EE4601" w:rsidP="003246C7">
      <w:pPr>
        <w:pStyle w:val="ListParagraph"/>
        <w:numPr>
          <w:ilvl w:val="1"/>
          <w:numId w:val="3"/>
        </w:numPr>
      </w:pPr>
      <w:r w:rsidRPr="002E3EB9">
        <w:t xml:space="preserve">All </w:t>
      </w:r>
      <w:proofErr w:type="spellStart"/>
      <w:r w:rsidR="006912C1" w:rsidRPr="002E3EB9">
        <w:t>pgcb_</w:t>
      </w:r>
      <w:r w:rsidR="00515724" w:rsidRPr="002E3EB9">
        <w:t>idle</w:t>
      </w:r>
      <w:proofErr w:type="spellEnd"/>
      <w:r w:rsidR="00515724" w:rsidRPr="002E3EB9">
        <w:t xml:space="preserve"> = 1, and</w:t>
      </w:r>
    </w:p>
    <w:p w14:paraId="61A2F546" w14:textId="77777777" w:rsidR="006912C1" w:rsidRPr="002E3EB9" w:rsidRDefault="006912C1" w:rsidP="003246C7">
      <w:pPr>
        <w:pStyle w:val="ListParagraph"/>
        <w:numPr>
          <w:ilvl w:val="1"/>
          <w:numId w:val="3"/>
        </w:numPr>
      </w:pPr>
      <w:r w:rsidRPr="002E3EB9">
        <w:t xml:space="preserve">All </w:t>
      </w:r>
      <w:proofErr w:type="spellStart"/>
      <w:r w:rsidRPr="002E3EB9">
        <w:t>soc_clkreq</w:t>
      </w:r>
      <w:proofErr w:type="spellEnd"/>
      <w:r w:rsidRPr="002E3EB9">
        <w:t>*</w:t>
      </w:r>
      <w:r w:rsidR="00333656" w:rsidRPr="002E3EB9">
        <w:t>/clkack*</w:t>
      </w:r>
      <w:r w:rsidRPr="002E3EB9">
        <w:t xml:space="preserve"> = 0</w:t>
      </w:r>
    </w:p>
    <w:p w14:paraId="43A86AA0" w14:textId="77777777" w:rsidR="001C4EC6" w:rsidRPr="002E3EB9" w:rsidRDefault="001C4EC6" w:rsidP="002E3EB9">
      <w:pPr>
        <w:pStyle w:val="ListParagraph"/>
        <w:ind w:left="1440"/>
      </w:pPr>
    </w:p>
    <w:p w14:paraId="2F0F610E" w14:textId="01C6036B" w:rsidR="00560BF0" w:rsidRPr="002E3EB9" w:rsidRDefault="00764D71" w:rsidP="003246C7">
      <w:pPr>
        <w:pStyle w:val="ListParagraph"/>
        <w:numPr>
          <w:ilvl w:val="0"/>
          <w:numId w:val="3"/>
        </w:numPr>
      </w:pPr>
      <w:r w:rsidRPr="002E3EB9">
        <w:t xml:space="preserve">IP-Accessible </w:t>
      </w:r>
      <w:r w:rsidR="00EE4601" w:rsidRPr="002E3EB9">
        <w:t xml:space="preserve">Idle Condition.  </w:t>
      </w:r>
      <w:r w:rsidR="00F90754" w:rsidRPr="002E3EB9">
        <w:t xml:space="preserve">If </w:t>
      </w:r>
      <w:proofErr w:type="spellStart"/>
      <w:r w:rsidR="00F90754" w:rsidRPr="002E3EB9">
        <w:t>pgcb_pok</w:t>
      </w:r>
      <w:proofErr w:type="spellEnd"/>
      <w:r w:rsidR="00F90754" w:rsidRPr="002E3EB9">
        <w:t xml:space="preserve"> = 1, the </w:t>
      </w:r>
      <w:r w:rsidR="004316B0" w:rsidRPr="002E3EB9">
        <w:t xml:space="preserve">PGD </w:t>
      </w:r>
      <w:r w:rsidR="00F90754" w:rsidRPr="002E3EB9">
        <w:t xml:space="preserve">is considered </w:t>
      </w:r>
      <w:r w:rsidR="0013236C">
        <w:t xml:space="preserve">to be </w:t>
      </w:r>
      <w:r w:rsidR="00F90754" w:rsidRPr="002E3EB9">
        <w:t xml:space="preserve">in </w:t>
      </w:r>
      <w:r w:rsidR="0013236C">
        <w:t xml:space="preserve">an </w:t>
      </w:r>
      <w:r w:rsidR="00F90754" w:rsidRPr="002E3EB9">
        <w:t xml:space="preserve">IP-Accessible State.    </w:t>
      </w:r>
      <w:r w:rsidR="00EE4601" w:rsidRPr="002E3EB9">
        <w:t xml:space="preserve">When the </w:t>
      </w:r>
      <w:r w:rsidR="004316B0" w:rsidRPr="002E3EB9">
        <w:t xml:space="preserve">PGD </w:t>
      </w:r>
      <w:r w:rsidR="0013236C">
        <w:t xml:space="preserve">is </w:t>
      </w:r>
      <w:r w:rsidR="00EE4601" w:rsidRPr="002E3EB9">
        <w:t xml:space="preserve">in </w:t>
      </w:r>
      <w:r w:rsidR="0013236C">
        <w:t xml:space="preserve">an </w:t>
      </w:r>
      <w:r w:rsidR="00EE4601" w:rsidRPr="002E3EB9">
        <w:t xml:space="preserve">IP-Accessible state, </w:t>
      </w:r>
      <w:r w:rsidR="00091EF7" w:rsidRPr="002E3EB9">
        <w:t xml:space="preserve">all the following conditions </w:t>
      </w:r>
      <w:r w:rsidR="001C4EC6" w:rsidRPr="002E3EB9">
        <w:t>must be met before PGCB clock g</w:t>
      </w:r>
      <w:r w:rsidR="00EE4601" w:rsidRPr="002E3EB9">
        <w:t>ating could happen:</w:t>
      </w:r>
    </w:p>
    <w:p w14:paraId="7C0B2342" w14:textId="77777777" w:rsidR="00EE4601" w:rsidRPr="002E3EB9" w:rsidRDefault="00EE4601" w:rsidP="003246C7">
      <w:pPr>
        <w:pStyle w:val="ListParagraph"/>
        <w:numPr>
          <w:ilvl w:val="1"/>
          <w:numId w:val="3"/>
        </w:numPr>
      </w:pPr>
      <w:r w:rsidRPr="002E3EB9">
        <w:t>IP-Inaccessible Idle Condition</w:t>
      </w:r>
    </w:p>
    <w:p w14:paraId="52549EA0" w14:textId="77777777" w:rsidR="001C4EC6" w:rsidRPr="002E3EB9" w:rsidRDefault="00515724" w:rsidP="003246C7">
      <w:pPr>
        <w:pStyle w:val="ListParagraph"/>
        <w:numPr>
          <w:ilvl w:val="1"/>
          <w:numId w:val="3"/>
        </w:numPr>
      </w:pPr>
      <w:r w:rsidRPr="002E3EB9">
        <w:t xml:space="preserve">All </w:t>
      </w:r>
      <w:proofErr w:type="spellStart"/>
      <w:r w:rsidRPr="002E3EB9">
        <w:t>shim_clkreq</w:t>
      </w:r>
      <w:proofErr w:type="spellEnd"/>
      <w:r w:rsidRPr="002E3EB9">
        <w:t>*</w:t>
      </w:r>
      <w:r w:rsidR="00333656" w:rsidRPr="002E3EB9">
        <w:t>/clkack*</w:t>
      </w:r>
      <w:r w:rsidRPr="002E3EB9">
        <w:t xml:space="preserve"> = 0,</w:t>
      </w:r>
      <w:r w:rsidR="00D058EC" w:rsidRPr="002E3EB9">
        <w:t xml:space="preserve"> and</w:t>
      </w:r>
    </w:p>
    <w:p w14:paraId="13563F83" w14:textId="77777777" w:rsidR="00515724" w:rsidRPr="002E3EB9" w:rsidRDefault="00515724" w:rsidP="003246C7">
      <w:pPr>
        <w:pStyle w:val="ListParagraph"/>
        <w:numPr>
          <w:ilvl w:val="1"/>
          <w:numId w:val="3"/>
        </w:numPr>
      </w:pPr>
      <w:r w:rsidRPr="002E3EB9">
        <w:t xml:space="preserve">All </w:t>
      </w:r>
      <w:proofErr w:type="spellStart"/>
      <w:r w:rsidRPr="002E3EB9">
        <w:t>ism_fabric</w:t>
      </w:r>
      <w:proofErr w:type="spellEnd"/>
      <w:r w:rsidRPr="002E3EB9">
        <w:t>* = IDLE</w:t>
      </w:r>
    </w:p>
    <w:p w14:paraId="6ECF40D4" w14:textId="77777777" w:rsidR="00333656" w:rsidRPr="002E3EB9" w:rsidRDefault="00333656" w:rsidP="002E3EB9">
      <w:pPr>
        <w:pStyle w:val="ListParagraph"/>
        <w:ind w:left="1440"/>
      </w:pPr>
    </w:p>
    <w:p w14:paraId="1FF706B8" w14:textId="6C378B7E" w:rsidR="00F90754" w:rsidRPr="002E3EB9" w:rsidRDefault="00F90754" w:rsidP="002E3EB9">
      <w:pPr>
        <w:spacing w:after="0" w:line="240" w:lineRule="auto"/>
        <w:rPr>
          <w:rFonts w:ascii="Neo Sans Intel" w:hAnsi="Neo Sans Intel"/>
          <w:sz w:val="20"/>
          <w:szCs w:val="20"/>
        </w:rPr>
      </w:pPr>
      <w:r w:rsidRPr="002E3EB9">
        <w:rPr>
          <w:rFonts w:ascii="Neo Sans Intel" w:hAnsi="Neo Sans Intel"/>
          <w:sz w:val="20"/>
          <w:szCs w:val="20"/>
        </w:rPr>
        <w:t>Once the PGCB clock is gated, the</w:t>
      </w:r>
      <w:r w:rsidR="001A46B4" w:rsidRPr="002E3EB9">
        <w:rPr>
          <w:rFonts w:ascii="Neo Sans Intel" w:hAnsi="Neo Sans Intel"/>
          <w:sz w:val="20"/>
          <w:szCs w:val="20"/>
        </w:rPr>
        <w:t xml:space="preserve"> IP-Specific Power Control Glue Logic should </w:t>
      </w:r>
      <w:r w:rsidR="00FD6FEB" w:rsidRPr="002E3EB9">
        <w:rPr>
          <w:rFonts w:ascii="Neo Sans Intel" w:hAnsi="Neo Sans Intel"/>
          <w:sz w:val="20"/>
          <w:szCs w:val="20"/>
        </w:rPr>
        <w:t>wake up the PGCB clock when it detect</w:t>
      </w:r>
      <w:r w:rsidR="0013236C">
        <w:rPr>
          <w:rFonts w:ascii="Neo Sans Intel" w:hAnsi="Neo Sans Intel"/>
          <w:sz w:val="20"/>
          <w:szCs w:val="20"/>
        </w:rPr>
        <w:t>s</w:t>
      </w:r>
      <w:r w:rsidR="00FD6FEB" w:rsidRPr="002E3EB9">
        <w:rPr>
          <w:rFonts w:ascii="Neo Sans Intel" w:hAnsi="Neo Sans Intel"/>
          <w:sz w:val="20"/>
          <w:szCs w:val="20"/>
        </w:rPr>
        <w:t xml:space="preserve"> any wake condition.  Depending on the</w:t>
      </w:r>
      <w:r w:rsidR="004316B0" w:rsidRPr="002E3EB9">
        <w:rPr>
          <w:rFonts w:ascii="Neo Sans Intel" w:hAnsi="Neo Sans Intel"/>
          <w:sz w:val="20"/>
          <w:szCs w:val="20"/>
        </w:rPr>
        <w:t xml:space="preserve"> PG</w:t>
      </w:r>
      <w:r w:rsidR="00FD6FEB" w:rsidRPr="002E3EB9">
        <w:rPr>
          <w:rFonts w:ascii="Neo Sans Intel" w:hAnsi="Neo Sans Intel"/>
          <w:sz w:val="20"/>
          <w:szCs w:val="20"/>
        </w:rPr>
        <w:t xml:space="preserve"> state of the IP, the PGCB clock </w:t>
      </w:r>
      <w:r w:rsidR="004316B0" w:rsidRPr="002E3EB9">
        <w:rPr>
          <w:rFonts w:ascii="Neo Sans Intel" w:hAnsi="Neo Sans Intel"/>
          <w:sz w:val="20"/>
          <w:szCs w:val="20"/>
        </w:rPr>
        <w:t xml:space="preserve">wake condition for each PGD will be determined </w:t>
      </w:r>
      <w:r w:rsidR="00FD6FEB" w:rsidRPr="002E3EB9">
        <w:rPr>
          <w:rFonts w:ascii="Neo Sans Intel" w:hAnsi="Neo Sans Intel"/>
          <w:sz w:val="20"/>
          <w:szCs w:val="20"/>
        </w:rPr>
        <w:t>differently:</w:t>
      </w:r>
    </w:p>
    <w:p w14:paraId="62C98481" w14:textId="5B6E9659" w:rsidR="00FD6FEB" w:rsidRPr="002E3EB9" w:rsidRDefault="00FD6FEB" w:rsidP="003246C7">
      <w:pPr>
        <w:pStyle w:val="ListParagraph"/>
        <w:numPr>
          <w:ilvl w:val="0"/>
          <w:numId w:val="7"/>
        </w:numPr>
      </w:pPr>
      <w:r w:rsidRPr="002E3EB9">
        <w:t xml:space="preserve">IP-Inaccessible Wake Condition.  When the </w:t>
      </w:r>
      <w:r w:rsidR="004316B0" w:rsidRPr="002E3EB9">
        <w:t xml:space="preserve">PGD </w:t>
      </w:r>
      <w:r w:rsidRPr="002E3EB9">
        <w:t>is in</w:t>
      </w:r>
      <w:r w:rsidR="0013236C">
        <w:t xml:space="preserve"> an</w:t>
      </w:r>
      <w:r w:rsidRPr="002E3EB9">
        <w:t xml:space="preserve"> IP-Inaccessible state, </w:t>
      </w:r>
      <w:r w:rsidR="00091EF7" w:rsidRPr="002E3EB9">
        <w:t xml:space="preserve">the following </w:t>
      </w:r>
      <w:r w:rsidRPr="002E3EB9">
        <w:t>condition will wake up the PGCB clock:</w:t>
      </w:r>
    </w:p>
    <w:p w14:paraId="67ED2386" w14:textId="77777777" w:rsidR="00FD6FEB" w:rsidRPr="002E3EB9" w:rsidRDefault="00FD6FEB" w:rsidP="003246C7">
      <w:pPr>
        <w:pStyle w:val="ListParagraph"/>
        <w:numPr>
          <w:ilvl w:val="1"/>
          <w:numId w:val="7"/>
        </w:numPr>
      </w:pPr>
      <w:r w:rsidRPr="002E3EB9">
        <w:t xml:space="preserve">The </w:t>
      </w:r>
      <w:proofErr w:type="spellStart"/>
      <w:r w:rsidRPr="002E3EB9">
        <w:t>pg_wake</w:t>
      </w:r>
      <w:proofErr w:type="spellEnd"/>
      <w:r w:rsidRPr="002E3EB9">
        <w:t xml:space="preserve"> = 1</w:t>
      </w:r>
    </w:p>
    <w:p w14:paraId="0F78C3A5" w14:textId="77777777" w:rsidR="00FD6FEB" w:rsidRPr="002E3EB9" w:rsidRDefault="00FD6FEB" w:rsidP="002E3EB9">
      <w:pPr>
        <w:pStyle w:val="ListParagraph"/>
        <w:ind w:left="1440"/>
      </w:pPr>
    </w:p>
    <w:p w14:paraId="26F63D00" w14:textId="7123726B" w:rsidR="00FD6FEB" w:rsidRPr="002E3EB9" w:rsidRDefault="00091EF7" w:rsidP="003246C7">
      <w:pPr>
        <w:pStyle w:val="ListParagraph"/>
        <w:numPr>
          <w:ilvl w:val="0"/>
          <w:numId w:val="7"/>
        </w:numPr>
      </w:pPr>
      <w:r w:rsidRPr="002E3EB9">
        <w:t xml:space="preserve">IP-Accessible Wake Condition.  When the </w:t>
      </w:r>
      <w:r w:rsidR="004316B0" w:rsidRPr="002E3EB9">
        <w:t xml:space="preserve">PGD </w:t>
      </w:r>
      <w:r w:rsidRPr="002E3EB9">
        <w:t xml:space="preserve">is in </w:t>
      </w:r>
      <w:r w:rsidR="0013236C">
        <w:t xml:space="preserve">an </w:t>
      </w:r>
      <w:r w:rsidRPr="002E3EB9">
        <w:t>IP-Accessible state, any of the following condition</w:t>
      </w:r>
      <w:r w:rsidR="0013236C">
        <w:t>s</w:t>
      </w:r>
      <w:r w:rsidRPr="002E3EB9">
        <w:t xml:space="preserve"> will wake up the PGCB clock:</w:t>
      </w:r>
    </w:p>
    <w:p w14:paraId="4F8EFB58" w14:textId="3C8AB5BD" w:rsidR="00091EF7" w:rsidRPr="002E3EB9" w:rsidRDefault="00091EF7" w:rsidP="003246C7">
      <w:pPr>
        <w:pStyle w:val="ListParagraph"/>
        <w:numPr>
          <w:ilvl w:val="1"/>
          <w:numId w:val="7"/>
        </w:numPr>
      </w:pPr>
      <w:r w:rsidRPr="002E3EB9">
        <w:t>Any IP-</w:t>
      </w:r>
      <w:r w:rsidR="0013236C">
        <w:t>Ina</w:t>
      </w:r>
      <w:r w:rsidRPr="002E3EB9">
        <w:t>ccessible Wake Condition</w:t>
      </w:r>
    </w:p>
    <w:p w14:paraId="3B4D50B6" w14:textId="77777777" w:rsidR="00091EF7" w:rsidRPr="002E3EB9" w:rsidRDefault="00091EF7" w:rsidP="003246C7">
      <w:pPr>
        <w:pStyle w:val="ListParagraph"/>
        <w:numPr>
          <w:ilvl w:val="1"/>
          <w:numId w:val="7"/>
        </w:numPr>
      </w:pPr>
      <w:r w:rsidRPr="002E3EB9">
        <w:t xml:space="preserve">Any </w:t>
      </w:r>
      <w:proofErr w:type="spellStart"/>
      <w:r w:rsidRPr="002E3EB9">
        <w:t>shim_clkreq</w:t>
      </w:r>
      <w:proofErr w:type="spellEnd"/>
      <w:r w:rsidRPr="002E3EB9">
        <w:t>* = 1</w:t>
      </w:r>
    </w:p>
    <w:p w14:paraId="201E259E" w14:textId="77777777" w:rsidR="008416BB" w:rsidRPr="002E3EB9" w:rsidRDefault="00091EF7" w:rsidP="003246C7">
      <w:pPr>
        <w:pStyle w:val="ListParagraph"/>
        <w:numPr>
          <w:ilvl w:val="1"/>
          <w:numId w:val="7"/>
        </w:numPr>
      </w:pPr>
      <w:r w:rsidRPr="002E3EB9">
        <w:t xml:space="preserve">Any </w:t>
      </w:r>
      <w:proofErr w:type="spellStart"/>
      <w:r w:rsidRPr="002E3EB9">
        <w:t>ism_fabric</w:t>
      </w:r>
      <w:proofErr w:type="spellEnd"/>
      <w:r w:rsidRPr="002E3EB9">
        <w:t>* not in IDLE state</w:t>
      </w:r>
      <w:r w:rsidR="008416BB" w:rsidRPr="002E3EB9">
        <w:t>, OR</w:t>
      </w:r>
    </w:p>
    <w:p w14:paraId="3F95ED86" w14:textId="77777777" w:rsidR="00091EF7" w:rsidRPr="002E3EB9" w:rsidRDefault="008416BB" w:rsidP="003246C7">
      <w:pPr>
        <w:pStyle w:val="ListParagraph"/>
        <w:numPr>
          <w:ilvl w:val="1"/>
          <w:numId w:val="7"/>
        </w:numPr>
      </w:pPr>
      <w:r w:rsidRPr="002E3EB9">
        <w:t xml:space="preserve">Any </w:t>
      </w:r>
      <w:r w:rsidR="00C506AA" w:rsidRPr="002E3EB9">
        <w:t>changes in the CDC power gating enables</w:t>
      </w:r>
    </w:p>
    <w:p w14:paraId="75C60053" w14:textId="77777777" w:rsidR="00F90754" w:rsidRPr="002E3EB9" w:rsidRDefault="00F90754" w:rsidP="002E3EB9">
      <w:pPr>
        <w:spacing w:after="0" w:line="240" w:lineRule="auto"/>
        <w:rPr>
          <w:rFonts w:ascii="Neo Sans Intel" w:hAnsi="Neo Sans Intel"/>
          <w:sz w:val="20"/>
          <w:szCs w:val="20"/>
        </w:rPr>
      </w:pPr>
    </w:p>
    <w:p w14:paraId="48075767" w14:textId="77777777" w:rsidR="0003277E" w:rsidRPr="002E3EB9" w:rsidRDefault="0003277E" w:rsidP="002E3EB9">
      <w:pPr>
        <w:spacing w:after="0" w:line="240" w:lineRule="auto"/>
        <w:rPr>
          <w:rFonts w:ascii="Neo Sans Intel" w:hAnsi="Neo Sans Intel"/>
          <w:sz w:val="20"/>
          <w:szCs w:val="20"/>
        </w:rPr>
      </w:pPr>
    </w:p>
    <w:p w14:paraId="5CB0EFF2" w14:textId="77777777" w:rsidR="0003277E" w:rsidRPr="002E3EB9" w:rsidRDefault="0003277E" w:rsidP="002E3EB9">
      <w:pPr>
        <w:spacing w:after="0" w:line="240" w:lineRule="auto"/>
        <w:rPr>
          <w:rFonts w:ascii="Neo Sans Intel" w:hAnsi="Neo Sans Intel"/>
          <w:sz w:val="20"/>
          <w:szCs w:val="20"/>
        </w:rPr>
      </w:pPr>
      <w:r w:rsidRPr="002E3EB9">
        <w:rPr>
          <w:rFonts w:ascii="Neo Sans Intel" w:hAnsi="Neo Sans Intel"/>
          <w:sz w:val="20"/>
          <w:szCs w:val="20"/>
        </w:rPr>
        <w:t xml:space="preserve">AON clock domains that do not support trunk level clock gating are exempt from the above requirement.  The assumption is that the AON clock domain </w:t>
      </w:r>
      <w:r w:rsidR="002D616D" w:rsidRPr="002E3EB9">
        <w:rPr>
          <w:rFonts w:ascii="Neo Sans Intel" w:hAnsi="Neo Sans Intel"/>
          <w:sz w:val="20"/>
          <w:szCs w:val="20"/>
        </w:rPr>
        <w:t xml:space="preserve">is only used to detect the wake condition from the Deep Idle State.  It will not require the PGCB clock when all functional clocks have been gated at the trunk level.   </w:t>
      </w:r>
    </w:p>
    <w:p w14:paraId="0AF1F57A" w14:textId="77777777" w:rsidR="002D616D" w:rsidRPr="002E3EB9" w:rsidRDefault="002D616D" w:rsidP="002E3EB9">
      <w:pPr>
        <w:spacing w:after="0" w:line="240" w:lineRule="auto"/>
        <w:rPr>
          <w:rFonts w:ascii="Neo Sans Intel" w:hAnsi="Neo Sans Intel"/>
          <w:sz w:val="20"/>
          <w:szCs w:val="20"/>
        </w:rPr>
      </w:pPr>
    </w:p>
    <w:p w14:paraId="7F6305A2" w14:textId="0E001E8C" w:rsidR="006C67EB" w:rsidRPr="002E3EB9" w:rsidRDefault="00091EF7" w:rsidP="002E3EB9">
      <w:pPr>
        <w:spacing w:after="0" w:line="240" w:lineRule="auto"/>
        <w:rPr>
          <w:rFonts w:ascii="Neo Sans Intel" w:hAnsi="Neo Sans Intel"/>
          <w:sz w:val="20"/>
          <w:szCs w:val="20"/>
        </w:rPr>
      </w:pPr>
      <w:r w:rsidRPr="002E3EB9">
        <w:rPr>
          <w:rFonts w:ascii="Neo Sans Intel" w:hAnsi="Neo Sans Intel"/>
          <w:sz w:val="20"/>
          <w:szCs w:val="20"/>
        </w:rPr>
        <w:fldChar w:fldCharType="begin"/>
      </w:r>
      <w:r w:rsidRPr="002E3EB9">
        <w:rPr>
          <w:rFonts w:ascii="Neo Sans Intel" w:hAnsi="Neo Sans Intel"/>
          <w:sz w:val="20"/>
          <w:szCs w:val="20"/>
        </w:rPr>
        <w:instrText xml:space="preserve"> REF _Ref358715494 \h </w:instrText>
      </w:r>
      <w:r w:rsidR="00B24A62">
        <w:rPr>
          <w:rFonts w:ascii="Neo Sans Intel" w:hAnsi="Neo Sans Intel"/>
          <w:sz w:val="20"/>
          <w:szCs w:val="20"/>
        </w:rPr>
        <w:instrText xml:space="preserve"> \* MERGEFORMAT </w:instrText>
      </w:r>
      <w:r w:rsidRPr="002E3EB9">
        <w:rPr>
          <w:rFonts w:ascii="Neo Sans Intel" w:hAnsi="Neo Sans Intel"/>
          <w:sz w:val="20"/>
          <w:szCs w:val="20"/>
        </w:rPr>
      </w:r>
      <w:r w:rsidRPr="002E3EB9">
        <w:rPr>
          <w:rFonts w:ascii="Neo Sans Intel" w:hAnsi="Neo Sans Intel"/>
          <w:sz w:val="20"/>
          <w:szCs w:val="20"/>
        </w:rPr>
        <w:fldChar w:fldCharType="separate"/>
      </w:r>
      <w:ins w:id="346" w:author="Havican, Jared W" w:date="2014-06-11T16:54:00Z">
        <w:r w:rsidR="00196BCA" w:rsidRPr="002E3EB9">
          <w:rPr>
            <w:rFonts w:ascii="Neo Sans Intel" w:hAnsi="Neo Sans Intel"/>
            <w:sz w:val="20"/>
            <w:szCs w:val="20"/>
          </w:rPr>
          <w:t xml:space="preserve">Table </w:t>
        </w:r>
        <w:r w:rsidR="00196BCA">
          <w:rPr>
            <w:rFonts w:ascii="Neo Sans Intel" w:hAnsi="Neo Sans Intel"/>
            <w:noProof/>
            <w:sz w:val="20"/>
            <w:szCs w:val="20"/>
          </w:rPr>
          <w:t>1</w:t>
        </w:r>
      </w:ins>
      <w:r w:rsidRPr="002E3EB9">
        <w:rPr>
          <w:rFonts w:ascii="Neo Sans Intel" w:hAnsi="Neo Sans Intel"/>
          <w:sz w:val="20"/>
          <w:szCs w:val="20"/>
        </w:rPr>
        <w:fldChar w:fldCharType="end"/>
      </w:r>
      <w:r w:rsidRPr="002E3EB9">
        <w:rPr>
          <w:rFonts w:ascii="Neo Sans Intel" w:hAnsi="Neo Sans Intel"/>
          <w:sz w:val="20"/>
          <w:szCs w:val="20"/>
        </w:rPr>
        <w:t xml:space="preserve"> summarizes</w:t>
      </w:r>
      <w:r w:rsidR="00D058EC" w:rsidRPr="002E3EB9">
        <w:rPr>
          <w:rFonts w:ascii="Neo Sans Intel" w:hAnsi="Neo Sans Intel"/>
          <w:sz w:val="20"/>
          <w:szCs w:val="20"/>
        </w:rPr>
        <w:t xml:space="preserve"> the PGCB clock gating </w:t>
      </w:r>
      <w:r w:rsidR="00F90754" w:rsidRPr="002E3EB9">
        <w:rPr>
          <w:rFonts w:ascii="Neo Sans Intel" w:hAnsi="Neo Sans Intel"/>
          <w:sz w:val="20"/>
          <w:szCs w:val="20"/>
        </w:rPr>
        <w:t xml:space="preserve">and wake </w:t>
      </w:r>
      <w:r w:rsidR="00D058EC" w:rsidRPr="002E3EB9">
        <w:rPr>
          <w:rFonts w:ascii="Neo Sans Intel" w:hAnsi="Neo Sans Intel"/>
          <w:sz w:val="20"/>
          <w:szCs w:val="20"/>
        </w:rPr>
        <w:t>condition</w:t>
      </w:r>
      <w:r w:rsidR="0063389B">
        <w:rPr>
          <w:rFonts w:ascii="Neo Sans Intel" w:hAnsi="Neo Sans Intel"/>
          <w:sz w:val="20"/>
          <w:szCs w:val="20"/>
        </w:rPr>
        <w:t>s</w:t>
      </w:r>
      <w:r w:rsidR="008C18AB" w:rsidRPr="002E3EB9">
        <w:rPr>
          <w:rFonts w:ascii="Neo Sans Intel" w:hAnsi="Neo Sans Intel"/>
          <w:sz w:val="20"/>
          <w:szCs w:val="20"/>
        </w:rPr>
        <w:t xml:space="preserve"> for each PG domain</w:t>
      </w:r>
      <w:r w:rsidR="00D058EC" w:rsidRPr="002E3EB9">
        <w:rPr>
          <w:rFonts w:ascii="Neo Sans Intel" w:hAnsi="Neo Sans Intel"/>
          <w:sz w:val="20"/>
          <w:szCs w:val="20"/>
        </w:rPr>
        <w:t>.</w:t>
      </w:r>
      <w:r w:rsidR="00C779A4" w:rsidRPr="002E3EB9">
        <w:rPr>
          <w:rFonts w:ascii="Neo Sans Intel" w:hAnsi="Neo Sans Intel"/>
          <w:sz w:val="20"/>
          <w:szCs w:val="20"/>
        </w:rPr>
        <w:t xml:space="preserve">  </w:t>
      </w:r>
      <w:r w:rsidR="004316B0" w:rsidRPr="002E3EB9">
        <w:rPr>
          <w:rFonts w:ascii="Neo Sans Intel" w:hAnsi="Neo Sans Intel"/>
          <w:sz w:val="20"/>
          <w:szCs w:val="20"/>
        </w:rPr>
        <w:t xml:space="preserve">The PGCB clock gating will only happen when all the PGDs allows the clock to be gated.  The PGCB clock will be </w:t>
      </w:r>
      <w:proofErr w:type="spellStart"/>
      <w:r w:rsidR="004316B0" w:rsidRPr="002E3EB9">
        <w:rPr>
          <w:rFonts w:ascii="Neo Sans Intel" w:hAnsi="Neo Sans Intel"/>
          <w:sz w:val="20"/>
          <w:szCs w:val="20"/>
        </w:rPr>
        <w:t>ungated</w:t>
      </w:r>
      <w:proofErr w:type="spellEnd"/>
      <w:r w:rsidR="004316B0" w:rsidRPr="002E3EB9">
        <w:rPr>
          <w:rFonts w:ascii="Neo Sans Intel" w:hAnsi="Neo Sans Intel"/>
          <w:sz w:val="20"/>
          <w:szCs w:val="20"/>
        </w:rPr>
        <w:t xml:space="preserve"> if any PGD requires the clock to be running.</w:t>
      </w:r>
    </w:p>
    <w:p w14:paraId="14DC2086" w14:textId="77777777" w:rsidR="00333656" w:rsidRPr="002E3EB9" w:rsidRDefault="00333656" w:rsidP="002E3EB9">
      <w:pPr>
        <w:spacing w:after="0" w:line="240" w:lineRule="auto"/>
        <w:rPr>
          <w:rFonts w:ascii="Neo Sans Intel" w:hAnsi="Neo Sans Intel"/>
          <w:sz w:val="20"/>
          <w:szCs w:val="20"/>
        </w:rPr>
      </w:pPr>
    </w:p>
    <w:p w14:paraId="5BD87425" w14:textId="77777777" w:rsidR="00F90754" w:rsidRPr="002E3EB9" w:rsidRDefault="00F90754" w:rsidP="00FC10E2">
      <w:pPr>
        <w:pStyle w:val="Caption"/>
        <w:keepNext/>
        <w:jc w:val="center"/>
        <w:rPr>
          <w:rFonts w:ascii="Neo Sans Intel" w:hAnsi="Neo Sans Intel"/>
          <w:sz w:val="20"/>
          <w:szCs w:val="20"/>
        </w:rPr>
      </w:pPr>
      <w:bookmarkStart w:id="347" w:name="_Ref358715494"/>
      <w:bookmarkStart w:id="348" w:name="_Toc390267860"/>
      <w:r w:rsidRPr="002E3EB9">
        <w:rPr>
          <w:rFonts w:ascii="Neo Sans Intel" w:hAnsi="Neo Sans Intel"/>
          <w:sz w:val="20"/>
          <w:szCs w:val="20"/>
        </w:rPr>
        <w:t xml:space="preserve">Table </w:t>
      </w:r>
      <w:r w:rsidRPr="002E3EB9">
        <w:rPr>
          <w:rFonts w:ascii="Neo Sans Intel" w:hAnsi="Neo Sans Intel"/>
          <w:sz w:val="20"/>
          <w:szCs w:val="20"/>
        </w:rPr>
        <w:fldChar w:fldCharType="begin"/>
      </w:r>
      <w:r w:rsidRPr="002E3EB9">
        <w:rPr>
          <w:rFonts w:ascii="Neo Sans Intel" w:hAnsi="Neo Sans Intel"/>
          <w:sz w:val="20"/>
          <w:szCs w:val="20"/>
        </w:rPr>
        <w:instrText xml:space="preserve"> SEQ Table \* ARABIC </w:instrText>
      </w:r>
      <w:r w:rsidRPr="002E3EB9">
        <w:rPr>
          <w:rFonts w:ascii="Neo Sans Intel" w:hAnsi="Neo Sans Intel"/>
          <w:sz w:val="20"/>
          <w:szCs w:val="20"/>
        </w:rPr>
        <w:fldChar w:fldCharType="separate"/>
      </w:r>
      <w:r w:rsidR="00196BCA">
        <w:rPr>
          <w:rFonts w:ascii="Neo Sans Intel" w:hAnsi="Neo Sans Intel"/>
          <w:noProof/>
          <w:sz w:val="20"/>
          <w:szCs w:val="20"/>
        </w:rPr>
        <w:t>1</w:t>
      </w:r>
      <w:r w:rsidRPr="002E3EB9">
        <w:rPr>
          <w:rFonts w:ascii="Neo Sans Intel" w:hAnsi="Neo Sans Intel"/>
          <w:sz w:val="20"/>
          <w:szCs w:val="20"/>
        </w:rPr>
        <w:fldChar w:fldCharType="end"/>
      </w:r>
      <w:bookmarkEnd w:id="347"/>
      <w:r w:rsidRPr="002E3EB9">
        <w:rPr>
          <w:rFonts w:ascii="Neo Sans Intel" w:hAnsi="Neo Sans Intel"/>
          <w:sz w:val="20"/>
          <w:szCs w:val="20"/>
        </w:rPr>
        <w:t>: PGCB Clock Gate Evaluation</w:t>
      </w:r>
      <w:r w:rsidR="008C18AB" w:rsidRPr="002E3EB9">
        <w:rPr>
          <w:rFonts w:ascii="Neo Sans Intel" w:hAnsi="Neo Sans Intel"/>
          <w:sz w:val="20"/>
          <w:szCs w:val="20"/>
        </w:rPr>
        <w:t xml:space="preserve"> (Per PGD domain)</w:t>
      </w:r>
      <w:bookmarkEnd w:id="348"/>
    </w:p>
    <w:tbl>
      <w:tblPr>
        <w:tblStyle w:val="TableGrid"/>
        <w:tblW w:w="8640" w:type="dxa"/>
        <w:tblLayout w:type="fixed"/>
        <w:tblLook w:val="04A0" w:firstRow="1" w:lastRow="0" w:firstColumn="1" w:lastColumn="0" w:noHBand="0" w:noVBand="1"/>
      </w:tblPr>
      <w:tblGrid>
        <w:gridCol w:w="1845"/>
        <w:gridCol w:w="1070"/>
        <w:gridCol w:w="2875"/>
        <w:gridCol w:w="2850"/>
      </w:tblGrid>
      <w:tr w:rsidR="007B5DF1" w:rsidRPr="002E3EB9" w14:paraId="7B70A4D2" w14:textId="77777777" w:rsidTr="000235B2">
        <w:tc>
          <w:tcPr>
            <w:tcW w:w="2915" w:type="dxa"/>
            <w:gridSpan w:val="2"/>
            <w:tcBorders>
              <w:top w:val="single" w:sz="12" w:space="0" w:color="auto"/>
              <w:left w:val="single" w:sz="12" w:space="0" w:color="auto"/>
              <w:bottom w:val="single" w:sz="12" w:space="0" w:color="auto"/>
              <w:right w:val="single" w:sz="6" w:space="0" w:color="auto"/>
            </w:tcBorders>
          </w:tcPr>
          <w:p w14:paraId="19EC8383" w14:textId="77777777" w:rsidR="007B5DF1" w:rsidRPr="002E3EB9" w:rsidRDefault="007B5DF1" w:rsidP="002E3EB9">
            <w:pPr>
              <w:jc w:val="center"/>
              <w:rPr>
                <w:rFonts w:ascii="Neo Sans Intel" w:hAnsi="Neo Sans Intel"/>
                <w:sz w:val="20"/>
                <w:szCs w:val="20"/>
              </w:rPr>
            </w:pPr>
            <w:r w:rsidRPr="002E3EB9">
              <w:rPr>
                <w:rFonts w:ascii="Neo Sans Intel" w:hAnsi="Neo Sans Intel"/>
                <w:b/>
                <w:sz w:val="20"/>
                <w:szCs w:val="20"/>
              </w:rPr>
              <w:t>IP State</w:t>
            </w:r>
          </w:p>
        </w:tc>
        <w:tc>
          <w:tcPr>
            <w:tcW w:w="5725" w:type="dxa"/>
            <w:gridSpan w:val="2"/>
            <w:tcBorders>
              <w:top w:val="single" w:sz="12" w:space="0" w:color="auto"/>
              <w:left w:val="single" w:sz="12" w:space="0" w:color="auto"/>
              <w:bottom w:val="single" w:sz="12" w:space="0" w:color="auto"/>
              <w:right w:val="single" w:sz="12" w:space="0" w:color="auto"/>
            </w:tcBorders>
          </w:tcPr>
          <w:p w14:paraId="217E0ACA" w14:textId="77777777" w:rsidR="007B5DF1" w:rsidRPr="002E3EB9" w:rsidRDefault="007B5DF1" w:rsidP="002E3EB9">
            <w:pPr>
              <w:jc w:val="center"/>
              <w:rPr>
                <w:rFonts w:ascii="Neo Sans Intel" w:hAnsi="Neo Sans Intel"/>
                <w:sz w:val="20"/>
                <w:szCs w:val="20"/>
              </w:rPr>
            </w:pPr>
            <w:r w:rsidRPr="002E3EB9">
              <w:rPr>
                <w:rFonts w:ascii="Neo Sans Intel" w:hAnsi="Neo Sans Intel"/>
                <w:b/>
                <w:sz w:val="20"/>
                <w:szCs w:val="20"/>
              </w:rPr>
              <w:t>PGCB Clock Gate Evaluation</w:t>
            </w:r>
          </w:p>
        </w:tc>
      </w:tr>
      <w:tr w:rsidR="007B5DF1" w:rsidRPr="002E3EB9" w14:paraId="1449F570" w14:textId="77777777" w:rsidTr="007B5DF1">
        <w:tc>
          <w:tcPr>
            <w:tcW w:w="1845" w:type="dxa"/>
            <w:tcBorders>
              <w:top w:val="single" w:sz="6" w:space="0" w:color="auto"/>
              <w:left w:val="single" w:sz="12" w:space="0" w:color="auto"/>
              <w:bottom w:val="single" w:sz="12" w:space="0" w:color="auto"/>
              <w:right w:val="single" w:sz="6" w:space="0" w:color="auto"/>
            </w:tcBorders>
          </w:tcPr>
          <w:p w14:paraId="2B700A65" w14:textId="77777777" w:rsidR="007B5DF1" w:rsidRPr="002E3EB9" w:rsidRDefault="007B5DF1" w:rsidP="002E3EB9">
            <w:pPr>
              <w:jc w:val="center"/>
              <w:rPr>
                <w:rFonts w:ascii="Neo Sans Intel" w:hAnsi="Neo Sans Intel"/>
                <w:sz w:val="20"/>
                <w:szCs w:val="20"/>
              </w:rPr>
            </w:pPr>
            <w:r w:rsidRPr="002E3EB9">
              <w:rPr>
                <w:rFonts w:ascii="Neo Sans Intel" w:hAnsi="Neo Sans Intel"/>
                <w:sz w:val="20"/>
                <w:szCs w:val="20"/>
              </w:rPr>
              <w:t>State Description</w:t>
            </w:r>
          </w:p>
        </w:tc>
        <w:tc>
          <w:tcPr>
            <w:tcW w:w="1070" w:type="dxa"/>
            <w:tcBorders>
              <w:top w:val="single" w:sz="6" w:space="0" w:color="auto"/>
              <w:left w:val="single" w:sz="6" w:space="0" w:color="auto"/>
              <w:bottom w:val="single" w:sz="12" w:space="0" w:color="auto"/>
              <w:right w:val="single" w:sz="6" w:space="0" w:color="auto"/>
            </w:tcBorders>
          </w:tcPr>
          <w:p w14:paraId="044B9325" w14:textId="77777777" w:rsidR="007B5DF1" w:rsidRPr="002E3EB9" w:rsidRDefault="007B5DF1" w:rsidP="002E3EB9">
            <w:pPr>
              <w:jc w:val="center"/>
              <w:rPr>
                <w:rFonts w:ascii="Neo Sans Intel" w:hAnsi="Neo Sans Intel"/>
                <w:sz w:val="20"/>
                <w:szCs w:val="20"/>
              </w:rPr>
            </w:pPr>
            <w:proofErr w:type="spellStart"/>
            <w:r w:rsidRPr="002E3EB9">
              <w:rPr>
                <w:rFonts w:ascii="Neo Sans Intel" w:hAnsi="Neo Sans Intel"/>
                <w:sz w:val="20"/>
                <w:szCs w:val="20"/>
              </w:rPr>
              <w:t>pgcb_pok</w:t>
            </w:r>
            <w:proofErr w:type="spellEnd"/>
          </w:p>
        </w:tc>
        <w:tc>
          <w:tcPr>
            <w:tcW w:w="2875" w:type="dxa"/>
            <w:tcBorders>
              <w:top w:val="single" w:sz="6" w:space="0" w:color="auto"/>
              <w:left w:val="single" w:sz="12" w:space="0" w:color="auto"/>
              <w:bottom w:val="single" w:sz="12" w:space="0" w:color="auto"/>
              <w:right w:val="single" w:sz="6" w:space="0" w:color="auto"/>
            </w:tcBorders>
          </w:tcPr>
          <w:p w14:paraId="6258ACBC" w14:textId="77777777" w:rsidR="007B5DF1" w:rsidRPr="002E3EB9" w:rsidRDefault="007B5DF1" w:rsidP="002E3EB9">
            <w:pPr>
              <w:jc w:val="center"/>
              <w:rPr>
                <w:rFonts w:ascii="Neo Sans Intel" w:hAnsi="Neo Sans Intel"/>
                <w:sz w:val="20"/>
                <w:szCs w:val="20"/>
              </w:rPr>
            </w:pPr>
            <w:r w:rsidRPr="002E3EB9">
              <w:rPr>
                <w:rFonts w:ascii="Neo Sans Intel" w:hAnsi="Neo Sans Intel"/>
                <w:sz w:val="20"/>
                <w:szCs w:val="20"/>
              </w:rPr>
              <w:t>Gate Condition</w:t>
            </w:r>
          </w:p>
        </w:tc>
        <w:tc>
          <w:tcPr>
            <w:tcW w:w="2850" w:type="dxa"/>
            <w:tcBorders>
              <w:top w:val="single" w:sz="6" w:space="0" w:color="auto"/>
              <w:left w:val="single" w:sz="6" w:space="0" w:color="auto"/>
              <w:bottom w:val="single" w:sz="12" w:space="0" w:color="auto"/>
              <w:right w:val="single" w:sz="12" w:space="0" w:color="auto"/>
            </w:tcBorders>
          </w:tcPr>
          <w:p w14:paraId="7EE78E45" w14:textId="77777777" w:rsidR="007B5DF1" w:rsidRPr="002E3EB9" w:rsidRDefault="007B5DF1" w:rsidP="002E3EB9">
            <w:pPr>
              <w:jc w:val="center"/>
              <w:rPr>
                <w:rFonts w:ascii="Neo Sans Intel" w:hAnsi="Neo Sans Intel"/>
                <w:sz w:val="20"/>
                <w:szCs w:val="20"/>
              </w:rPr>
            </w:pPr>
            <w:r w:rsidRPr="002E3EB9">
              <w:rPr>
                <w:rFonts w:ascii="Neo Sans Intel" w:hAnsi="Neo Sans Intel"/>
                <w:sz w:val="20"/>
                <w:szCs w:val="20"/>
              </w:rPr>
              <w:t>Wake Condition</w:t>
            </w:r>
          </w:p>
        </w:tc>
      </w:tr>
      <w:tr w:rsidR="007B5DF1" w:rsidRPr="002E3EB9" w14:paraId="56225AA7" w14:textId="77777777" w:rsidTr="007B5DF1">
        <w:tc>
          <w:tcPr>
            <w:tcW w:w="1845" w:type="dxa"/>
            <w:tcBorders>
              <w:top w:val="single" w:sz="12" w:space="0" w:color="auto"/>
              <w:left w:val="single" w:sz="12" w:space="0" w:color="auto"/>
              <w:bottom w:val="single" w:sz="6" w:space="0" w:color="auto"/>
              <w:right w:val="single" w:sz="6" w:space="0" w:color="auto"/>
            </w:tcBorders>
            <w:shd w:val="clear" w:color="auto" w:fill="DAEEF3" w:themeFill="accent5" w:themeFillTint="33"/>
          </w:tcPr>
          <w:p w14:paraId="745993A4" w14:textId="77777777" w:rsidR="007B5DF1" w:rsidRPr="002E3EB9" w:rsidRDefault="007B5DF1" w:rsidP="002E3EB9">
            <w:pPr>
              <w:jc w:val="center"/>
              <w:rPr>
                <w:rFonts w:ascii="Neo Sans Intel" w:hAnsi="Neo Sans Intel"/>
                <w:sz w:val="20"/>
                <w:szCs w:val="20"/>
              </w:rPr>
            </w:pPr>
            <w:r w:rsidRPr="002E3EB9">
              <w:rPr>
                <w:rFonts w:ascii="Neo Sans Intel" w:hAnsi="Neo Sans Intel"/>
                <w:sz w:val="20"/>
                <w:szCs w:val="20"/>
              </w:rPr>
              <w:t>IP-Inaccessible</w:t>
            </w:r>
          </w:p>
        </w:tc>
        <w:tc>
          <w:tcPr>
            <w:tcW w:w="1070" w:type="dxa"/>
            <w:tcBorders>
              <w:top w:val="single" w:sz="12" w:space="0" w:color="auto"/>
              <w:left w:val="single" w:sz="6" w:space="0" w:color="auto"/>
              <w:bottom w:val="single" w:sz="6" w:space="0" w:color="auto"/>
              <w:right w:val="single" w:sz="6" w:space="0" w:color="auto"/>
            </w:tcBorders>
            <w:shd w:val="clear" w:color="auto" w:fill="DAEEF3" w:themeFill="accent5" w:themeFillTint="33"/>
          </w:tcPr>
          <w:p w14:paraId="2B81DF22" w14:textId="77777777" w:rsidR="007B5DF1" w:rsidRPr="002E3EB9" w:rsidRDefault="007B5DF1" w:rsidP="002E3EB9">
            <w:pPr>
              <w:jc w:val="center"/>
              <w:rPr>
                <w:rFonts w:ascii="Neo Sans Intel" w:hAnsi="Neo Sans Intel"/>
                <w:sz w:val="20"/>
                <w:szCs w:val="20"/>
              </w:rPr>
            </w:pPr>
            <w:r w:rsidRPr="002E3EB9">
              <w:rPr>
                <w:rFonts w:ascii="Neo Sans Intel" w:hAnsi="Neo Sans Intel"/>
                <w:sz w:val="20"/>
                <w:szCs w:val="20"/>
              </w:rPr>
              <w:t>0</w:t>
            </w:r>
          </w:p>
        </w:tc>
        <w:tc>
          <w:tcPr>
            <w:tcW w:w="2875" w:type="dxa"/>
            <w:tcBorders>
              <w:top w:val="single" w:sz="12" w:space="0" w:color="auto"/>
              <w:left w:val="single" w:sz="12" w:space="0" w:color="auto"/>
              <w:bottom w:val="single" w:sz="6" w:space="0" w:color="auto"/>
              <w:right w:val="single" w:sz="6" w:space="0" w:color="auto"/>
            </w:tcBorders>
            <w:shd w:val="clear" w:color="auto" w:fill="DAEEF3" w:themeFill="accent5" w:themeFillTint="33"/>
          </w:tcPr>
          <w:p w14:paraId="3059EC33" w14:textId="77777777" w:rsidR="007B5DF1" w:rsidRPr="002E3EB9" w:rsidRDefault="007B5DF1" w:rsidP="003246C7">
            <w:pPr>
              <w:pStyle w:val="ListParagraph"/>
              <w:numPr>
                <w:ilvl w:val="0"/>
                <w:numId w:val="10"/>
              </w:numPr>
            </w:pPr>
            <w:proofErr w:type="spellStart"/>
            <w:r w:rsidRPr="002E3EB9">
              <w:t>pg_wake</w:t>
            </w:r>
            <w:proofErr w:type="spellEnd"/>
            <w:r w:rsidRPr="002E3EB9">
              <w:t xml:space="preserve"> = 0</w:t>
            </w:r>
          </w:p>
          <w:p w14:paraId="04C739FF" w14:textId="77777777" w:rsidR="007B5DF1" w:rsidRPr="002E3EB9" w:rsidRDefault="007B5DF1" w:rsidP="003246C7">
            <w:pPr>
              <w:pStyle w:val="ListParagraph"/>
              <w:numPr>
                <w:ilvl w:val="0"/>
                <w:numId w:val="10"/>
              </w:numPr>
            </w:pPr>
            <w:proofErr w:type="spellStart"/>
            <w:r w:rsidRPr="002E3EB9">
              <w:t>pgcb_idle</w:t>
            </w:r>
            <w:proofErr w:type="spellEnd"/>
            <w:r w:rsidRPr="002E3EB9">
              <w:t xml:space="preserve"> = 1</w:t>
            </w:r>
          </w:p>
          <w:p w14:paraId="6A089A77" w14:textId="77777777" w:rsidR="007B5DF1" w:rsidRPr="002E3EB9" w:rsidRDefault="007B5DF1" w:rsidP="003246C7">
            <w:pPr>
              <w:pStyle w:val="ListParagraph"/>
              <w:numPr>
                <w:ilvl w:val="0"/>
                <w:numId w:val="10"/>
              </w:numPr>
            </w:pPr>
            <w:proofErr w:type="spellStart"/>
            <w:r w:rsidRPr="002E3EB9">
              <w:t>soc_clkreq</w:t>
            </w:r>
            <w:proofErr w:type="spellEnd"/>
            <w:r w:rsidRPr="002E3EB9">
              <w:t>*/clkack* = 0</w:t>
            </w:r>
          </w:p>
        </w:tc>
        <w:tc>
          <w:tcPr>
            <w:tcW w:w="2850" w:type="dxa"/>
            <w:tcBorders>
              <w:top w:val="single" w:sz="12" w:space="0" w:color="auto"/>
              <w:left w:val="single" w:sz="6" w:space="0" w:color="auto"/>
              <w:bottom w:val="single" w:sz="6" w:space="0" w:color="auto"/>
              <w:right w:val="single" w:sz="12" w:space="0" w:color="auto"/>
            </w:tcBorders>
            <w:shd w:val="clear" w:color="auto" w:fill="DAEEF3" w:themeFill="accent5" w:themeFillTint="33"/>
          </w:tcPr>
          <w:p w14:paraId="671AB539" w14:textId="77777777" w:rsidR="007B5DF1" w:rsidRPr="002E3EB9" w:rsidRDefault="007B5DF1" w:rsidP="003246C7">
            <w:pPr>
              <w:pStyle w:val="ListParagraph"/>
              <w:numPr>
                <w:ilvl w:val="0"/>
                <w:numId w:val="10"/>
              </w:numPr>
            </w:pPr>
            <w:proofErr w:type="spellStart"/>
            <w:r w:rsidRPr="002E3EB9">
              <w:t>pg_wake</w:t>
            </w:r>
            <w:proofErr w:type="spellEnd"/>
            <w:r w:rsidRPr="002E3EB9">
              <w:t xml:space="preserve"> = 1</w:t>
            </w:r>
          </w:p>
          <w:p w14:paraId="06A73E6D" w14:textId="77777777" w:rsidR="007B5DF1" w:rsidRPr="002E3EB9" w:rsidRDefault="007B5DF1" w:rsidP="003246C7">
            <w:pPr>
              <w:pStyle w:val="ListParagraph"/>
              <w:numPr>
                <w:ilvl w:val="0"/>
                <w:numId w:val="10"/>
              </w:numPr>
            </w:pPr>
            <w:proofErr w:type="spellStart"/>
            <w:r w:rsidRPr="002E3EB9">
              <w:t>pgcb_idle</w:t>
            </w:r>
            <w:proofErr w:type="spellEnd"/>
            <w:r w:rsidRPr="002E3EB9">
              <w:t xml:space="preserve"> = 0</w:t>
            </w:r>
          </w:p>
          <w:p w14:paraId="59129298" w14:textId="77777777" w:rsidR="007B5DF1" w:rsidRPr="002E3EB9" w:rsidRDefault="007B5DF1" w:rsidP="003246C7">
            <w:pPr>
              <w:pStyle w:val="ListParagraph"/>
              <w:numPr>
                <w:ilvl w:val="0"/>
                <w:numId w:val="10"/>
              </w:numPr>
            </w:pPr>
            <w:proofErr w:type="spellStart"/>
            <w:r w:rsidRPr="002E3EB9">
              <w:t>soc_clkreq</w:t>
            </w:r>
            <w:proofErr w:type="spellEnd"/>
            <w:r w:rsidRPr="002E3EB9">
              <w:t>* = 1</w:t>
            </w:r>
          </w:p>
          <w:p w14:paraId="388EB77F" w14:textId="77777777" w:rsidR="007B5DF1" w:rsidRPr="002E3EB9" w:rsidRDefault="007B5DF1" w:rsidP="002E3EB9">
            <w:pPr>
              <w:pStyle w:val="ListParagraph"/>
              <w:ind w:left="360"/>
            </w:pPr>
          </w:p>
        </w:tc>
      </w:tr>
      <w:tr w:rsidR="007B5DF1" w:rsidRPr="002E3EB9" w14:paraId="10B4DC8B" w14:textId="77777777" w:rsidTr="007B5DF1">
        <w:tc>
          <w:tcPr>
            <w:tcW w:w="1845" w:type="dxa"/>
            <w:tcBorders>
              <w:top w:val="single" w:sz="6" w:space="0" w:color="auto"/>
              <w:left w:val="single" w:sz="12" w:space="0" w:color="auto"/>
              <w:bottom w:val="single" w:sz="6" w:space="0" w:color="auto"/>
              <w:right w:val="single" w:sz="6" w:space="0" w:color="auto"/>
            </w:tcBorders>
            <w:shd w:val="clear" w:color="auto" w:fill="FDE9D9" w:themeFill="accent6" w:themeFillTint="33"/>
          </w:tcPr>
          <w:p w14:paraId="7EFC987F" w14:textId="77777777" w:rsidR="007B5DF1" w:rsidRPr="002E3EB9" w:rsidRDefault="007B5DF1" w:rsidP="002E3EB9">
            <w:pPr>
              <w:jc w:val="center"/>
              <w:rPr>
                <w:rFonts w:ascii="Neo Sans Intel" w:hAnsi="Neo Sans Intel"/>
                <w:sz w:val="20"/>
                <w:szCs w:val="20"/>
              </w:rPr>
            </w:pPr>
            <w:r w:rsidRPr="002E3EB9">
              <w:rPr>
                <w:rFonts w:ascii="Neo Sans Intel" w:hAnsi="Neo Sans Intel"/>
                <w:sz w:val="20"/>
                <w:szCs w:val="20"/>
              </w:rPr>
              <w:t>IP-Accessible</w:t>
            </w:r>
          </w:p>
        </w:tc>
        <w:tc>
          <w:tcPr>
            <w:tcW w:w="1070" w:type="dxa"/>
            <w:tcBorders>
              <w:top w:val="single" w:sz="6" w:space="0" w:color="auto"/>
              <w:left w:val="single" w:sz="6" w:space="0" w:color="auto"/>
              <w:bottom w:val="single" w:sz="6" w:space="0" w:color="auto"/>
              <w:right w:val="single" w:sz="6" w:space="0" w:color="auto"/>
            </w:tcBorders>
            <w:shd w:val="clear" w:color="auto" w:fill="FDE9D9" w:themeFill="accent6" w:themeFillTint="33"/>
          </w:tcPr>
          <w:p w14:paraId="3B734C8E" w14:textId="77777777" w:rsidR="007B5DF1" w:rsidRPr="002E3EB9" w:rsidRDefault="007B5DF1" w:rsidP="002E3EB9">
            <w:pPr>
              <w:jc w:val="center"/>
              <w:rPr>
                <w:rFonts w:ascii="Neo Sans Intel" w:hAnsi="Neo Sans Intel"/>
                <w:sz w:val="20"/>
                <w:szCs w:val="20"/>
              </w:rPr>
            </w:pPr>
            <w:r w:rsidRPr="002E3EB9">
              <w:rPr>
                <w:rFonts w:ascii="Neo Sans Intel" w:hAnsi="Neo Sans Intel"/>
                <w:sz w:val="20"/>
                <w:szCs w:val="20"/>
              </w:rPr>
              <w:t>1</w:t>
            </w:r>
          </w:p>
        </w:tc>
        <w:tc>
          <w:tcPr>
            <w:tcW w:w="2875" w:type="dxa"/>
            <w:tcBorders>
              <w:top w:val="single" w:sz="6" w:space="0" w:color="auto"/>
              <w:left w:val="single" w:sz="12" w:space="0" w:color="auto"/>
              <w:bottom w:val="single" w:sz="6" w:space="0" w:color="auto"/>
              <w:right w:val="single" w:sz="6" w:space="0" w:color="auto"/>
            </w:tcBorders>
            <w:shd w:val="clear" w:color="auto" w:fill="FDE9D9" w:themeFill="accent6" w:themeFillTint="33"/>
          </w:tcPr>
          <w:p w14:paraId="514CA659" w14:textId="77777777" w:rsidR="007B5DF1" w:rsidRPr="002E3EB9" w:rsidRDefault="007B5DF1" w:rsidP="003246C7">
            <w:pPr>
              <w:pStyle w:val="ListParagraph"/>
              <w:numPr>
                <w:ilvl w:val="0"/>
                <w:numId w:val="9"/>
              </w:numPr>
            </w:pPr>
            <w:r w:rsidRPr="002E3EB9">
              <w:t>IP-Inaccessible Gate Condition</w:t>
            </w:r>
          </w:p>
          <w:p w14:paraId="0496781B" w14:textId="77777777" w:rsidR="007B5DF1" w:rsidRPr="002E3EB9" w:rsidRDefault="007B5DF1" w:rsidP="003246C7">
            <w:pPr>
              <w:pStyle w:val="ListParagraph"/>
              <w:numPr>
                <w:ilvl w:val="0"/>
                <w:numId w:val="8"/>
              </w:numPr>
            </w:pPr>
            <w:proofErr w:type="spellStart"/>
            <w:r w:rsidRPr="002E3EB9">
              <w:t>shim_clkreq</w:t>
            </w:r>
            <w:proofErr w:type="spellEnd"/>
            <w:r w:rsidRPr="002E3EB9">
              <w:t>*/clkack* = 0</w:t>
            </w:r>
          </w:p>
          <w:p w14:paraId="1B8A5A22" w14:textId="77777777" w:rsidR="007B5DF1" w:rsidRPr="002E3EB9" w:rsidRDefault="007B5DF1" w:rsidP="003246C7">
            <w:pPr>
              <w:pStyle w:val="ListParagraph"/>
              <w:numPr>
                <w:ilvl w:val="0"/>
                <w:numId w:val="8"/>
              </w:numPr>
            </w:pPr>
            <w:proofErr w:type="spellStart"/>
            <w:r w:rsidRPr="002E3EB9">
              <w:t>ism_fabric</w:t>
            </w:r>
            <w:proofErr w:type="spellEnd"/>
            <w:r w:rsidRPr="002E3EB9">
              <w:t>* in IDLE state</w:t>
            </w:r>
          </w:p>
        </w:tc>
        <w:tc>
          <w:tcPr>
            <w:tcW w:w="2850" w:type="dxa"/>
            <w:tcBorders>
              <w:top w:val="single" w:sz="6" w:space="0" w:color="auto"/>
              <w:left w:val="single" w:sz="6" w:space="0" w:color="auto"/>
              <w:right w:val="single" w:sz="12" w:space="0" w:color="auto"/>
            </w:tcBorders>
            <w:shd w:val="clear" w:color="auto" w:fill="FDE9D9" w:themeFill="accent6" w:themeFillTint="33"/>
          </w:tcPr>
          <w:p w14:paraId="25B09847" w14:textId="77777777" w:rsidR="007B5DF1" w:rsidRPr="002E3EB9" w:rsidRDefault="007B5DF1" w:rsidP="003246C7">
            <w:pPr>
              <w:pStyle w:val="ListParagraph"/>
              <w:numPr>
                <w:ilvl w:val="0"/>
                <w:numId w:val="8"/>
              </w:numPr>
            </w:pPr>
            <w:r w:rsidRPr="002E3EB9">
              <w:t>IP-Inaccessible Wake Condition</w:t>
            </w:r>
          </w:p>
          <w:p w14:paraId="02CEB20A" w14:textId="77777777" w:rsidR="007B5DF1" w:rsidRPr="002E3EB9" w:rsidRDefault="007B5DF1" w:rsidP="003246C7">
            <w:pPr>
              <w:pStyle w:val="ListParagraph"/>
              <w:numPr>
                <w:ilvl w:val="0"/>
                <w:numId w:val="8"/>
              </w:numPr>
            </w:pPr>
            <w:proofErr w:type="spellStart"/>
            <w:r w:rsidRPr="002E3EB9">
              <w:t>shim_clkreq</w:t>
            </w:r>
            <w:proofErr w:type="spellEnd"/>
            <w:r w:rsidRPr="002E3EB9">
              <w:t>* = 1</w:t>
            </w:r>
          </w:p>
          <w:p w14:paraId="4E90DFBB" w14:textId="77777777" w:rsidR="007B5DF1" w:rsidRPr="002E3EB9" w:rsidRDefault="007B5DF1" w:rsidP="003246C7">
            <w:pPr>
              <w:pStyle w:val="ListParagraph"/>
              <w:numPr>
                <w:ilvl w:val="0"/>
                <w:numId w:val="8"/>
              </w:numPr>
            </w:pPr>
            <w:proofErr w:type="spellStart"/>
            <w:r w:rsidRPr="002E3EB9">
              <w:t>ism_fabric</w:t>
            </w:r>
            <w:proofErr w:type="spellEnd"/>
            <w:r w:rsidRPr="002E3EB9">
              <w:t>* not in IDLE state</w:t>
            </w:r>
          </w:p>
          <w:p w14:paraId="26E3E852" w14:textId="77777777" w:rsidR="002D616D" w:rsidRPr="002E3EB9" w:rsidRDefault="002D616D" w:rsidP="003246C7">
            <w:pPr>
              <w:pStyle w:val="ListParagraph"/>
              <w:numPr>
                <w:ilvl w:val="0"/>
                <w:numId w:val="8"/>
              </w:numPr>
            </w:pPr>
            <w:r w:rsidRPr="002E3EB9">
              <w:t>Any changes in the CDC power gating enables</w:t>
            </w:r>
          </w:p>
          <w:p w14:paraId="1054650A" w14:textId="77777777" w:rsidR="007B5DF1" w:rsidRPr="002E3EB9" w:rsidRDefault="007B5DF1" w:rsidP="002E3EB9">
            <w:pPr>
              <w:rPr>
                <w:rFonts w:ascii="Neo Sans Intel" w:hAnsi="Neo Sans Intel"/>
                <w:sz w:val="20"/>
                <w:szCs w:val="20"/>
              </w:rPr>
            </w:pPr>
          </w:p>
        </w:tc>
      </w:tr>
      <w:tr w:rsidR="007B5DF1" w:rsidRPr="002E3EB9" w14:paraId="43074D61" w14:textId="77777777" w:rsidTr="007B5DF1">
        <w:tc>
          <w:tcPr>
            <w:tcW w:w="1845" w:type="dxa"/>
            <w:tcBorders>
              <w:top w:val="single" w:sz="6" w:space="0" w:color="auto"/>
              <w:left w:val="single" w:sz="12" w:space="0" w:color="auto"/>
              <w:bottom w:val="single" w:sz="12" w:space="0" w:color="auto"/>
              <w:right w:val="single" w:sz="6" w:space="0" w:color="auto"/>
            </w:tcBorders>
          </w:tcPr>
          <w:p w14:paraId="057D84E9" w14:textId="77777777" w:rsidR="007B5DF1" w:rsidRPr="002E3EB9" w:rsidRDefault="007B5DF1" w:rsidP="002E3EB9">
            <w:pPr>
              <w:rPr>
                <w:rFonts w:ascii="Neo Sans Intel" w:hAnsi="Neo Sans Intel"/>
                <w:sz w:val="20"/>
                <w:szCs w:val="20"/>
              </w:rPr>
            </w:pPr>
          </w:p>
        </w:tc>
        <w:tc>
          <w:tcPr>
            <w:tcW w:w="1070" w:type="dxa"/>
            <w:tcBorders>
              <w:top w:val="single" w:sz="6" w:space="0" w:color="auto"/>
              <w:left w:val="single" w:sz="6" w:space="0" w:color="auto"/>
              <w:bottom w:val="single" w:sz="12" w:space="0" w:color="auto"/>
              <w:right w:val="single" w:sz="6" w:space="0" w:color="auto"/>
            </w:tcBorders>
          </w:tcPr>
          <w:p w14:paraId="3B608BE7" w14:textId="77777777" w:rsidR="007B5DF1" w:rsidRPr="002E3EB9" w:rsidRDefault="007B5DF1" w:rsidP="002E3EB9">
            <w:pPr>
              <w:rPr>
                <w:rFonts w:ascii="Neo Sans Intel" w:hAnsi="Neo Sans Intel"/>
                <w:sz w:val="20"/>
                <w:szCs w:val="20"/>
              </w:rPr>
            </w:pPr>
          </w:p>
        </w:tc>
        <w:tc>
          <w:tcPr>
            <w:tcW w:w="2875" w:type="dxa"/>
            <w:tcBorders>
              <w:top w:val="single" w:sz="6" w:space="0" w:color="auto"/>
              <w:left w:val="single" w:sz="12" w:space="0" w:color="auto"/>
              <w:bottom w:val="single" w:sz="12" w:space="0" w:color="auto"/>
              <w:right w:val="single" w:sz="6" w:space="0" w:color="auto"/>
            </w:tcBorders>
          </w:tcPr>
          <w:p w14:paraId="01E3EBAC" w14:textId="77777777" w:rsidR="007B5DF1" w:rsidRPr="002E3EB9" w:rsidRDefault="007B5DF1" w:rsidP="002E3EB9">
            <w:pPr>
              <w:rPr>
                <w:rFonts w:ascii="Neo Sans Intel" w:hAnsi="Neo Sans Intel"/>
                <w:sz w:val="20"/>
                <w:szCs w:val="20"/>
              </w:rPr>
            </w:pPr>
          </w:p>
        </w:tc>
        <w:tc>
          <w:tcPr>
            <w:tcW w:w="2850" w:type="dxa"/>
            <w:tcBorders>
              <w:top w:val="single" w:sz="6" w:space="0" w:color="auto"/>
              <w:left w:val="single" w:sz="6" w:space="0" w:color="auto"/>
              <w:bottom w:val="single" w:sz="12" w:space="0" w:color="auto"/>
              <w:right w:val="single" w:sz="12" w:space="0" w:color="auto"/>
            </w:tcBorders>
          </w:tcPr>
          <w:p w14:paraId="1FD4D54A" w14:textId="77777777" w:rsidR="007B5DF1" w:rsidRPr="002E3EB9" w:rsidRDefault="007B5DF1" w:rsidP="002E3EB9">
            <w:pPr>
              <w:rPr>
                <w:rFonts w:ascii="Neo Sans Intel" w:hAnsi="Neo Sans Intel"/>
                <w:sz w:val="20"/>
                <w:szCs w:val="20"/>
              </w:rPr>
            </w:pPr>
          </w:p>
        </w:tc>
      </w:tr>
    </w:tbl>
    <w:p w14:paraId="0A305663" w14:textId="77777777" w:rsidR="00B359DE" w:rsidRPr="002E3EB9" w:rsidRDefault="00B359DE" w:rsidP="002E3EB9">
      <w:pPr>
        <w:spacing w:after="0" w:line="240" w:lineRule="auto"/>
        <w:rPr>
          <w:rFonts w:ascii="Neo Sans Intel" w:hAnsi="Neo Sans Intel"/>
          <w:sz w:val="20"/>
          <w:szCs w:val="20"/>
        </w:rPr>
      </w:pPr>
    </w:p>
    <w:p w14:paraId="7B6EC6C3" w14:textId="16CF6CF2" w:rsidR="007B5DF1" w:rsidRPr="002E3EB9" w:rsidRDefault="001A46B4" w:rsidP="002E3EB9">
      <w:pPr>
        <w:spacing w:after="0" w:line="240" w:lineRule="auto"/>
        <w:rPr>
          <w:rFonts w:ascii="Neo Sans Intel" w:hAnsi="Neo Sans Intel"/>
        </w:rPr>
      </w:pPr>
      <w:r w:rsidRPr="009D4275">
        <w:rPr>
          <w:rFonts w:ascii="Neo Sans Intel" w:hAnsi="Neo Sans Intel"/>
          <w:b/>
          <w:sz w:val="20"/>
          <w:szCs w:val="20"/>
          <w:rPrChange w:id="349" w:author="Havican, Jared W" w:date="2014-06-10T13:03:00Z">
            <w:rPr>
              <w:rFonts w:ascii="Neo Sans Intel" w:hAnsi="Neo Sans Intel"/>
              <w:sz w:val="20"/>
              <w:szCs w:val="20"/>
            </w:rPr>
          </w:rPrChange>
        </w:rPr>
        <w:fldChar w:fldCharType="begin"/>
      </w:r>
      <w:r w:rsidRPr="009D4275">
        <w:rPr>
          <w:rFonts w:ascii="Neo Sans Intel" w:hAnsi="Neo Sans Intel"/>
          <w:b/>
          <w:sz w:val="20"/>
          <w:szCs w:val="20"/>
          <w:rPrChange w:id="350" w:author="Havican, Jared W" w:date="2014-06-10T13:03:00Z">
            <w:rPr>
              <w:rFonts w:ascii="Neo Sans Intel" w:hAnsi="Neo Sans Intel"/>
              <w:sz w:val="20"/>
              <w:szCs w:val="20"/>
            </w:rPr>
          </w:rPrChange>
        </w:rPr>
        <w:instrText xml:space="preserve"> REF _Ref360025335 \h </w:instrText>
      </w:r>
      <w:r w:rsidR="00B24A62" w:rsidRPr="009D4275">
        <w:rPr>
          <w:rFonts w:ascii="Neo Sans Intel" w:hAnsi="Neo Sans Intel"/>
          <w:b/>
          <w:sz w:val="20"/>
          <w:szCs w:val="20"/>
          <w:rPrChange w:id="351" w:author="Havican, Jared W" w:date="2014-06-10T13:03:00Z">
            <w:rPr>
              <w:rFonts w:ascii="Neo Sans Intel" w:hAnsi="Neo Sans Intel"/>
              <w:sz w:val="20"/>
              <w:szCs w:val="20"/>
            </w:rPr>
          </w:rPrChange>
        </w:rPr>
        <w:instrText xml:space="preserve"> \* MERGEFORMAT </w:instrText>
      </w:r>
      <w:r w:rsidRPr="009D4275">
        <w:rPr>
          <w:rFonts w:ascii="Neo Sans Intel" w:hAnsi="Neo Sans Intel"/>
          <w:b/>
          <w:sz w:val="20"/>
          <w:szCs w:val="20"/>
          <w:rPrChange w:id="352" w:author="Havican, Jared W" w:date="2014-06-10T13:03:00Z">
            <w:rPr>
              <w:rFonts w:ascii="Neo Sans Intel" w:hAnsi="Neo Sans Intel"/>
              <w:b/>
              <w:sz w:val="20"/>
              <w:szCs w:val="20"/>
            </w:rPr>
          </w:rPrChange>
        </w:rPr>
      </w:r>
      <w:r w:rsidRPr="009D4275">
        <w:rPr>
          <w:rFonts w:ascii="Neo Sans Intel" w:hAnsi="Neo Sans Intel"/>
          <w:b/>
          <w:sz w:val="20"/>
          <w:szCs w:val="20"/>
          <w:rPrChange w:id="353" w:author="Havican, Jared W" w:date="2014-06-10T13:03:00Z">
            <w:rPr>
              <w:rFonts w:ascii="Neo Sans Intel" w:hAnsi="Neo Sans Intel"/>
              <w:sz w:val="20"/>
              <w:szCs w:val="20"/>
            </w:rPr>
          </w:rPrChange>
        </w:rPr>
        <w:fldChar w:fldCharType="separate"/>
      </w:r>
      <w:ins w:id="354" w:author="Havican, Jared W" w:date="2014-06-11T16:54:00Z">
        <w:r w:rsidR="00196BCA" w:rsidRPr="00196BCA">
          <w:rPr>
            <w:rFonts w:ascii="Neo Sans Intel" w:hAnsi="Neo Sans Intel"/>
            <w:b/>
            <w:sz w:val="20"/>
            <w:szCs w:val="20"/>
            <w:rPrChange w:id="355" w:author="Havican, Jared W" w:date="2014-06-11T16:54:00Z">
              <w:rPr>
                <w:rFonts w:ascii="Neo Sans Intel" w:hAnsi="Neo Sans Intel"/>
                <w:sz w:val="20"/>
                <w:szCs w:val="20"/>
              </w:rPr>
            </w:rPrChange>
          </w:rPr>
          <w:t xml:space="preserve">Figure </w:t>
        </w:r>
        <w:r w:rsidR="00196BCA" w:rsidRPr="00196BCA">
          <w:rPr>
            <w:rFonts w:ascii="Neo Sans Intel" w:hAnsi="Neo Sans Intel"/>
            <w:b/>
            <w:noProof/>
            <w:sz w:val="20"/>
            <w:szCs w:val="20"/>
            <w:rPrChange w:id="356" w:author="Havican, Jared W" w:date="2014-06-11T16:54:00Z">
              <w:rPr>
                <w:rFonts w:ascii="Neo Sans Intel" w:hAnsi="Neo Sans Intel"/>
                <w:noProof/>
                <w:sz w:val="20"/>
                <w:szCs w:val="20"/>
              </w:rPr>
            </w:rPrChange>
          </w:rPr>
          <w:t>2</w:t>
        </w:r>
      </w:ins>
      <w:del w:id="357" w:author="Havican, Jared W" w:date="2014-06-11T16:54:00Z">
        <w:r w:rsidR="006D684D" w:rsidRPr="006D684D" w:rsidDel="00196BCA">
          <w:rPr>
            <w:rFonts w:ascii="Neo Sans Intel" w:hAnsi="Neo Sans Intel"/>
            <w:b/>
            <w:sz w:val="20"/>
            <w:szCs w:val="20"/>
          </w:rPr>
          <w:delText xml:space="preserve">Figure </w:delText>
        </w:r>
        <w:r w:rsidR="006D684D" w:rsidRPr="006D684D" w:rsidDel="00196BCA">
          <w:rPr>
            <w:rFonts w:ascii="Neo Sans Intel" w:hAnsi="Neo Sans Intel"/>
            <w:b/>
            <w:noProof/>
            <w:sz w:val="20"/>
            <w:szCs w:val="20"/>
          </w:rPr>
          <w:delText>2</w:delText>
        </w:r>
      </w:del>
      <w:r w:rsidRPr="009D4275">
        <w:rPr>
          <w:rFonts w:ascii="Neo Sans Intel" w:hAnsi="Neo Sans Intel"/>
          <w:b/>
          <w:sz w:val="20"/>
          <w:szCs w:val="20"/>
          <w:rPrChange w:id="358" w:author="Havican, Jared W" w:date="2014-06-10T13:03:00Z">
            <w:rPr>
              <w:rFonts w:ascii="Neo Sans Intel" w:hAnsi="Neo Sans Intel"/>
              <w:sz w:val="20"/>
              <w:szCs w:val="20"/>
            </w:rPr>
          </w:rPrChange>
        </w:rPr>
        <w:fldChar w:fldCharType="end"/>
      </w:r>
      <w:r w:rsidRPr="009D4275">
        <w:rPr>
          <w:rFonts w:ascii="Neo Sans Intel" w:hAnsi="Neo Sans Intel"/>
          <w:b/>
          <w:sz w:val="20"/>
          <w:szCs w:val="20"/>
          <w:rPrChange w:id="359" w:author="Havican, Jared W" w:date="2014-06-10T13:03:00Z">
            <w:rPr>
              <w:rFonts w:ascii="Neo Sans Intel" w:hAnsi="Neo Sans Intel"/>
              <w:sz w:val="20"/>
              <w:szCs w:val="20"/>
            </w:rPr>
          </w:rPrChange>
        </w:rPr>
        <w:t xml:space="preserve"> </w:t>
      </w:r>
      <w:r w:rsidR="006F25E1" w:rsidRPr="009D4275">
        <w:rPr>
          <w:rFonts w:ascii="Neo Sans Intel" w:hAnsi="Neo Sans Intel"/>
          <w:b/>
          <w:sz w:val="20"/>
          <w:szCs w:val="20"/>
          <w:rPrChange w:id="360" w:author="Havican, Jared W" w:date="2014-06-10T13:03:00Z">
            <w:rPr>
              <w:rFonts w:ascii="Neo Sans Intel" w:hAnsi="Neo Sans Intel"/>
              <w:sz w:val="20"/>
              <w:szCs w:val="20"/>
            </w:rPr>
          </w:rPrChange>
        </w:rPr>
        <w:t xml:space="preserve">logically </w:t>
      </w:r>
      <w:r w:rsidRPr="009D4275">
        <w:rPr>
          <w:rFonts w:ascii="Neo Sans Intel" w:hAnsi="Neo Sans Intel"/>
          <w:b/>
          <w:sz w:val="20"/>
          <w:szCs w:val="20"/>
          <w:rPrChange w:id="361" w:author="Havican, Jared W" w:date="2014-06-10T13:03:00Z">
            <w:rPr>
              <w:rFonts w:ascii="Neo Sans Intel" w:hAnsi="Neo Sans Intel"/>
              <w:sz w:val="20"/>
              <w:szCs w:val="20"/>
            </w:rPr>
          </w:rPrChange>
        </w:rPr>
        <w:t>illustrates the PGCB clock gate and wake evaluation logic.</w:t>
      </w:r>
      <w:r w:rsidR="006F25E1" w:rsidRPr="009D4275">
        <w:rPr>
          <w:rFonts w:ascii="Neo Sans Intel" w:hAnsi="Neo Sans Intel"/>
          <w:b/>
          <w:sz w:val="20"/>
          <w:szCs w:val="20"/>
          <w:rPrChange w:id="362" w:author="Havican, Jared W" w:date="2014-06-10T13:03:00Z">
            <w:rPr>
              <w:rFonts w:ascii="Neo Sans Intel" w:hAnsi="Neo Sans Intel"/>
              <w:sz w:val="20"/>
              <w:szCs w:val="20"/>
            </w:rPr>
          </w:rPrChange>
        </w:rPr>
        <w:t xml:space="preserve">  Suggestions on how this logic should actually be implemented are provided in section</w:t>
      </w:r>
      <w:ins w:id="363" w:author="Havican, Jared W" w:date="2014-06-10T13:02:00Z">
        <w:r w:rsidR="009D4275" w:rsidRPr="009D4275">
          <w:rPr>
            <w:rFonts w:ascii="Neo Sans Intel" w:hAnsi="Neo Sans Intel"/>
            <w:b/>
            <w:sz w:val="20"/>
            <w:szCs w:val="20"/>
            <w:rPrChange w:id="364" w:author="Havican, Jared W" w:date="2014-06-10T13:03:00Z">
              <w:rPr>
                <w:rFonts w:ascii="Neo Sans Intel" w:hAnsi="Neo Sans Intel"/>
                <w:sz w:val="20"/>
                <w:szCs w:val="20"/>
              </w:rPr>
            </w:rPrChange>
          </w:rPr>
          <w:t xml:space="preserve"> </w:t>
        </w:r>
      </w:ins>
      <w:ins w:id="365" w:author="Havican, Jared W" w:date="2014-06-10T13:03:00Z">
        <w:r w:rsidR="009D4275" w:rsidRPr="009D4275">
          <w:rPr>
            <w:rFonts w:ascii="Neo Sans Intel" w:hAnsi="Neo Sans Intel"/>
            <w:b/>
            <w:sz w:val="20"/>
            <w:szCs w:val="20"/>
            <w:rPrChange w:id="366" w:author="Havican, Jared W" w:date="2014-06-10T13:03:00Z">
              <w:rPr>
                <w:rFonts w:ascii="Neo Sans Intel" w:hAnsi="Neo Sans Intel"/>
                <w:sz w:val="20"/>
                <w:szCs w:val="20"/>
              </w:rPr>
            </w:rPrChange>
          </w:rPr>
          <w:fldChar w:fldCharType="begin"/>
        </w:r>
        <w:r w:rsidR="009D4275" w:rsidRPr="009D4275">
          <w:rPr>
            <w:rFonts w:ascii="Neo Sans Intel" w:hAnsi="Neo Sans Intel"/>
            <w:b/>
            <w:sz w:val="20"/>
            <w:szCs w:val="20"/>
            <w:rPrChange w:id="367" w:author="Havican, Jared W" w:date="2014-06-10T13:03:00Z">
              <w:rPr>
                <w:rFonts w:ascii="Neo Sans Intel" w:hAnsi="Neo Sans Intel"/>
                <w:sz w:val="20"/>
                <w:szCs w:val="20"/>
              </w:rPr>
            </w:rPrChange>
          </w:rPr>
          <w:instrText xml:space="preserve"> REF _Ref390168728 \r \h </w:instrText>
        </w:r>
      </w:ins>
      <w:r w:rsidR="009D4275">
        <w:rPr>
          <w:rFonts w:ascii="Neo Sans Intel" w:hAnsi="Neo Sans Intel"/>
          <w:b/>
          <w:sz w:val="20"/>
          <w:szCs w:val="20"/>
        </w:rPr>
        <w:instrText xml:space="preserve"> \* MERGEFORMAT </w:instrText>
      </w:r>
      <w:r w:rsidR="009D4275" w:rsidRPr="009D4275">
        <w:rPr>
          <w:rFonts w:ascii="Neo Sans Intel" w:hAnsi="Neo Sans Intel"/>
          <w:b/>
          <w:sz w:val="20"/>
          <w:szCs w:val="20"/>
          <w:rPrChange w:id="368" w:author="Havican, Jared W" w:date="2014-06-10T13:03:00Z">
            <w:rPr>
              <w:rFonts w:ascii="Neo Sans Intel" w:hAnsi="Neo Sans Intel"/>
              <w:b/>
              <w:sz w:val="20"/>
              <w:szCs w:val="20"/>
            </w:rPr>
          </w:rPrChange>
        </w:rPr>
      </w:r>
      <w:r w:rsidR="009D4275" w:rsidRPr="009D4275">
        <w:rPr>
          <w:rFonts w:ascii="Neo Sans Intel" w:hAnsi="Neo Sans Intel"/>
          <w:b/>
          <w:sz w:val="20"/>
          <w:szCs w:val="20"/>
          <w:rPrChange w:id="369" w:author="Havican, Jared W" w:date="2014-06-10T13:03:00Z">
            <w:rPr>
              <w:rFonts w:ascii="Neo Sans Intel" w:hAnsi="Neo Sans Intel"/>
              <w:sz w:val="20"/>
              <w:szCs w:val="20"/>
            </w:rPr>
          </w:rPrChange>
        </w:rPr>
        <w:fldChar w:fldCharType="separate"/>
      </w:r>
      <w:ins w:id="370" w:author="Havican, Jared W" w:date="2014-06-11T16:54:00Z">
        <w:r w:rsidR="00196BCA">
          <w:rPr>
            <w:rFonts w:ascii="Neo Sans Intel" w:hAnsi="Neo Sans Intel"/>
            <w:b/>
            <w:sz w:val="20"/>
            <w:szCs w:val="20"/>
          </w:rPr>
          <w:t>1.4</w:t>
        </w:r>
      </w:ins>
      <w:ins w:id="371" w:author="Havican, Jared W" w:date="2014-06-10T13:03:00Z">
        <w:r w:rsidR="009D4275" w:rsidRPr="009D4275">
          <w:rPr>
            <w:rFonts w:ascii="Neo Sans Intel" w:hAnsi="Neo Sans Intel"/>
            <w:b/>
            <w:sz w:val="20"/>
            <w:szCs w:val="20"/>
            <w:rPrChange w:id="372" w:author="Havican, Jared W" w:date="2014-06-10T13:03:00Z">
              <w:rPr>
                <w:rFonts w:ascii="Neo Sans Intel" w:hAnsi="Neo Sans Intel"/>
                <w:sz w:val="20"/>
                <w:szCs w:val="20"/>
              </w:rPr>
            </w:rPrChange>
          </w:rPr>
          <w:fldChar w:fldCharType="end"/>
        </w:r>
      </w:ins>
      <w:r w:rsidR="006F25E1">
        <w:rPr>
          <w:rFonts w:ascii="Neo Sans Intel" w:hAnsi="Neo Sans Intel"/>
          <w:sz w:val="20"/>
          <w:szCs w:val="20"/>
        </w:rPr>
        <w:t>.</w:t>
      </w:r>
      <w:r w:rsidRPr="002E3EB9">
        <w:rPr>
          <w:rFonts w:ascii="Neo Sans Intel" w:hAnsi="Neo Sans Intel"/>
          <w:sz w:val="20"/>
          <w:szCs w:val="20"/>
        </w:rPr>
        <w:t xml:space="preserve">  </w:t>
      </w:r>
      <w:r w:rsidR="007B5DF1" w:rsidRPr="002E3EB9">
        <w:rPr>
          <w:rFonts w:ascii="Neo Sans Intel" w:hAnsi="Neo Sans Intel"/>
          <w:sz w:val="20"/>
          <w:szCs w:val="20"/>
        </w:rPr>
        <w:t xml:space="preserve">The IP could choose to </w:t>
      </w:r>
      <w:r w:rsidR="00433DB0" w:rsidRPr="002E3EB9">
        <w:rPr>
          <w:rFonts w:ascii="Neo Sans Intel" w:hAnsi="Neo Sans Intel"/>
          <w:sz w:val="20"/>
          <w:szCs w:val="20"/>
        </w:rPr>
        <w:t xml:space="preserve">aggregate </w:t>
      </w:r>
      <w:r w:rsidR="007B5DF1" w:rsidRPr="002E3EB9">
        <w:rPr>
          <w:rFonts w:ascii="Neo Sans Intel" w:hAnsi="Neo Sans Intel"/>
          <w:sz w:val="20"/>
          <w:szCs w:val="20"/>
        </w:rPr>
        <w:t xml:space="preserve">the gate and wake conditions from multiple PGDs, and eventually share a PGCB clock control block for multiple PGDs.  Alternatively, </w:t>
      </w:r>
      <w:r w:rsidR="00433DB0" w:rsidRPr="002E3EB9">
        <w:rPr>
          <w:rFonts w:ascii="Neo Sans Intel" w:hAnsi="Neo Sans Intel"/>
          <w:sz w:val="20"/>
          <w:szCs w:val="20"/>
        </w:rPr>
        <w:t xml:space="preserve">each PGD could have </w:t>
      </w:r>
      <w:r w:rsidR="006F25E1">
        <w:rPr>
          <w:rFonts w:ascii="Neo Sans Intel" w:hAnsi="Neo Sans Intel"/>
          <w:sz w:val="20"/>
          <w:szCs w:val="20"/>
        </w:rPr>
        <w:t>its</w:t>
      </w:r>
      <w:r w:rsidR="006F25E1" w:rsidRPr="002E3EB9">
        <w:rPr>
          <w:rFonts w:ascii="Neo Sans Intel" w:hAnsi="Neo Sans Intel"/>
          <w:sz w:val="20"/>
          <w:szCs w:val="20"/>
        </w:rPr>
        <w:t xml:space="preserve"> </w:t>
      </w:r>
      <w:r w:rsidR="00433DB0" w:rsidRPr="002E3EB9">
        <w:rPr>
          <w:rFonts w:ascii="Neo Sans Intel" w:hAnsi="Neo Sans Intel"/>
          <w:sz w:val="20"/>
          <w:szCs w:val="20"/>
        </w:rPr>
        <w:t xml:space="preserve">own </w:t>
      </w:r>
      <w:r w:rsidR="007C0429" w:rsidRPr="002E3EB9">
        <w:rPr>
          <w:rFonts w:ascii="Neo Sans Intel" w:hAnsi="Neo Sans Intel"/>
          <w:sz w:val="20"/>
          <w:szCs w:val="20"/>
        </w:rPr>
        <w:t>PCGU</w:t>
      </w:r>
      <w:r w:rsidR="00433DB0" w:rsidRPr="002E3EB9">
        <w:rPr>
          <w:rFonts w:ascii="Neo Sans Intel" w:hAnsi="Neo Sans Intel"/>
          <w:sz w:val="20"/>
          <w:szCs w:val="20"/>
        </w:rPr>
        <w:t>.</w:t>
      </w:r>
    </w:p>
    <w:p w14:paraId="63CC2CE2" w14:textId="77777777" w:rsidR="007B5DF1" w:rsidRPr="002E3EB9" w:rsidRDefault="007B5DF1" w:rsidP="002E3EB9">
      <w:pPr>
        <w:spacing w:after="0" w:line="240" w:lineRule="auto"/>
        <w:rPr>
          <w:rFonts w:ascii="Neo Sans Intel" w:hAnsi="Neo Sans Intel"/>
        </w:rPr>
      </w:pPr>
    </w:p>
    <w:p w14:paraId="66BEB018" w14:textId="41E3C183" w:rsidR="00E764D5" w:rsidRDefault="001A46B4" w:rsidP="002E3EB9">
      <w:pPr>
        <w:spacing w:after="0" w:line="240" w:lineRule="auto"/>
        <w:rPr>
          <w:rFonts w:ascii="Neo Sans Intel" w:hAnsi="Neo Sans Intel"/>
          <w:sz w:val="20"/>
          <w:szCs w:val="20"/>
        </w:rPr>
      </w:pPr>
      <w:r w:rsidRPr="002E3EB9">
        <w:rPr>
          <w:rFonts w:ascii="Neo Sans Intel" w:hAnsi="Neo Sans Intel"/>
          <w:sz w:val="20"/>
          <w:szCs w:val="20"/>
        </w:rPr>
        <w:t xml:space="preserve">The </w:t>
      </w:r>
      <w:proofErr w:type="spellStart"/>
      <w:r w:rsidRPr="002E3EB9">
        <w:rPr>
          <w:rFonts w:ascii="Neo Sans Intel" w:hAnsi="Neo Sans Intel"/>
          <w:sz w:val="20"/>
          <w:szCs w:val="20"/>
        </w:rPr>
        <w:t>sync_gate</w:t>
      </w:r>
      <w:proofErr w:type="spellEnd"/>
      <w:r w:rsidRPr="002E3EB9">
        <w:rPr>
          <w:rFonts w:ascii="Neo Sans Intel" w:hAnsi="Neo Sans Intel"/>
          <w:sz w:val="20"/>
          <w:szCs w:val="20"/>
        </w:rPr>
        <w:t xml:space="preserve"> control signal </w:t>
      </w:r>
      <w:r w:rsidR="00CC6556" w:rsidRPr="002E3EB9">
        <w:rPr>
          <w:rFonts w:ascii="Neo Sans Intel" w:hAnsi="Neo Sans Intel"/>
          <w:sz w:val="20"/>
          <w:szCs w:val="20"/>
        </w:rPr>
        <w:t xml:space="preserve">must be </w:t>
      </w:r>
      <w:r w:rsidRPr="002E3EB9">
        <w:rPr>
          <w:rFonts w:ascii="Neo Sans Intel" w:hAnsi="Neo Sans Intel"/>
          <w:sz w:val="20"/>
          <w:szCs w:val="20"/>
        </w:rPr>
        <w:t>synchronous to the PGCB clock domain, but the async_wake</w:t>
      </w:r>
      <w:r w:rsidR="00E976D1" w:rsidRPr="002E3EB9">
        <w:rPr>
          <w:rFonts w:ascii="Neo Sans Intel" w:hAnsi="Neo Sans Intel"/>
          <w:sz w:val="20"/>
          <w:szCs w:val="20"/>
        </w:rPr>
        <w:t>_b</w:t>
      </w:r>
      <w:r w:rsidRPr="002E3EB9">
        <w:rPr>
          <w:rFonts w:ascii="Neo Sans Intel" w:hAnsi="Neo Sans Intel"/>
          <w:sz w:val="20"/>
          <w:szCs w:val="20"/>
        </w:rPr>
        <w:t xml:space="preserve"> control signal </w:t>
      </w:r>
      <w:r w:rsidR="005C583B" w:rsidRPr="002E3EB9">
        <w:rPr>
          <w:rFonts w:ascii="Neo Sans Intel" w:hAnsi="Neo Sans Intel"/>
          <w:sz w:val="20"/>
          <w:szCs w:val="20"/>
        </w:rPr>
        <w:t xml:space="preserve">can </w:t>
      </w:r>
      <w:r w:rsidRPr="002E3EB9">
        <w:rPr>
          <w:rFonts w:ascii="Neo Sans Intel" w:hAnsi="Neo Sans Intel"/>
          <w:sz w:val="20"/>
          <w:szCs w:val="20"/>
        </w:rPr>
        <w:t xml:space="preserve">be asserted and de-asserted </w:t>
      </w:r>
      <w:r w:rsidR="005C583B" w:rsidRPr="002E3EB9">
        <w:rPr>
          <w:rFonts w:ascii="Neo Sans Intel" w:hAnsi="Neo Sans Intel"/>
          <w:sz w:val="20"/>
          <w:szCs w:val="20"/>
        </w:rPr>
        <w:t>in an asynchronous manner.  The async_wake</w:t>
      </w:r>
      <w:r w:rsidR="00E976D1" w:rsidRPr="002E3EB9">
        <w:rPr>
          <w:rFonts w:ascii="Neo Sans Intel" w:hAnsi="Neo Sans Intel"/>
          <w:sz w:val="20"/>
          <w:szCs w:val="20"/>
        </w:rPr>
        <w:t>_b</w:t>
      </w:r>
      <w:r w:rsidR="005C583B" w:rsidRPr="002E3EB9">
        <w:rPr>
          <w:rFonts w:ascii="Neo Sans Intel" w:hAnsi="Neo Sans Intel"/>
          <w:sz w:val="20"/>
          <w:szCs w:val="20"/>
        </w:rPr>
        <w:t xml:space="preserve"> may contain glitch</w:t>
      </w:r>
      <w:r w:rsidR="00CC6556" w:rsidRPr="002E3EB9">
        <w:rPr>
          <w:rFonts w:ascii="Neo Sans Intel" w:hAnsi="Neo Sans Intel"/>
          <w:sz w:val="20"/>
          <w:szCs w:val="20"/>
        </w:rPr>
        <w:t xml:space="preserve">, but IP is responsible to make sure that the assertion </w:t>
      </w:r>
      <w:r w:rsidR="00F00C7A" w:rsidRPr="002E3EB9">
        <w:rPr>
          <w:rFonts w:ascii="Neo Sans Intel" w:hAnsi="Neo Sans Intel"/>
          <w:sz w:val="20"/>
          <w:szCs w:val="20"/>
        </w:rPr>
        <w:t xml:space="preserve">pulse width </w:t>
      </w:r>
      <w:r w:rsidR="00CC6556" w:rsidRPr="002E3EB9">
        <w:rPr>
          <w:rFonts w:ascii="Neo Sans Intel" w:hAnsi="Neo Sans Intel"/>
          <w:sz w:val="20"/>
          <w:szCs w:val="20"/>
        </w:rPr>
        <w:t>of async_wake</w:t>
      </w:r>
      <w:r w:rsidR="00E976D1" w:rsidRPr="002E3EB9">
        <w:rPr>
          <w:rFonts w:ascii="Neo Sans Intel" w:hAnsi="Neo Sans Intel"/>
          <w:sz w:val="20"/>
          <w:szCs w:val="20"/>
        </w:rPr>
        <w:t>_b</w:t>
      </w:r>
      <w:r w:rsidR="00CC6556" w:rsidRPr="002E3EB9">
        <w:rPr>
          <w:rFonts w:ascii="Neo Sans Intel" w:hAnsi="Neo Sans Intel"/>
          <w:sz w:val="20"/>
          <w:szCs w:val="20"/>
        </w:rPr>
        <w:t xml:space="preserve"> is compliant to the </w:t>
      </w:r>
      <w:r w:rsidR="00427F51" w:rsidRPr="002E3EB9">
        <w:rPr>
          <w:rFonts w:ascii="Neo Sans Intel" w:hAnsi="Neo Sans Intel"/>
          <w:sz w:val="20"/>
          <w:szCs w:val="20"/>
        </w:rPr>
        <w:t xml:space="preserve">process dependent </w:t>
      </w:r>
      <w:r w:rsidR="00CC6556" w:rsidRPr="002E3EB9">
        <w:rPr>
          <w:rFonts w:ascii="Neo Sans Intel" w:hAnsi="Neo Sans Intel"/>
          <w:sz w:val="20"/>
          <w:szCs w:val="20"/>
        </w:rPr>
        <w:t>Tresetmin requirement</w:t>
      </w:r>
      <w:r w:rsidR="00427F51" w:rsidRPr="002E3EB9">
        <w:rPr>
          <w:rFonts w:ascii="Neo Sans Intel" w:hAnsi="Neo Sans Intel"/>
          <w:sz w:val="20"/>
          <w:szCs w:val="20"/>
        </w:rPr>
        <w:t xml:space="preserve">.  </w:t>
      </w:r>
      <w:r w:rsidR="00F00C7A" w:rsidRPr="002E3EB9">
        <w:rPr>
          <w:rFonts w:ascii="Neo Sans Intel" w:hAnsi="Neo Sans Intel"/>
          <w:sz w:val="20"/>
          <w:szCs w:val="20"/>
        </w:rPr>
        <w:t>The behavior is undefined if the assertion pulse width of async_wake_b is less than Tresetmin.</w:t>
      </w:r>
    </w:p>
    <w:p w14:paraId="254DF283" w14:textId="77777777" w:rsidR="00E764D5" w:rsidRDefault="00E764D5" w:rsidP="002E3EB9">
      <w:pPr>
        <w:spacing w:after="0" w:line="240" w:lineRule="auto"/>
        <w:rPr>
          <w:rFonts w:ascii="Neo Sans Intel" w:hAnsi="Neo Sans Intel"/>
          <w:sz w:val="20"/>
          <w:szCs w:val="20"/>
        </w:rPr>
      </w:pPr>
    </w:p>
    <w:p w14:paraId="2AE2D8A8" w14:textId="35A0A45F" w:rsidR="00E976D1" w:rsidRPr="002E3EB9" w:rsidRDefault="00427F51" w:rsidP="002E3EB9">
      <w:pPr>
        <w:spacing w:after="0" w:line="240" w:lineRule="auto"/>
        <w:rPr>
          <w:rFonts w:ascii="Neo Sans Intel" w:hAnsi="Neo Sans Intel"/>
          <w:sz w:val="20"/>
          <w:szCs w:val="20"/>
        </w:rPr>
      </w:pPr>
      <w:r w:rsidRPr="002E3EB9">
        <w:rPr>
          <w:rFonts w:ascii="Neo Sans Intel" w:hAnsi="Neo Sans Intel"/>
          <w:sz w:val="20"/>
          <w:szCs w:val="20"/>
        </w:rPr>
        <w:t xml:space="preserve">When the </w:t>
      </w:r>
      <w:proofErr w:type="spellStart"/>
      <w:r w:rsidRPr="002E3EB9">
        <w:rPr>
          <w:rFonts w:ascii="Neo Sans Intel" w:hAnsi="Neo Sans Intel"/>
          <w:sz w:val="20"/>
          <w:szCs w:val="20"/>
        </w:rPr>
        <w:t>sync_clkvld</w:t>
      </w:r>
      <w:proofErr w:type="spellEnd"/>
      <w:r w:rsidRPr="002E3EB9">
        <w:rPr>
          <w:rFonts w:ascii="Neo Sans Intel" w:hAnsi="Neo Sans Intel"/>
          <w:sz w:val="20"/>
          <w:szCs w:val="20"/>
        </w:rPr>
        <w:t xml:space="preserve"> is de-asserted, the PGCB clock consumer is recommended to stall all the activities that </w:t>
      </w:r>
      <w:ins w:id="373" w:author="Havican, Jared W" w:date="2014-06-10T13:04:00Z">
        <w:r w:rsidR="009D4275">
          <w:rPr>
            <w:rFonts w:ascii="Neo Sans Intel" w:hAnsi="Neo Sans Intel"/>
            <w:sz w:val="20"/>
            <w:szCs w:val="20"/>
          </w:rPr>
          <w:t xml:space="preserve">are </w:t>
        </w:r>
      </w:ins>
      <w:r w:rsidRPr="002E3EB9">
        <w:rPr>
          <w:rFonts w:ascii="Neo Sans Intel" w:hAnsi="Neo Sans Intel"/>
          <w:sz w:val="20"/>
          <w:szCs w:val="20"/>
        </w:rPr>
        <w:t xml:space="preserve">using the PGCB clock.  </w:t>
      </w:r>
      <w:del w:id="374" w:author="Havican, Jared W" w:date="2014-06-10T13:04:00Z">
        <w:r w:rsidRPr="002E3EB9" w:rsidDel="009D4275">
          <w:rPr>
            <w:rFonts w:ascii="Neo Sans Intel" w:hAnsi="Neo Sans Intel"/>
            <w:sz w:val="20"/>
            <w:szCs w:val="20"/>
          </w:rPr>
          <w:delText>The mechanism to stall the activities will be IP specific.</w:delText>
        </w:r>
        <w:r w:rsidR="00E764D5" w:rsidDel="009D4275">
          <w:rPr>
            <w:rFonts w:ascii="Neo Sans Intel" w:hAnsi="Neo Sans Intel"/>
            <w:sz w:val="20"/>
            <w:szCs w:val="20"/>
          </w:rPr>
          <w:delText xml:space="preserve">  </w:delText>
        </w:r>
      </w:del>
      <w:r w:rsidR="00E764D5">
        <w:rPr>
          <w:rFonts w:ascii="Neo Sans Intel" w:hAnsi="Neo Sans Intel"/>
          <w:sz w:val="20"/>
          <w:szCs w:val="20"/>
        </w:rPr>
        <w:t xml:space="preserve">As the PGCB and CDC currently do not comprehend whether or not the PGCB clock is running, </w:t>
      </w:r>
      <w:del w:id="375" w:author="Havican, Jared W" w:date="2014-06-10T13:04:00Z">
        <w:r w:rsidR="00E764D5" w:rsidDel="009D4275">
          <w:rPr>
            <w:rFonts w:ascii="Neo Sans Intel" w:hAnsi="Neo Sans Intel"/>
            <w:sz w:val="20"/>
            <w:szCs w:val="20"/>
          </w:rPr>
          <w:delText>one method</w:delText>
        </w:r>
      </w:del>
      <w:ins w:id="376" w:author="Havican, Jared W" w:date="2014-06-10T13:04:00Z">
        <w:r w:rsidR="009D4275">
          <w:rPr>
            <w:rFonts w:ascii="Neo Sans Intel" w:hAnsi="Neo Sans Intel"/>
            <w:sz w:val="20"/>
            <w:szCs w:val="20"/>
          </w:rPr>
          <w:t>the recommended method</w:t>
        </w:r>
      </w:ins>
      <w:r w:rsidR="00E764D5">
        <w:rPr>
          <w:rFonts w:ascii="Neo Sans Intel" w:hAnsi="Neo Sans Intel"/>
          <w:sz w:val="20"/>
          <w:szCs w:val="20"/>
        </w:rPr>
        <w:t xml:space="preserve"> for stalling them is to gate their clock when </w:t>
      </w:r>
      <w:proofErr w:type="spellStart"/>
      <w:r w:rsidR="00E764D5">
        <w:rPr>
          <w:rFonts w:ascii="Neo Sans Intel" w:hAnsi="Neo Sans Intel"/>
          <w:sz w:val="20"/>
          <w:szCs w:val="20"/>
        </w:rPr>
        <w:t>sync_clkvld</w:t>
      </w:r>
      <w:proofErr w:type="spellEnd"/>
      <w:r w:rsidR="00E764D5">
        <w:rPr>
          <w:rFonts w:ascii="Neo Sans Intel" w:hAnsi="Neo Sans Intel"/>
          <w:sz w:val="20"/>
          <w:szCs w:val="20"/>
        </w:rPr>
        <w:t xml:space="preserve"> is ‘0’.</w:t>
      </w:r>
    </w:p>
    <w:p w14:paraId="5B9E76DA" w14:textId="77777777" w:rsidR="00E976D1" w:rsidRPr="002E3EB9" w:rsidRDefault="00E976D1" w:rsidP="002E3EB9">
      <w:pPr>
        <w:spacing w:after="0" w:line="240" w:lineRule="auto"/>
        <w:rPr>
          <w:rFonts w:ascii="Neo Sans Intel" w:hAnsi="Neo Sans Intel"/>
          <w:sz w:val="20"/>
          <w:szCs w:val="20"/>
        </w:rPr>
      </w:pPr>
    </w:p>
    <w:p w14:paraId="69427085" w14:textId="77777777" w:rsidR="00856069" w:rsidRPr="002E3EB9" w:rsidRDefault="00AA41F5" w:rsidP="002E3EB9">
      <w:pPr>
        <w:keepNext/>
        <w:spacing w:line="240" w:lineRule="auto"/>
        <w:rPr>
          <w:rFonts w:ascii="Neo Sans Intel" w:hAnsi="Neo Sans Intel"/>
          <w:sz w:val="20"/>
          <w:szCs w:val="20"/>
        </w:rPr>
      </w:pPr>
      <w:r>
        <w:object w:dxaOrig="9990" w:dyaOrig="11010" w14:anchorId="53E36783">
          <v:shape id="_x0000_i1026" type="#_x0000_t75" style="width:466.5pt;height:514.5pt" o:ole="">
            <v:imagedata r:id="rId14" o:title=""/>
          </v:shape>
          <o:OLEObject Type="Embed" ProgID="Visio.Drawing.11" ShapeID="_x0000_i1026" DrawAspect="Content" ObjectID="_1464444612" r:id="rId15"/>
        </w:object>
      </w:r>
    </w:p>
    <w:p w14:paraId="34E38AAA" w14:textId="77777777" w:rsidR="00856069" w:rsidRPr="002E3EB9" w:rsidRDefault="00856069" w:rsidP="00FC10E2">
      <w:pPr>
        <w:pStyle w:val="Caption"/>
        <w:jc w:val="center"/>
        <w:rPr>
          <w:rFonts w:ascii="Neo Sans Intel" w:hAnsi="Neo Sans Intel"/>
          <w:sz w:val="20"/>
          <w:szCs w:val="20"/>
        </w:rPr>
      </w:pPr>
      <w:bookmarkStart w:id="377" w:name="_Ref360025335"/>
      <w:bookmarkStart w:id="378" w:name="_Toc390267844"/>
      <w:r w:rsidRPr="002E3EB9">
        <w:rPr>
          <w:rFonts w:ascii="Neo Sans Intel" w:hAnsi="Neo Sans Intel"/>
          <w:sz w:val="20"/>
          <w:szCs w:val="20"/>
        </w:rPr>
        <w:t xml:space="preserve">Figure </w:t>
      </w:r>
      <w:r w:rsidRPr="002E3EB9">
        <w:rPr>
          <w:rFonts w:ascii="Neo Sans Intel" w:hAnsi="Neo Sans Intel"/>
          <w:sz w:val="20"/>
          <w:szCs w:val="20"/>
        </w:rPr>
        <w:fldChar w:fldCharType="begin"/>
      </w:r>
      <w:r w:rsidRPr="002E3EB9">
        <w:rPr>
          <w:rFonts w:ascii="Neo Sans Intel" w:hAnsi="Neo Sans Intel"/>
          <w:sz w:val="20"/>
          <w:szCs w:val="20"/>
        </w:rPr>
        <w:instrText xml:space="preserve"> SEQ Figure \* ARABIC </w:instrText>
      </w:r>
      <w:r w:rsidRPr="002E3EB9">
        <w:rPr>
          <w:rFonts w:ascii="Neo Sans Intel" w:hAnsi="Neo Sans Intel"/>
          <w:sz w:val="20"/>
          <w:szCs w:val="20"/>
        </w:rPr>
        <w:fldChar w:fldCharType="separate"/>
      </w:r>
      <w:r w:rsidR="00196BCA">
        <w:rPr>
          <w:rFonts w:ascii="Neo Sans Intel" w:hAnsi="Neo Sans Intel"/>
          <w:noProof/>
          <w:sz w:val="20"/>
          <w:szCs w:val="20"/>
        </w:rPr>
        <w:t>2</w:t>
      </w:r>
      <w:r w:rsidRPr="002E3EB9">
        <w:rPr>
          <w:rFonts w:ascii="Neo Sans Intel" w:hAnsi="Neo Sans Intel"/>
          <w:sz w:val="20"/>
          <w:szCs w:val="20"/>
        </w:rPr>
        <w:fldChar w:fldCharType="end"/>
      </w:r>
      <w:bookmarkEnd w:id="377"/>
      <w:r w:rsidRPr="002E3EB9">
        <w:rPr>
          <w:rFonts w:ascii="Neo Sans Intel" w:hAnsi="Neo Sans Intel"/>
          <w:sz w:val="20"/>
          <w:szCs w:val="20"/>
        </w:rPr>
        <w:t>: PGCB Clock Gate Entry and Wake Evaluation</w:t>
      </w:r>
      <w:bookmarkEnd w:id="378"/>
    </w:p>
    <w:p w14:paraId="184B6843" w14:textId="77777777" w:rsidR="00856069" w:rsidRPr="002E3EB9" w:rsidRDefault="00856069" w:rsidP="002E3EB9">
      <w:pPr>
        <w:spacing w:line="240" w:lineRule="auto"/>
        <w:rPr>
          <w:rFonts w:ascii="Neo Sans Intel" w:hAnsi="Neo Sans Intel"/>
        </w:rPr>
      </w:pPr>
    </w:p>
    <w:p w14:paraId="1FEB9747" w14:textId="77777777" w:rsidR="00B22A13" w:rsidRPr="002E3EB9" w:rsidRDefault="00B22A13" w:rsidP="002E3EB9">
      <w:pPr>
        <w:spacing w:line="240" w:lineRule="auto"/>
        <w:rPr>
          <w:rFonts w:ascii="Neo Sans Intel" w:hAnsi="Neo Sans Intel"/>
          <w:sz w:val="20"/>
          <w:szCs w:val="20"/>
        </w:rPr>
      </w:pPr>
    </w:p>
    <w:p w14:paraId="2C173677" w14:textId="77777777" w:rsidR="00F41015" w:rsidRPr="002E3EB9" w:rsidRDefault="00F41015" w:rsidP="002E3EB9">
      <w:pPr>
        <w:spacing w:line="240" w:lineRule="auto"/>
        <w:rPr>
          <w:rFonts w:ascii="Neo Sans Intel" w:hAnsi="Neo Sans Intel"/>
        </w:rPr>
      </w:pPr>
    </w:p>
    <w:p w14:paraId="11914B80" w14:textId="77777777" w:rsidR="001A4174" w:rsidRPr="002E3EB9" w:rsidRDefault="001A46B4" w:rsidP="002E3EB9">
      <w:pPr>
        <w:pStyle w:val="Heading2"/>
      </w:pPr>
      <w:bookmarkStart w:id="379" w:name="_Toc390267825"/>
      <w:r w:rsidRPr="002E3EB9">
        <w:t xml:space="preserve">PGCB Clock Gate Control Block </w:t>
      </w:r>
      <w:r w:rsidR="007C0429" w:rsidRPr="002E3EB9">
        <w:t>(PCGU)</w:t>
      </w:r>
      <w:bookmarkEnd w:id="379"/>
    </w:p>
    <w:p w14:paraId="0E0A1FEE" w14:textId="77777777" w:rsidR="001A4174" w:rsidRPr="002E3EB9" w:rsidRDefault="001A4174" w:rsidP="002E3EB9">
      <w:pPr>
        <w:spacing w:after="0" w:line="240" w:lineRule="auto"/>
        <w:rPr>
          <w:rFonts w:ascii="Neo Sans Intel" w:hAnsi="Neo Sans Intel"/>
          <w:sz w:val="20"/>
        </w:rPr>
      </w:pPr>
      <w:r w:rsidRPr="002E3EB9">
        <w:rPr>
          <w:rFonts w:ascii="Neo Sans Intel" w:hAnsi="Neo Sans Intel"/>
          <w:sz w:val="20"/>
          <w:szCs w:val="20"/>
          <w:lang w:eastAsia="en-US"/>
        </w:rPr>
        <w:t>The PGCB Clock Gate Control block</w:t>
      </w:r>
      <w:r w:rsidR="007C0429" w:rsidRPr="002E3EB9">
        <w:rPr>
          <w:rFonts w:ascii="Neo Sans Intel" w:hAnsi="Neo Sans Intel"/>
          <w:sz w:val="20"/>
          <w:szCs w:val="20"/>
          <w:lang w:eastAsia="en-US"/>
        </w:rPr>
        <w:t xml:space="preserve"> (PCGU)</w:t>
      </w:r>
      <w:r w:rsidRPr="002E3EB9">
        <w:rPr>
          <w:rFonts w:ascii="Neo Sans Intel" w:hAnsi="Neo Sans Intel"/>
          <w:sz w:val="20"/>
          <w:szCs w:val="20"/>
          <w:lang w:eastAsia="en-US"/>
        </w:rPr>
        <w:t xml:space="preserve"> is responsible to manage the PGCB CLKREQ handshake with SOC</w:t>
      </w:r>
      <w:r w:rsidR="007C0429" w:rsidRPr="002E3EB9">
        <w:rPr>
          <w:rFonts w:ascii="Neo Sans Intel" w:hAnsi="Neo Sans Intel"/>
          <w:sz w:val="20"/>
          <w:szCs w:val="20"/>
          <w:lang w:eastAsia="en-US"/>
        </w:rPr>
        <w:t>.</w:t>
      </w:r>
      <w:r w:rsidRPr="002E3EB9">
        <w:rPr>
          <w:rFonts w:ascii="Neo Sans Intel" w:hAnsi="Neo Sans Intel"/>
          <w:sz w:val="20"/>
          <w:szCs w:val="20"/>
          <w:lang w:eastAsia="en-US"/>
        </w:rPr>
        <w:t xml:space="preserve"> </w:t>
      </w:r>
      <w:r w:rsidR="007C0429" w:rsidRPr="002E3EB9">
        <w:rPr>
          <w:rFonts w:ascii="Neo Sans Intel" w:hAnsi="Neo Sans Intel"/>
          <w:sz w:val="20"/>
          <w:szCs w:val="20"/>
          <w:lang w:eastAsia="en-US"/>
        </w:rPr>
        <w:t xml:space="preserve">  </w:t>
      </w:r>
    </w:p>
    <w:p w14:paraId="3577AA4E" w14:textId="77777777" w:rsidR="00A1758C" w:rsidRPr="002E3EB9" w:rsidRDefault="00A1758C" w:rsidP="002E3EB9">
      <w:pPr>
        <w:spacing w:after="0" w:line="240" w:lineRule="auto"/>
        <w:rPr>
          <w:rFonts w:ascii="Neo Sans Intel" w:hAnsi="Neo Sans Intel"/>
          <w:sz w:val="20"/>
        </w:rPr>
      </w:pPr>
    </w:p>
    <w:p w14:paraId="4ACD38B1" w14:textId="77777777" w:rsidR="00B5456E" w:rsidRPr="002E3EB9" w:rsidRDefault="00B5456E" w:rsidP="00B5456E">
      <w:pPr>
        <w:spacing w:after="0" w:line="240" w:lineRule="auto"/>
        <w:rPr>
          <w:rFonts w:ascii="Neo Sans Intel" w:hAnsi="Neo Sans Intel"/>
          <w:sz w:val="20"/>
          <w:szCs w:val="20"/>
          <w:lang w:eastAsia="en-US"/>
        </w:rPr>
      </w:pPr>
      <w:r w:rsidRPr="002E3EB9">
        <w:rPr>
          <w:rFonts w:ascii="Neo Sans Intel" w:hAnsi="Neo Sans Intel"/>
          <w:sz w:val="20"/>
          <w:szCs w:val="20"/>
          <w:lang w:eastAsia="en-US"/>
        </w:rPr>
        <w:t>There are 2 options to implement the PGCB clock control logic.  The comparisons of these 2 options are summarized as follow:</w:t>
      </w:r>
    </w:p>
    <w:p w14:paraId="3E04CDA5" w14:textId="77777777" w:rsidR="00B5456E" w:rsidRPr="002E3EB9" w:rsidRDefault="00B5456E" w:rsidP="00B5456E">
      <w:pPr>
        <w:spacing w:after="0" w:line="240" w:lineRule="auto"/>
        <w:rPr>
          <w:rFonts w:ascii="Neo Sans Intel" w:hAnsi="Neo Sans Intel"/>
          <w:sz w:val="20"/>
          <w:szCs w:val="20"/>
          <w:lang w:eastAsia="en-US"/>
        </w:rPr>
      </w:pPr>
    </w:p>
    <w:p w14:paraId="595209A2" w14:textId="77777777" w:rsidR="00B5456E" w:rsidRPr="002E3EB9" w:rsidRDefault="00B5456E" w:rsidP="00B5456E">
      <w:pPr>
        <w:pStyle w:val="Caption"/>
        <w:keepNext/>
        <w:jc w:val="center"/>
        <w:rPr>
          <w:rFonts w:ascii="Neo Sans Intel" w:hAnsi="Neo Sans Intel"/>
          <w:sz w:val="20"/>
          <w:szCs w:val="20"/>
        </w:rPr>
      </w:pPr>
      <w:bookmarkStart w:id="380" w:name="_Toc390267861"/>
      <w:r w:rsidRPr="002E3EB9">
        <w:rPr>
          <w:rFonts w:ascii="Neo Sans Intel" w:hAnsi="Neo Sans Intel"/>
          <w:sz w:val="20"/>
          <w:szCs w:val="20"/>
        </w:rPr>
        <w:t xml:space="preserve">Table </w:t>
      </w:r>
      <w:r w:rsidRPr="002E3EB9">
        <w:rPr>
          <w:rFonts w:ascii="Neo Sans Intel" w:hAnsi="Neo Sans Intel"/>
          <w:sz w:val="20"/>
          <w:szCs w:val="20"/>
        </w:rPr>
        <w:fldChar w:fldCharType="begin"/>
      </w:r>
      <w:r w:rsidRPr="002E3EB9">
        <w:rPr>
          <w:rFonts w:ascii="Neo Sans Intel" w:hAnsi="Neo Sans Intel"/>
          <w:sz w:val="20"/>
          <w:szCs w:val="20"/>
        </w:rPr>
        <w:instrText xml:space="preserve"> SEQ Table \* ARABIC </w:instrText>
      </w:r>
      <w:r w:rsidRPr="002E3EB9">
        <w:rPr>
          <w:rFonts w:ascii="Neo Sans Intel" w:hAnsi="Neo Sans Intel"/>
          <w:sz w:val="20"/>
          <w:szCs w:val="20"/>
        </w:rPr>
        <w:fldChar w:fldCharType="separate"/>
      </w:r>
      <w:r w:rsidR="00196BCA">
        <w:rPr>
          <w:rFonts w:ascii="Neo Sans Intel" w:hAnsi="Neo Sans Intel"/>
          <w:noProof/>
          <w:sz w:val="20"/>
          <w:szCs w:val="20"/>
        </w:rPr>
        <w:t>2</w:t>
      </w:r>
      <w:r w:rsidRPr="002E3EB9">
        <w:rPr>
          <w:rFonts w:ascii="Neo Sans Intel" w:hAnsi="Neo Sans Intel"/>
          <w:sz w:val="20"/>
          <w:szCs w:val="20"/>
        </w:rPr>
        <w:fldChar w:fldCharType="end"/>
      </w:r>
      <w:r w:rsidRPr="002E3EB9">
        <w:rPr>
          <w:rFonts w:ascii="Neo Sans Intel" w:hAnsi="Neo Sans Intel"/>
          <w:sz w:val="20"/>
          <w:szCs w:val="20"/>
        </w:rPr>
        <w:t>:  Comparison of PGCB Clock Control Implementation Options</w:t>
      </w:r>
      <w:bookmarkEnd w:id="380"/>
    </w:p>
    <w:tbl>
      <w:tblPr>
        <w:tblStyle w:val="MediumGrid1-Accent1"/>
        <w:tblW w:w="0" w:type="auto"/>
        <w:tblLook w:val="04A0" w:firstRow="1" w:lastRow="0" w:firstColumn="1" w:lastColumn="0" w:noHBand="0" w:noVBand="1"/>
      </w:tblPr>
      <w:tblGrid>
        <w:gridCol w:w="3102"/>
        <w:gridCol w:w="3113"/>
        <w:gridCol w:w="3125"/>
      </w:tblGrid>
      <w:tr w:rsidR="00B5456E" w:rsidRPr="002E3EB9" w14:paraId="3611E07B" w14:textId="77777777" w:rsidTr="00B71A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3B486BC3" w14:textId="77777777" w:rsidR="00B5456E" w:rsidRPr="002E3EB9" w:rsidRDefault="00B5456E" w:rsidP="00B24A62">
            <w:pPr>
              <w:jc w:val="center"/>
              <w:rPr>
                <w:rFonts w:ascii="Neo Sans Intel" w:hAnsi="Neo Sans Intel"/>
              </w:rPr>
            </w:pPr>
          </w:p>
        </w:tc>
        <w:tc>
          <w:tcPr>
            <w:tcW w:w="3192" w:type="dxa"/>
            <w:tcBorders>
              <w:bottom w:val="single" w:sz="8" w:space="0" w:color="7BA0CD" w:themeColor="accent1" w:themeTint="BF"/>
            </w:tcBorders>
          </w:tcPr>
          <w:p w14:paraId="645ADE7F" w14:textId="77777777" w:rsidR="00B5456E" w:rsidRPr="002E3EB9" w:rsidRDefault="00B5456E" w:rsidP="00B24A62">
            <w:pPr>
              <w:jc w:val="center"/>
              <w:cnfStyle w:val="100000000000" w:firstRow="1" w:lastRow="0" w:firstColumn="0" w:lastColumn="0" w:oddVBand="0" w:evenVBand="0" w:oddHBand="0" w:evenHBand="0" w:firstRowFirstColumn="0" w:firstRowLastColumn="0" w:lastRowFirstColumn="0" w:lastRowLastColumn="0"/>
              <w:rPr>
                <w:rFonts w:ascii="Neo Sans Intel" w:hAnsi="Neo Sans Intel"/>
              </w:rPr>
            </w:pPr>
            <w:r w:rsidRPr="002E3EB9">
              <w:rPr>
                <w:rFonts w:ascii="Neo Sans Intel" w:hAnsi="Neo Sans Intel"/>
              </w:rPr>
              <w:t>Pro</w:t>
            </w:r>
          </w:p>
        </w:tc>
        <w:tc>
          <w:tcPr>
            <w:tcW w:w="3192" w:type="dxa"/>
          </w:tcPr>
          <w:p w14:paraId="0D1692FE" w14:textId="77777777" w:rsidR="00B5456E" w:rsidRPr="002E3EB9" w:rsidRDefault="00B5456E" w:rsidP="00B24A62">
            <w:pPr>
              <w:jc w:val="center"/>
              <w:cnfStyle w:val="100000000000" w:firstRow="1" w:lastRow="0" w:firstColumn="0" w:lastColumn="0" w:oddVBand="0" w:evenVBand="0" w:oddHBand="0" w:evenHBand="0" w:firstRowFirstColumn="0" w:firstRowLastColumn="0" w:lastRowFirstColumn="0" w:lastRowLastColumn="0"/>
              <w:rPr>
                <w:rFonts w:ascii="Neo Sans Intel" w:hAnsi="Neo Sans Intel"/>
              </w:rPr>
            </w:pPr>
            <w:r w:rsidRPr="002E3EB9">
              <w:rPr>
                <w:rFonts w:ascii="Neo Sans Intel" w:hAnsi="Neo Sans Intel"/>
              </w:rPr>
              <w:t>Con</w:t>
            </w:r>
          </w:p>
        </w:tc>
      </w:tr>
      <w:tr w:rsidR="00B5456E" w:rsidRPr="002E3EB9" w14:paraId="01BFC69D" w14:textId="77777777" w:rsidTr="00B71A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66DDB017" w14:textId="77777777" w:rsidR="00B5456E" w:rsidRPr="002E3EB9" w:rsidRDefault="00B5456E" w:rsidP="00B24A62">
            <w:pPr>
              <w:rPr>
                <w:rFonts w:ascii="Neo Sans Intel" w:eastAsiaTheme="minorEastAsia" w:hAnsi="Neo Sans Intel" w:cstheme="minorBidi"/>
                <w:b w:val="0"/>
                <w:bCs w:val="0"/>
                <w:sz w:val="22"/>
                <w:szCs w:val="22"/>
                <w:lang w:eastAsia="zh-CN"/>
              </w:rPr>
            </w:pPr>
            <w:r w:rsidRPr="002E3EB9">
              <w:rPr>
                <w:rFonts w:ascii="Neo Sans Intel" w:hAnsi="Neo Sans Intel"/>
              </w:rPr>
              <w:t>Option 1: Synchronous Assertion and De-Assertion of the PGCB Clock Request.</w:t>
            </w:r>
          </w:p>
        </w:tc>
        <w:tc>
          <w:tcPr>
            <w:tcW w:w="3192" w:type="dxa"/>
            <w:tcBorders>
              <w:bottom w:val="single" w:sz="4" w:space="0" w:color="auto"/>
            </w:tcBorders>
          </w:tcPr>
          <w:p w14:paraId="61B9414A" w14:textId="77777777" w:rsidR="00B5456E" w:rsidRPr="002E3EB9" w:rsidRDefault="00B5456E" w:rsidP="003246C7">
            <w:pPr>
              <w:pStyle w:val="ListParagraph"/>
              <w:numPr>
                <w:ilvl w:val="0"/>
                <w:numId w:val="12"/>
              </w:numPr>
              <w:cnfStyle w:val="000000100000" w:firstRow="0" w:lastRow="0" w:firstColumn="0" w:lastColumn="0" w:oddVBand="0" w:evenVBand="0" w:oddHBand="1" w:evenHBand="0" w:firstRowFirstColumn="0" w:firstRowLastColumn="0" w:lastRowFirstColumn="0" w:lastRowLastColumn="0"/>
            </w:pPr>
            <w:r w:rsidRPr="002E3EB9">
              <w:t>Simplest design as everything is synchronous</w:t>
            </w:r>
          </w:p>
        </w:tc>
        <w:tc>
          <w:tcPr>
            <w:tcW w:w="3192" w:type="dxa"/>
          </w:tcPr>
          <w:p w14:paraId="1B0A930B" w14:textId="35AD5F4A" w:rsidR="00B5456E" w:rsidRPr="002E3EB9" w:rsidRDefault="00B5456E" w:rsidP="003246C7">
            <w:pPr>
              <w:pStyle w:val="ListParagraph"/>
              <w:numPr>
                <w:ilvl w:val="0"/>
                <w:numId w:val="12"/>
              </w:numPr>
              <w:cnfStyle w:val="000000100000" w:firstRow="0" w:lastRow="0" w:firstColumn="0" w:lastColumn="0" w:oddVBand="0" w:evenVBand="0" w:oddHBand="1" w:evenHBand="0" w:firstRowFirstColumn="0" w:firstRowLastColumn="0" w:lastRowFirstColumn="0" w:lastRowLastColumn="0"/>
            </w:pPr>
            <w:r w:rsidRPr="002E3EB9">
              <w:t>Need</w:t>
            </w:r>
            <w:ins w:id="381" w:author="Havican, Jared W" w:date="2014-06-10T13:08:00Z">
              <w:r w:rsidR="00F144BE">
                <w:t>s</w:t>
              </w:r>
            </w:ins>
            <w:r w:rsidRPr="002E3EB9">
              <w:t xml:space="preserve"> an additional Always-On Clock</w:t>
            </w:r>
          </w:p>
          <w:p w14:paraId="7FB7DAB1" w14:textId="0BAAE204" w:rsidR="00B5456E" w:rsidRPr="002E3EB9" w:rsidRDefault="00B5456E" w:rsidP="003246C7">
            <w:pPr>
              <w:pStyle w:val="ListParagraph"/>
              <w:numPr>
                <w:ilvl w:val="0"/>
                <w:numId w:val="12"/>
              </w:numPr>
              <w:cnfStyle w:val="000000100000" w:firstRow="0" w:lastRow="0" w:firstColumn="0" w:lastColumn="0" w:oddVBand="0" w:evenVBand="0" w:oddHBand="1" w:evenHBand="0" w:firstRowFirstColumn="0" w:firstRowLastColumn="0" w:lastRowFirstColumn="0" w:lastRowLastColumn="0"/>
            </w:pPr>
            <w:r w:rsidRPr="002E3EB9">
              <w:t>Requir</w:t>
            </w:r>
            <w:del w:id="382" w:author="Havican, Jared W" w:date="2014-06-10T13:08:00Z">
              <w:r w:rsidRPr="002E3EB9" w:rsidDel="00F144BE">
                <w:delText>ing</w:delText>
              </w:r>
            </w:del>
            <w:ins w:id="383" w:author="Havican, Jared W" w:date="2014-06-10T13:08:00Z">
              <w:r w:rsidR="00F144BE">
                <w:t>es</w:t>
              </w:r>
            </w:ins>
            <w:r w:rsidRPr="002E3EB9">
              <w:t xml:space="preserve"> additional power to run the synchronizer in Always-On clock domain</w:t>
            </w:r>
          </w:p>
          <w:p w14:paraId="4B4DC65D" w14:textId="77777777" w:rsidR="00B5456E" w:rsidRPr="002E3EB9" w:rsidRDefault="00B5456E" w:rsidP="003246C7">
            <w:pPr>
              <w:pStyle w:val="ListParagraph"/>
              <w:numPr>
                <w:ilvl w:val="0"/>
                <w:numId w:val="12"/>
              </w:numPr>
              <w:cnfStyle w:val="000000100000" w:firstRow="0" w:lastRow="0" w:firstColumn="0" w:lastColumn="0" w:oddVBand="0" w:evenVBand="0" w:oddHBand="1" w:evenHBand="0" w:firstRowFirstColumn="0" w:firstRowLastColumn="0" w:lastRowFirstColumn="0" w:lastRowLastColumn="0"/>
            </w:pPr>
            <w:r w:rsidRPr="002E3EB9">
              <w:t xml:space="preserve">Longer wake latency </w:t>
            </w:r>
          </w:p>
        </w:tc>
      </w:tr>
      <w:tr w:rsidR="00B5456E" w:rsidRPr="002E3EB9" w14:paraId="2F75FC6F" w14:textId="77777777" w:rsidTr="00B71A7F">
        <w:tc>
          <w:tcPr>
            <w:cnfStyle w:val="001000000000" w:firstRow="0" w:lastRow="0" w:firstColumn="1" w:lastColumn="0" w:oddVBand="0" w:evenVBand="0" w:oddHBand="0" w:evenHBand="0" w:firstRowFirstColumn="0" w:firstRowLastColumn="0" w:lastRowFirstColumn="0" w:lastRowLastColumn="0"/>
            <w:tcW w:w="3192" w:type="dxa"/>
          </w:tcPr>
          <w:p w14:paraId="35332CEF" w14:textId="77777777" w:rsidR="00B5456E" w:rsidRPr="002E3EB9" w:rsidRDefault="00B5456E" w:rsidP="00B24A62">
            <w:pPr>
              <w:rPr>
                <w:rFonts w:ascii="Neo Sans Intel" w:hAnsi="Neo Sans Intel"/>
              </w:rPr>
            </w:pPr>
            <w:r w:rsidRPr="002E3EB9">
              <w:rPr>
                <w:rFonts w:ascii="Neo Sans Intel" w:hAnsi="Neo Sans Intel"/>
              </w:rPr>
              <w:t>Option 2: Asynchronous Assertion, but Synchronous De-Assertion on the PGCB Clock Request.</w:t>
            </w:r>
          </w:p>
        </w:tc>
        <w:tc>
          <w:tcPr>
            <w:tcW w:w="3192" w:type="dxa"/>
            <w:tcBorders>
              <w:top w:val="single" w:sz="4" w:space="0" w:color="auto"/>
            </w:tcBorders>
          </w:tcPr>
          <w:p w14:paraId="074F93A3" w14:textId="74F42872" w:rsidR="00B5456E" w:rsidRPr="002E3EB9" w:rsidRDefault="00B5456E" w:rsidP="003246C7">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rsidRPr="002E3EB9">
              <w:t>Do</w:t>
            </w:r>
            <w:ins w:id="384" w:author="Havican, Jared W" w:date="2014-06-10T13:08:00Z">
              <w:r w:rsidR="00F144BE">
                <w:t>es</w:t>
              </w:r>
            </w:ins>
            <w:r w:rsidRPr="002E3EB9">
              <w:t xml:space="preserve"> not require additional clock</w:t>
            </w:r>
          </w:p>
          <w:p w14:paraId="12DF9149" w14:textId="40653D37" w:rsidR="00B5456E" w:rsidRPr="002E3EB9" w:rsidRDefault="00B5456E" w:rsidP="003246C7">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del w:id="385" w:author="Havican, Jared W" w:date="2014-06-10T13:08:00Z">
              <w:r w:rsidRPr="002E3EB9" w:rsidDel="00F144BE">
                <w:delText xml:space="preserve">Better </w:delText>
              </w:r>
            </w:del>
            <w:ins w:id="386" w:author="Havican, Jared W" w:date="2014-06-10T13:08:00Z">
              <w:r w:rsidR="00F144BE">
                <w:t>Lower</w:t>
              </w:r>
              <w:r w:rsidR="00F144BE" w:rsidRPr="002E3EB9">
                <w:t xml:space="preserve"> </w:t>
              </w:r>
            </w:ins>
            <w:r w:rsidRPr="002E3EB9">
              <w:t>power</w:t>
            </w:r>
          </w:p>
          <w:p w14:paraId="25D5526C" w14:textId="77777777" w:rsidR="00B5456E" w:rsidRPr="002E3EB9" w:rsidRDefault="00B5456E" w:rsidP="003246C7">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rsidRPr="002E3EB9">
              <w:t xml:space="preserve">Shorter wake latency </w:t>
            </w:r>
          </w:p>
        </w:tc>
        <w:tc>
          <w:tcPr>
            <w:tcW w:w="3192" w:type="dxa"/>
          </w:tcPr>
          <w:p w14:paraId="03C7B5DB" w14:textId="64F35C61" w:rsidR="00B5456E" w:rsidRPr="002E3EB9" w:rsidRDefault="00B5456E" w:rsidP="003246C7">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rsidRPr="002E3EB9">
              <w:t>Need SCON</w:t>
            </w:r>
            <w:ins w:id="387" w:author="Havican, Jared W" w:date="2014-06-10T13:09:00Z">
              <w:r w:rsidR="00F144BE">
                <w:t>s</w:t>
              </w:r>
            </w:ins>
            <w:r w:rsidRPr="002E3EB9">
              <w:t>/Waiver</w:t>
            </w:r>
            <w:ins w:id="388" w:author="Havican, Jared W" w:date="2014-06-10T13:09:00Z">
              <w:r w:rsidR="00F144BE">
                <w:t>s</w:t>
              </w:r>
            </w:ins>
          </w:p>
          <w:p w14:paraId="1F984403" w14:textId="77777777" w:rsidR="00B5456E" w:rsidRPr="002E3EB9" w:rsidRDefault="00B5456E" w:rsidP="003246C7">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rsidRPr="002E3EB9">
              <w:t>More complicated design</w:t>
            </w:r>
          </w:p>
        </w:tc>
      </w:tr>
      <w:tr w:rsidR="00B5456E" w:rsidRPr="002E3EB9" w14:paraId="311858DD" w14:textId="77777777" w:rsidTr="00B24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5C6203E4" w14:textId="77777777" w:rsidR="00B5456E" w:rsidRPr="002E3EB9" w:rsidRDefault="00B5456E" w:rsidP="00B24A62">
            <w:pPr>
              <w:rPr>
                <w:rFonts w:ascii="Neo Sans Intel" w:hAnsi="Neo Sans Intel"/>
              </w:rPr>
            </w:pPr>
          </w:p>
        </w:tc>
        <w:tc>
          <w:tcPr>
            <w:tcW w:w="3192" w:type="dxa"/>
          </w:tcPr>
          <w:p w14:paraId="373C2C4D" w14:textId="77777777" w:rsidR="00B5456E" w:rsidRPr="002E3EB9" w:rsidRDefault="00B5456E" w:rsidP="00B24A62">
            <w:pPr>
              <w:cnfStyle w:val="000000100000" w:firstRow="0" w:lastRow="0" w:firstColumn="0" w:lastColumn="0" w:oddVBand="0" w:evenVBand="0" w:oddHBand="1" w:evenHBand="0" w:firstRowFirstColumn="0" w:firstRowLastColumn="0" w:lastRowFirstColumn="0" w:lastRowLastColumn="0"/>
              <w:rPr>
                <w:rFonts w:ascii="Neo Sans Intel" w:hAnsi="Neo Sans Intel"/>
              </w:rPr>
            </w:pPr>
          </w:p>
        </w:tc>
        <w:tc>
          <w:tcPr>
            <w:tcW w:w="3192" w:type="dxa"/>
          </w:tcPr>
          <w:p w14:paraId="1A7C6416" w14:textId="77777777" w:rsidR="00B5456E" w:rsidRPr="002E3EB9" w:rsidRDefault="00B5456E" w:rsidP="00B24A62">
            <w:pPr>
              <w:cnfStyle w:val="000000100000" w:firstRow="0" w:lastRow="0" w:firstColumn="0" w:lastColumn="0" w:oddVBand="0" w:evenVBand="0" w:oddHBand="1" w:evenHBand="0" w:firstRowFirstColumn="0" w:firstRowLastColumn="0" w:lastRowFirstColumn="0" w:lastRowLastColumn="0"/>
              <w:rPr>
                <w:rFonts w:ascii="Neo Sans Intel" w:hAnsi="Neo Sans Intel"/>
              </w:rPr>
            </w:pPr>
          </w:p>
        </w:tc>
      </w:tr>
    </w:tbl>
    <w:p w14:paraId="0E15EAF5" w14:textId="77777777" w:rsidR="00B5456E" w:rsidRPr="002E3EB9" w:rsidRDefault="00B5456E" w:rsidP="00B5456E">
      <w:pPr>
        <w:spacing w:line="240" w:lineRule="auto"/>
        <w:rPr>
          <w:rFonts w:ascii="Neo Sans Intel" w:hAnsi="Neo Sans Intel"/>
          <w:sz w:val="20"/>
          <w:szCs w:val="20"/>
          <w:lang w:eastAsia="en-US"/>
        </w:rPr>
      </w:pPr>
    </w:p>
    <w:p w14:paraId="79E37638" w14:textId="1AC774FF" w:rsidR="00B5456E" w:rsidRPr="002E3EB9" w:rsidRDefault="00B5456E" w:rsidP="00B5456E">
      <w:pPr>
        <w:spacing w:after="0" w:line="240" w:lineRule="auto"/>
        <w:rPr>
          <w:rFonts w:ascii="Neo Sans Intel" w:hAnsi="Neo Sans Intel"/>
          <w:sz w:val="20"/>
          <w:szCs w:val="20"/>
          <w:lang w:eastAsia="en-US"/>
        </w:rPr>
      </w:pPr>
      <w:r w:rsidRPr="002E3EB9">
        <w:rPr>
          <w:rFonts w:ascii="Neo Sans Intel" w:hAnsi="Neo Sans Intel"/>
          <w:sz w:val="20"/>
          <w:szCs w:val="20"/>
          <w:lang w:eastAsia="en-US"/>
        </w:rPr>
        <w:t xml:space="preserve">Option 2 is </w:t>
      </w:r>
      <w:ins w:id="389" w:author="Havican, Jared W" w:date="2014-06-10T13:09:00Z">
        <w:r w:rsidR="00F144BE">
          <w:rPr>
            <w:rFonts w:ascii="Neo Sans Intel" w:hAnsi="Neo Sans Intel"/>
            <w:sz w:val="20"/>
            <w:szCs w:val="20"/>
            <w:lang w:eastAsia="en-US"/>
          </w:rPr>
          <w:t xml:space="preserve">the </w:t>
        </w:r>
      </w:ins>
      <w:r w:rsidRPr="002E3EB9">
        <w:rPr>
          <w:rFonts w:ascii="Neo Sans Intel" w:hAnsi="Neo Sans Intel"/>
          <w:sz w:val="20"/>
          <w:szCs w:val="20"/>
          <w:lang w:eastAsia="en-US"/>
        </w:rPr>
        <w:t>preferable</w:t>
      </w:r>
      <w:r w:rsidR="008B62A4" w:rsidRPr="002E3EB9">
        <w:rPr>
          <w:rFonts w:ascii="Neo Sans Intel" w:hAnsi="Neo Sans Intel"/>
          <w:sz w:val="20"/>
          <w:szCs w:val="20"/>
          <w:lang w:eastAsia="en-US"/>
        </w:rPr>
        <w:t xml:space="preserve"> option, because </w:t>
      </w:r>
      <w:r w:rsidRPr="002E3EB9">
        <w:rPr>
          <w:rFonts w:ascii="Neo Sans Intel" w:hAnsi="Neo Sans Intel"/>
          <w:sz w:val="20"/>
          <w:szCs w:val="20"/>
          <w:lang w:eastAsia="en-US"/>
        </w:rPr>
        <w:t xml:space="preserve">it adds more generality and removes dependency on an always on clock source, such as RTC clock.   Furthermore, BXT </w:t>
      </w:r>
      <w:r w:rsidR="008B62A4" w:rsidRPr="002E3EB9">
        <w:rPr>
          <w:rFonts w:ascii="Neo Sans Intel" w:hAnsi="Neo Sans Intel"/>
          <w:sz w:val="20"/>
          <w:szCs w:val="20"/>
          <w:lang w:eastAsia="en-US"/>
        </w:rPr>
        <w:t>already required</w:t>
      </w:r>
      <w:r w:rsidRPr="002E3EB9">
        <w:rPr>
          <w:rFonts w:ascii="Neo Sans Intel" w:hAnsi="Neo Sans Intel"/>
          <w:sz w:val="20"/>
          <w:szCs w:val="20"/>
          <w:lang w:eastAsia="en-US"/>
        </w:rPr>
        <w:t xml:space="preserve"> the</w:t>
      </w:r>
      <w:r w:rsidR="008B62A4" w:rsidRPr="002E3EB9">
        <w:rPr>
          <w:rFonts w:ascii="Neo Sans Intel" w:hAnsi="Neo Sans Intel"/>
          <w:sz w:val="20"/>
          <w:szCs w:val="20"/>
          <w:lang w:eastAsia="en-US"/>
        </w:rPr>
        <w:t>ir</w:t>
      </w:r>
      <w:r w:rsidRPr="002E3EB9">
        <w:rPr>
          <w:rFonts w:ascii="Neo Sans Intel" w:hAnsi="Neo Sans Intel"/>
          <w:sz w:val="20"/>
          <w:szCs w:val="20"/>
          <w:lang w:eastAsia="en-US"/>
        </w:rPr>
        <w:t xml:space="preserve"> IP</w:t>
      </w:r>
      <w:ins w:id="390" w:author="Havican, Jared W" w:date="2014-06-10T13:09:00Z">
        <w:r w:rsidR="00F144BE">
          <w:rPr>
            <w:rFonts w:ascii="Neo Sans Intel" w:hAnsi="Neo Sans Intel"/>
            <w:sz w:val="20"/>
            <w:szCs w:val="20"/>
            <w:lang w:eastAsia="en-US"/>
          </w:rPr>
          <w:t>s</w:t>
        </w:r>
      </w:ins>
      <w:r w:rsidRPr="002E3EB9">
        <w:rPr>
          <w:rFonts w:ascii="Neo Sans Intel" w:hAnsi="Neo Sans Intel"/>
          <w:sz w:val="20"/>
          <w:szCs w:val="20"/>
          <w:lang w:eastAsia="en-US"/>
        </w:rPr>
        <w:t xml:space="preserve"> support an asynchronous handling of the PGCB clock gating.  </w:t>
      </w:r>
      <w:r w:rsidR="008B62A4" w:rsidRPr="002E3EB9">
        <w:rPr>
          <w:rFonts w:ascii="Neo Sans Intel" w:hAnsi="Neo Sans Intel"/>
          <w:sz w:val="20"/>
          <w:szCs w:val="20"/>
          <w:lang w:eastAsia="en-US"/>
        </w:rPr>
        <w:t xml:space="preserve"> Hence, Option 2 will be implemented u</w:t>
      </w:r>
      <w:r w:rsidRPr="002E3EB9">
        <w:rPr>
          <w:rFonts w:ascii="Neo Sans Intel" w:hAnsi="Neo Sans Intel"/>
          <w:sz w:val="20"/>
          <w:szCs w:val="20"/>
          <w:lang w:eastAsia="en-US"/>
        </w:rPr>
        <w:t xml:space="preserve">nless we have solid circuit simulation data to prove that the asynchronous handling of the PGCB clock request assertion is </w:t>
      </w:r>
      <w:r w:rsidR="008B62A4" w:rsidRPr="002E3EB9">
        <w:rPr>
          <w:rFonts w:ascii="Neo Sans Intel" w:hAnsi="Neo Sans Intel"/>
          <w:sz w:val="20"/>
          <w:szCs w:val="20"/>
          <w:lang w:eastAsia="en-US"/>
        </w:rPr>
        <w:t xml:space="preserve">fundamentally </w:t>
      </w:r>
      <w:r w:rsidRPr="002E3EB9">
        <w:rPr>
          <w:rFonts w:ascii="Neo Sans Intel" w:hAnsi="Neo Sans Intel"/>
          <w:sz w:val="20"/>
          <w:szCs w:val="20"/>
          <w:lang w:eastAsia="en-US"/>
        </w:rPr>
        <w:t>broken</w:t>
      </w:r>
      <w:r w:rsidR="008B62A4" w:rsidRPr="002E3EB9">
        <w:rPr>
          <w:rFonts w:ascii="Neo Sans Intel" w:hAnsi="Neo Sans Intel"/>
          <w:sz w:val="20"/>
          <w:szCs w:val="20"/>
          <w:lang w:eastAsia="en-US"/>
        </w:rPr>
        <w:t xml:space="preserve">.  </w:t>
      </w:r>
    </w:p>
    <w:p w14:paraId="263B2B8C" w14:textId="77777777" w:rsidR="00B5456E" w:rsidRPr="002E3EB9" w:rsidRDefault="00B5456E" w:rsidP="00B5456E">
      <w:pPr>
        <w:spacing w:after="0" w:line="240" w:lineRule="auto"/>
        <w:rPr>
          <w:rFonts w:ascii="Neo Sans Intel" w:hAnsi="Neo Sans Intel"/>
          <w:sz w:val="20"/>
          <w:szCs w:val="20"/>
          <w:lang w:eastAsia="en-US"/>
        </w:rPr>
      </w:pPr>
    </w:p>
    <w:p w14:paraId="47024E3C" w14:textId="5961B855" w:rsidR="00B5456E" w:rsidRPr="002E3EB9" w:rsidRDefault="00B5456E" w:rsidP="00B5456E">
      <w:pPr>
        <w:spacing w:after="0" w:line="240" w:lineRule="auto"/>
        <w:rPr>
          <w:rFonts w:ascii="Neo Sans Intel" w:hAnsi="Neo Sans Intel"/>
        </w:rPr>
      </w:pPr>
      <w:r w:rsidRPr="002E3EB9">
        <w:rPr>
          <w:rFonts w:ascii="Neo Sans Intel" w:hAnsi="Neo Sans Intel"/>
          <w:sz w:val="20"/>
          <w:szCs w:val="20"/>
        </w:rPr>
        <w:t xml:space="preserve">PCGU supports a 4-bit hysteresis timer to regulate the PGCB clock gate and wake sequencing.  Once the </w:t>
      </w:r>
      <w:proofErr w:type="spellStart"/>
      <w:r w:rsidRPr="002E3EB9">
        <w:rPr>
          <w:rFonts w:ascii="Neo Sans Intel" w:hAnsi="Neo Sans Intel"/>
          <w:sz w:val="20"/>
          <w:szCs w:val="20"/>
        </w:rPr>
        <w:t>sync_gate</w:t>
      </w:r>
      <w:proofErr w:type="spellEnd"/>
      <w:r w:rsidRPr="002E3EB9">
        <w:rPr>
          <w:rFonts w:ascii="Neo Sans Intel" w:hAnsi="Neo Sans Intel"/>
          <w:sz w:val="20"/>
          <w:szCs w:val="20"/>
        </w:rPr>
        <w:t xml:space="preserve"> is asserted, PCGU will de-assert the </w:t>
      </w:r>
      <w:proofErr w:type="spellStart"/>
      <w:r w:rsidRPr="002E3EB9">
        <w:rPr>
          <w:rFonts w:ascii="Neo Sans Intel" w:hAnsi="Neo Sans Intel"/>
          <w:sz w:val="20"/>
          <w:szCs w:val="20"/>
        </w:rPr>
        <w:t>sync_clkvld</w:t>
      </w:r>
      <w:proofErr w:type="spellEnd"/>
      <w:r w:rsidRPr="002E3EB9">
        <w:rPr>
          <w:rFonts w:ascii="Neo Sans Intel" w:hAnsi="Neo Sans Intel"/>
          <w:sz w:val="20"/>
          <w:szCs w:val="20"/>
        </w:rPr>
        <w:t xml:space="preserve"> and trigger the PGCB clock gating flow immediately.  After triggered the PGCB clock gating flow, PCGU will wait for the clock gate hysteresis timer timeout before de-asserting the </w:t>
      </w:r>
      <w:proofErr w:type="spellStart"/>
      <w:r w:rsidRPr="002E3EB9">
        <w:rPr>
          <w:rFonts w:ascii="Neo Sans Intel" w:hAnsi="Neo Sans Intel"/>
          <w:sz w:val="20"/>
          <w:szCs w:val="20"/>
        </w:rPr>
        <w:t>pgcb_clkreq</w:t>
      </w:r>
      <w:proofErr w:type="spellEnd"/>
      <w:r w:rsidRPr="002E3EB9">
        <w:rPr>
          <w:rFonts w:ascii="Neo Sans Intel" w:hAnsi="Neo Sans Intel"/>
          <w:sz w:val="20"/>
          <w:szCs w:val="20"/>
        </w:rPr>
        <w:t xml:space="preserve"> to SOC.  If the </w:t>
      </w:r>
      <w:proofErr w:type="spellStart"/>
      <w:r w:rsidRPr="002E3EB9">
        <w:rPr>
          <w:rFonts w:ascii="Neo Sans Intel" w:hAnsi="Neo Sans Intel"/>
          <w:sz w:val="20"/>
          <w:szCs w:val="20"/>
        </w:rPr>
        <w:t>sync_gate</w:t>
      </w:r>
      <w:proofErr w:type="spellEnd"/>
      <w:r w:rsidRPr="002E3EB9">
        <w:rPr>
          <w:rFonts w:ascii="Neo Sans Intel" w:hAnsi="Neo Sans Intel"/>
          <w:sz w:val="20"/>
          <w:szCs w:val="20"/>
        </w:rPr>
        <w:t xml:space="preserve"> is de-asserted before the clock gate hysteresis timer expired, the control block will abort the PGCB clock gating flow and re-assert the </w:t>
      </w:r>
      <w:proofErr w:type="spellStart"/>
      <w:r w:rsidRPr="002E3EB9">
        <w:rPr>
          <w:rFonts w:ascii="Neo Sans Intel" w:hAnsi="Neo Sans Intel"/>
          <w:sz w:val="20"/>
          <w:szCs w:val="20"/>
        </w:rPr>
        <w:t>sync_clkvld</w:t>
      </w:r>
      <w:proofErr w:type="spellEnd"/>
      <w:r w:rsidRPr="002E3EB9">
        <w:rPr>
          <w:rFonts w:ascii="Neo Sans Intel" w:hAnsi="Neo Sans Intel"/>
          <w:sz w:val="20"/>
          <w:szCs w:val="20"/>
        </w:rPr>
        <w:t xml:space="preserve"> immediately.   Once the clock gate hysteresis timer is timeout, PCGU will ignore </w:t>
      </w:r>
      <w:del w:id="391" w:author="Havican, Jared W" w:date="2014-06-10T13:11:00Z">
        <w:r w:rsidRPr="002E3EB9" w:rsidDel="00F144BE">
          <w:rPr>
            <w:rFonts w:ascii="Neo Sans Intel" w:hAnsi="Neo Sans Intel"/>
            <w:sz w:val="20"/>
            <w:szCs w:val="20"/>
          </w:rPr>
          <w:delText xml:space="preserve">both </w:delText>
        </w:r>
      </w:del>
      <w:proofErr w:type="spellStart"/>
      <w:r w:rsidRPr="002E3EB9">
        <w:rPr>
          <w:rFonts w:ascii="Neo Sans Intel" w:hAnsi="Neo Sans Intel"/>
          <w:sz w:val="20"/>
          <w:szCs w:val="20"/>
        </w:rPr>
        <w:t>sync_gate</w:t>
      </w:r>
      <w:proofErr w:type="spellEnd"/>
      <w:ins w:id="392" w:author="Havican, Jared W" w:date="2014-06-10T13:11:00Z">
        <w:r w:rsidR="00F144BE">
          <w:rPr>
            <w:rFonts w:ascii="Neo Sans Intel" w:hAnsi="Neo Sans Intel"/>
            <w:sz w:val="20"/>
            <w:szCs w:val="20"/>
          </w:rPr>
          <w:t>,</w:t>
        </w:r>
      </w:ins>
      <w:del w:id="393" w:author="Havican, Jared W" w:date="2014-06-10T13:11:00Z">
        <w:r w:rsidRPr="002E3EB9" w:rsidDel="00F144BE">
          <w:rPr>
            <w:rFonts w:ascii="Neo Sans Intel" w:hAnsi="Neo Sans Intel"/>
            <w:sz w:val="20"/>
            <w:szCs w:val="20"/>
          </w:rPr>
          <w:delText xml:space="preserve"> and</w:delText>
        </w:r>
      </w:del>
      <w:r w:rsidRPr="002E3EB9">
        <w:rPr>
          <w:rFonts w:ascii="Neo Sans Intel" w:hAnsi="Neo Sans Intel"/>
          <w:sz w:val="20"/>
          <w:szCs w:val="20"/>
        </w:rPr>
        <w:t xml:space="preserve"> async_wake_b</w:t>
      </w:r>
      <w:ins w:id="394" w:author="Havican, Jared W" w:date="2014-06-10T13:11:00Z">
        <w:r w:rsidR="00F144BE">
          <w:rPr>
            <w:rFonts w:ascii="Neo Sans Intel" w:hAnsi="Neo Sans Intel"/>
            <w:sz w:val="20"/>
            <w:szCs w:val="20"/>
          </w:rPr>
          <w:t xml:space="preserve"> and </w:t>
        </w:r>
        <w:proofErr w:type="spellStart"/>
        <w:r w:rsidR="00F144BE">
          <w:rPr>
            <w:rFonts w:ascii="Neo Sans Intel" w:hAnsi="Neo Sans Intel"/>
            <w:sz w:val="20"/>
            <w:szCs w:val="20"/>
          </w:rPr>
          <w:t>async_pmc_ip_wake</w:t>
        </w:r>
      </w:ins>
      <w:proofErr w:type="spellEnd"/>
      <w:r w:rsidRPr="002E3EB9">
        <w:rPr>
          <w:rFonts w:ascii="Neo Sans Intel" w:hAnsi="Neo Sans Intel"/>
          <w:sz w:val="20"/>
          <w:szCs w:val="20"/>
        </w:rPr>
        <w:t xml:space="preserve"> until it complete</w:t>
      </w:r>
      <w:ins w:id="395" w:author="Havican, Jared W" w:date="2014-06-10T13:11:00Z">
        <w:r w:rsidR="00F144BE">
          <w:rPr>
            <w:rFonts w:ascii="Neo Sans Intel" w:hAnsi="Neo Sans Intel"/>
            <w:sz w:val="20"/>
            <w:szCs w:val="20"/>
          </w:rPr>
          <w:t>s</w:t>
        </w:r>
      </w:ins>
      <w:del w:id="396" w:author="Havican, Jared W" w:date="2014-06-10T13:11:00Z">
        <w:r w:rsidRPr="002E3EB9" w:rsidDel="00F144BE">
          <w:rPr>
            <w:rFonts w:ascii="Neo Sans Intel" w:hAnsi="Neo Sans Intel"/>
            <w:sz w:val="20"/>
            <w:szCs w:val="20"/>
          </w:rPr>
          <w:delText>d</w:delText>
        </w:r>
      </w:del>
      <w:r w:rsidRPr="002E3EB9">
        <w:rPr>
          <w:rFonts w:ascii="Neo Sans Intel" w:hAnsi="Neo Sans Intel"/>
          <w:sz w:val="20"/>
          <w:szCs w:val="20"/>
        </w:rPr>
        <w:t xml:space="preserve"> the CLKREQ handshake with SOC.  Once the clock gating flow with SOC is completed, the PCGU will assert the </w:t>
      </w:r>
      <w:proofErr w:type="spellStart"/>
      <w:r w:rsidRPr="002E3EB9">
        <w:rPr>
          <w:rFonts w:ascii="Neo Sans Intel" w:hAnsi="Neo Sans Intel"/>
          <w:sz w:val="20"/>
          <w:szCs w:val="20"/>
        </w:rPr>
        <w:t>pgcb_clkreq</w:t>
      </w:r>
      <w:proofErr w:type="spellEnd"/>
      <w:r w:rsidRPr="002E3EB9">
        <w:rPr>
          <w:rFonts w:ascii="Neo Sans Intel" w:hAnsi="Neo Sans Intel"/>
          <w:sz w:val="20"/>
          <w:szCs w:val="20"/>
        </w:rPr>
        <w:t xml:space="preserve"> to trigger the clock wake flow when detected an async_wake_b</w:t>
      </w:r>
      <w:ins w:id="397" w:author="Havican, Jared W" w:date="2014-06-10T13:11:00Z">
        <w:r w:rsidR="00F144BE">
          <w:rPr>
            <w:rFonts w:ascii="Neo Sans Intel" w:hAnsi="Neo Sans Intel"/>
            <w:sz w:val="20"/>
            <w:szCs w:val="20"/>
          </w:rPr>
          <w:t xml:space="preserve"> or </w:t>
        </w:r>
        <w:proofErr w:type="spellStart"/>
        <w:r w:rsidR="00F144BE">
          <w:rPr>
            <w:rFonts w:ascii="Neo Sans Intel" w:hAnsi="Neo Sans Intel"/>
            <w:sz w:val="20"/>
            <w:szCs w:val="20"/>
          </w:rPr>
          <w:t>async_pmc_ip_wake</w:t>
        </w:r>
        <w:proofErr w:type="spellEnd"/>
        <w:r w:rsidR="00F144BE">
          <w:rPr>
            <w:rFonts w:ascii="Neo Sans Intel" w:hAnsi="Neo Sans Intel"/>
            <w:sz w:val="20"/>
            <w:szCs w:val="20"/>
          </w:rPr>
          <w:t xml:space="preserve"> (depending on the PG state of the IP)</w:t>
        </w:r>
      </w:ins>
      <w:r w:rsidRPr="002E3EB9">
        <w:rPr>
          <w:rFonts w:ascii="Neo Sans Intel" w:hAnsi="Neo Sans Intel"/>
          <w:sz w:val="20"/>
          <w:szCs w:val="20"/>
        </w:rPr>
        <w:t xml:space="preserve">.   Since the clock wake flow will be handled in an asynchronous manner, a clock wake hysteresis timer is supported to relax the SD routing requirement.  PCGU will wait for the clock wake hysteresis timer expired before re-asserting the </w:t>
      </w:r>
      <w:proofErr w:type="spellStart"/>
      <w:r w:rsidRPr="002E3EB9">
        <w:rPr>
          <w:rFonts w:ascii="Neo Sans Intel" w:hAnsi="Neo Sans Intel"/>
          <w:sz w:val="20"/>
          <w:szCs w:val="20"/>
        </w:rPr>
        <w:t>sync_clkvld</w:t>
      </w:r>
      <w:proofErr w:type="spellEnd"/>
      <w:r w:rsidRPr="002E3EB9">
        <w:rPr>
          <w:rFonts w:ascii="Neo Sans Intel" w:hAnsi="Neo Sans Intel"/>
          <w:sz w:val="20"/>
          <w:szCs w:val="20"/>
        </w:rPr>
        <w:t xml:space="preserve">.  </w:t>
      </w:r>
    </w:p>
    <w:p w14:paraId="3E802C5D" w14:textId="77777777" w:rsidR="00B5456E" w:rsidRPr="002E3EB9" w:rsidRDefault="00B5456E" w:rsidP="002E3EB9">
      <w:pPr>
        <w:spacing w:after="0" w:line="240" w:lineRule="auto"/>
        <w:rPr>
          <w:rFonts w:ascii="Neo Sans Intel" w:hAnsi="Neo Sans Intel"/>
          <w:sz w:val="20"/>
        </w:rPr>
      </w:pPr>
    </w:p>
    <w:p w14:paraId="5632BA16" w14:textId="77777777" w:rsidR="00B5456E" w:rsidRPr="002E3EB9" w:rsidRDefault="00B5456E" w:rsidP="002E3EB9">
      <w:pPr>
        <w:spacing w:after="0" w:line="240" w:lineRule="auto"/>
        <w:rPr>
          <w:rFonts w:ascii="Neo Sans Intel" w:hAnsi="Neo Sans Intel"/>
          <w:sz w:val="20"/>
        </w:rPr>
      </w:pPr>
    </w:p>
    <w:p w14:paraId="7319B0B6" w14:textId="77777777" w:rsidR="007C0429" w:rsidRDefault="007C0429" w:rsidP="002E3EB9">
      <w:pPr>
        <w:pStyle w:val="Heading3"/>
        <w:rPr>
          <w:ins w:id="398" w:author="Havican, Jared W" w:date="2014-06-10T13:12:00Z"/>
        </w:rPr>
      </w:pPr>
      <w:bookmarkStart w:id="399" w:name="_Toc390267826"/>
      <w:r w:rsidRPr="002E3EB9">
        <w:t>Parameters</w:t>
      </w:r>
      <w:bookmarkEnd w:id="399"/>
    </w:p>
    <w:tbl>
      <w:tblPr>
        <w:tblStyle w:val="LightGrid-Accent12"/>
        <w:tblW w:w="9350" w:type="dxa"/>
        <w:tblLook w:val="04A0" w:firstRow="1" w:lastRow="0" w:firstColumn="1" w:lastColumn="0" w:noHBand="0" w:noVBand="1"/>
        <w:tblPrChange w:id="400" w:author="Havican, Jared W" w:date="2014-06-10T13:13:00Z">
          <w:tblPr>
            <w:tblStyle w:val="LightGrid-Accent12"/>
            <w:tblW w:w="0" w:type="auto"/>
            <w:tblLook w:val="04A0" w:firstRow="1" w:lastRow="0" w:firstColumn="1" w:lastColumn="0" w:noHBand="0" w:noVBand="1"/>
          </w:tblPr>
        </w:tblPrChange>
      </w:tblPr>
      <w:tblGrid>
        <w:gridCol w:w="1306"/>
        <w:gridCol w:w="6784"/>
        <w:gridCol w:w="1260"/>
        <w:tblGridChange w:id="401">
          <w:tblGrid>
            <w:gridCol w:w="1306"/>
            <w:gridCol w:w="5560"/>
            <w:gridCol w:w="843"/>
          </w:tblGrid>
        </w:tblGridChange>
      </w:tblGrid>
      <w:tr w:rsidR="00F144BE" w:rsidRPr="002E3EB9" w14:paraId="47046D6E" w14:textId="77777777" w:rsidTr="00F144BE">
        <w:trPr>
          <w:cnfStyle w:val="100000000000" w:firstRow="1" w:lastRow="0" w:firstColumn="0" w:lastColumn="0" w:oddVBand="0" w:evenVBand="0" w:oddHBand="0" w:evenHBand="0" w:firstRowFirstColumn="0" w:firstRowLastColumn="0" w:lastRowFirstColumn="0" w:lastRowLastColumn="0"/>
          <w:ins w:id="402" w:author="Havican, Jared W" w:date="2014-06-10T13:12:00Z"/>
        </w:trPr>
        <w:tc>
          <w:tcPr>
            <w:cnfStyle w:val="001000000000" w:firstRow="0" w:lastRow="0" w:firstColumn="1" w:lastColumn="0" w:oddVBand="0" w:evenVBand="0" w:oddHBand="0" w:evenHBand="0" w:firstRowFirstColumn="0" w:firstRowLastColumn="0" w:lastRowFirstColumn="0" w:lastRowLastColumn="0"/>
            <w:tcW w:w="0" w:type="auto"/>
            <w:tcPrChange w:id="403" w:author="Havican, Jared W" w:date="2014-06-10T13:13:00Z">
              <w:tcPr>
                <w:tcW w:w="0" w:type="auto"/>
              </w:tcPr>
            </w:tcPrChange>
          </w:tcPr>
          <w:p w14:paraId="29C1685B" w14:textId="1BAE4DD0" w:rsidR="00F144BE" w:rsidRPr="002E3EB9" w:rsidRDefault="00F144BE" w:rsidP="00F144BE">
            <w:pPr>
              <w:cnfStyle w:val="101000000000" w:firstRow="1" w:lastRow="0" w:firstColumn="1" w:lastColumn="0" w:oddVBand="0" w:evenVBand="0" w:oddHBand="0" w:evenHBand="0" w:firstRowFirstColumn="0" w:firstRowLastColumn="0" w:lastRowFirstColumn="0" w:lastRowLastColumn="0"/>
              <w:rPr>
                <w:ins w:id="404" w:author="Havican, Jared W" w:date="2014-06-10T13:12:00Z"/>
                <w:rFonts w:ascii="Neo Sans Intel" w:hAnsi="Neo Sans Intel"/>
              </w:rPr>
            </w:pPr>
            <w:ins w:id="405" w:author="Havican, Jared W" w:date="2014-06-10T13:12:00Z">
              <w:r>
                <w:rPr>
                  <w:rFonts w:ascii="Neo Sans Intel" w:hAnsi="Neo Sans Intel"/>
                </w:rPr>
                <w:t>Parameter</w:t>
              </w:r>
            </w:ins>
          </w:p>
        </w:tc>
        <w:tc>
          <w:tcPr>
            <w:tcW w:w="6784" w:type="dxa"/>
            <w:tcPrChange w:id="406" w:author="Havican, Jared W" w:date="2014-06-10T13:13:00Z">
              <w:tcPr>
                <w:tcW w:w="0" w:type="auto"/>
              </w:tcPr>
            </w:tcPrChange>
          </w:tcPr>
          <w:p w14:paraId="7BCD3921" w14:textId="77777777" w:rsidR="00F144BE" w:rsidRPr="002E3EB9" w:rsidRDefault="00F144BE" w:rsidP="00F144BE">
            <w:pPr>
              <w:cnfStyle w:val="100000000000" w:firstRow="1" w:lastRow="0" w:firstColumn="0" w:lastColumn="0" w:oddVBand="0" w:evenVBand="0" w:oddHBand="0" w:evenHBand="0" w:firstRowFirstColumn="0" w:firstRowLastColumn="0" w:lastRowFirstColumn="0" w:lastRowLastColumn="0"/>
              <w:rPr>
                <w:ins w:id="407" w:author="Havican, Jared W" w:date="2014-06-10T13:12:00Z"/>
                <w:rFonts w:ascii="Neo Sans Intel" w:hAnsi="Neo Sans Intel"/>
              </w:rPr>
            </w:pPr>
            <w:ins w:id="408" w:author="Havican, Jared W" w:date="2014-06-10T13:12:00Z">
              <w:r w:rsidRPr="002E3EB9">
                <w:rPr>
                  <w:rFonts w:ascii="Neo Sans Intel" w:hAnsi="Neo Sans Intel"/>
                </w:rPr>
                <w:t>Description</w:t>
              </w:r>
            </w:ins>
          </w:p>
        </w:tc>
        <w:tc>
          <w:tcPr>
            <w:tcW w:w="1260" w:type="dxa"/>
            <w:tcPrChange w:id="409" w:author="Havican, Jared W" w:date="2014-06-10T13:13:00Z">
              <w:tcPr>
                <w:tcW w:w="0" w:type="auto"/>
              </w:tcPr>
            </w:tcPrChange>
          </w:tcPr>
          <w:p w14:paraId="0B15B189" w14:textId="77777777" w:rsidR="00F144BE" w:rsidRPr="002E3EB9" w:rsidRDefault="00F144BE" w:rsidP="00F144BE">
            <w:pPr>
              <w:jc w:val="center"/>
              <w:cnfStyle w:val="100000000000" w:firstRow="1" w:lastRow="0" w:firstColumn="0" w:lastColumn="0" w:oddVBand="0" w:evenVBand="0" w:oddHBand="0" w:evenHBand="0" w:firstRowFirstColumn="0" w:firstRowLastColumn="0" w:lastRowFirstColumn="0" w:lastRowLastColumn="0"/>
              <w:rPr>
                <w:ins w:id="410" w:author="Havican, Jared W" w:date="2014-06-10T13:12:00Z"/>
                <w:rFonts w:ascii="Neo Sans Intel" w:hAnsi="Neo Sans Intel"/>
              </w:rPr>
            </w:pPr>
            <w:ins w:id="411" w:author="Havican, Jared W" w:date="2014-06-10T13:12:00Z">
              <w:r w:rsidRPr="002E3EB9">
                <w:rPr>
                  <w:rFonts w:ascii="Neo Sans Intel" w:hAnsi="Neo Sans Intel"/>
                </w:rPr>
                <w:t>Default</w:t>
              </w:r>
            </w:ins>
          </w:p>
        </w:tc>
      </w:tr>
      <w:tr w:rsidR="00F144BE" w:rsidRPr="002E3EB9" w14:paraId="238413CE" w14:textId="77777777" w:rsidTr="00F144BE">
        <w:trPr>
          <w:cnfStyle w:val="000000100000" w:firstRow="0" w:lastRow="0" w:firstColumn="0" w:lastColumn="0" w:oddVBand="0" w:evenVBand="0" w:oddHBand="1" w:evenHBand="0" w:firstRowFirstColumn="0" w:firstRowLastColumn="0" w:lastRowFirstColumn="0" w:lastRowLastColumn="0"/>
          <w:ins w:id="412" w:author="Havican, Jared W" w:date="2014-06-10T13:12:00Z"/>
        </w:trPr>
        <w:tc>
          <w:tcPr>
            <w:cnfStyle w:val="001000000000" w:firstRow="0" w:lastRow="0" w:firstColumn="1" w:lastColumn="0" w:oddVBand="0" w:evenVBand="0" w:oddHBand="0" w:evenHBand="0" w:firstRowFirstColumn="0" w:firstRowLastColumn="0" w:lastRowFirstColumn="0" w:lastRowLastColumn="0"/>
            <w:tcW w:w="0" w:type="auto"/>
            <w:tcPrChange w:id="413" w:author="Havican, Jared W" w:date="2014-06-10T13:13:00Z">
              <w:tcPr>
                <w:tcW w:w="0" w:type="auto"/>
              </w:tcPr>
            </w:tcPrChange>
          </w:tcPr>
          <w:p w14:paraId="07DA2843" w14:textId="7CD6783D" w:rsidR="00F144BE" w:rsidRPr="002E3EB9" w:rsidRDefault="00F144BE" w:rsidP="00F144BE">
            <w:pPr>
              <w:pStyle w:val="TableText"/>
              <w:jc w:val="left"/>
              <w:cnfStyle w:val="001000100000" w:firstRow="0" w:lastRow="0" w:firstColumn="1" w:lastColumn="0" w:oddVBand="0" w:evenVBand="0" w:oddHBand="1" w:evenHBand="0" w:firstRowFirstColumn="0" w:firstRowLastColumn="0" w:lastRowFirstColumn="0" w:lastRowLastColumn="0"/>
              <w:rPr>
                <w:ins w:id="414" w:author="Havican, Jared W" w:date="2014-06-10T13:12:00Z"/>
                <w:rFonts w:ascii="Neo Sans Intel" w:hAnsi="Neo Sans Intel"/>
                <w:b w:val="0"/>
                <w:bCs w:val="0"/>
              </w:rPr>
            </w:pPr>
            <w:ins w:id="415" w:author="Havican, Jared W" w:date="2014-06-10T13:12:00Z">
              <w:r>
                <w:rPr>
                  <w:rFonts w:ascii="Neo Sans Intel" w:hAnsi="Neo Sans Intel"/>
                  <w:bCs w:val="0"/>
                </w:rPr>
                <w:t>DEF_PWRON</w:t>
              </w:r>
            </w:ins>
          </w:p>
        </w:tc>
        <w:tc>
          <w:tcPr>
            <w:tcW w:w="6784" w:type="dxa"/>
            <w:tcPrChange w:id="416" w:author="Havican, Jared W" w:date="2014-06-10T13:13:00Z">
              <w:tcPr>
                <w:tcW w:w="0" w:type="auto"/>
              </w:tcPr>
            </w:tcPrChange>
          </w:tcPr>
          <w:p w14:paraId="63513FFA" w14:textId="08DA2289" w:rsidR="00F144BE" w:rsidRPr="002E3EB9" w:rsidRDefault="00F144BE" w:rsidP="0043655A">
            <w:pPr>
              <w:cnfStyle w:val="000000100000" w:firstRow="0" w:lastRow="0" w:firstColumn="0" w:lastColumn="0" w:oddVBand="0" w:evenVBand="0" w:oddHBand="1" w:evenHBand="0" w:firstRowFirstColumn="0" w:firstRowLastColumn="0" w:lastRowFirstColumn="0" w:lastRowLastColumn="0"/>
              <w:rPr>
                <w:ins w:id="417" w:author="Havican, Jared W" w:date="2014-06-10T13:12:00Z"/>
                <w:rFonts w:ascii="Neo Sans Intel" w:hAnsi="Neo Sans Intel"/>
                <w:b/>
                <w:bCs/>
              </w:rPr>
            </w:pPr>
            <w:ins w:id="418" w:author="Havican, Jared W" w:date="2014-06-10T13:13:00Z">
              <w:r>
                <w:rPr>
                  <w:rFonts w:ascii="Neo Sans Intel" w:hAnsi="Neo Sans Intel"/>
                  <w:bCs/>
                </w:rPr>
                <w:t>Indicates the default power-gated state of the IP.  When set to ‘0</w:t>
              </w:r>
            </w:ins>
            <w:ins w:id="419" w:author="Havican, Jared W" w:date="2014-06-10T13:14:00Z">
              <w:r>
                <w:rPr>
                  <w:rFonts w:ascii="Neo Sans Intel" w:hAnsi="Neo Sans Intel"/>
                  <w:bCs/>
                </w:rPr>
                <w:t>’</w:t>
              </w:r>
            </w:ins>
            <w:ins w:id="420" w:author="Havican, Jared W" w:date="2014-06-10T13:15:00Z">
              <w:r>
                <w:rPr>
                  <w:rFonts w:ascii="Neo Sans Intel" w:hAnsi="Neo Sans Intel"/>
                  <w:bCs/>
                </w:rPr>
                <w:t>,</w:t>
              </w:r>
            </w:ins>
            <w:ins w:id="421" w:author="Havican, Jared W" w:date="2014-06-10T13:14:00Z">
              <w:r>
                <w:rPr>
                  <w:rFonts w:ascii="Neo Sans Intel" w:hAnsi="Neo Sans Intel"/>
                  <w:bCs/>
                </w:rPr>
                <w:t xml:space="preserve"> clkreq is deasserted and the clock is gated in reset and will require a pmc_ip_wake event to cause clkreq to assert.  When set to ‘1’</w:t>
              </w:r>
            </w:ins>
            <w:ins w:id="422" w:author="Havican, Jared W" w:date="2014-06-10T13:15:00Z">
              <w:r>
                <w:rPr>
                  <w:rFonts w:ascii="Neo Sans Intel" w:hAnsi="Neo Sans Intel"/>
                  <w:bCs/>
                </w:rPr>
                <w:t>,</w:t>
              </w:r>
            </w:ins>
            <w:ins w:id="423" w:author="Havican, Jared W" w:date="2014-06-10T13:14:00Z">
              <w:r>
                <w:rPr>
                  <w:rFonts w:ascii="Neo Sans Intel" w:hAnsi="Neo Sans Intel"/>
                  <w:bCs/>
                </w:rPr>
                <w:t xml:space="preserve"> clkreq is asserted and the clock is </w:t>
              </w:r>
              <w:proofErr w:type="spellStart"/>
              <w:r>
                <w:rPr>
                  <w:rFonts w:ascii="Neo Sans Intel" w:hAnsi="Neo Sans Intel"/>
                  <w:bCs/>
                </w:rPr>
                <w:t>ungated</w:t>
              </w:r>
              <w:proofErr w:type="spellEnd"/>
              <w:r>
                <w:rPr>
                  <w:rFonts w:ascii="Neo Sans Intel" w:hAnsi="Neo Sans Intel"/>
                  <w:bCs/>
                </w:rPr>
                <w:t xml:space="preserve"> in reset</w:t>
              </w:r>
            </w:ins>
            <w:ins w:id="424" w:author="Havican, Jared W" w:date="2014-06-10T13:15:00Z">
              <w:r>
                <w:rPr>
                  <w:rFonts w:ascii="Neo Sans Intel" w:hAnsi="Neo Sans Intel"/>
                  <w:bCs/>
                </w:rPr>
                <w:t>.</w:t>
              </w:r>
            </w:ins>
          </w:p>
        </w:tc>
        <w:tc>
          <w:tcPr>
            <w:tcW w:w="1260" w:type="dxa"/>
            <w:tcPrChange w:id="425" w:author="Havican, Jared W" w:date="2014-06-10T13:13:00Z">
              <w:tcPr>
                <w:tcW w:w="0" w:type="auto"/>
              </w:tcPr>
            </w:tcPrChange>
          </w:tcPr>
          <w:p w14:paraId="3F104498" w14:textId="77777777" w:rsidR="00F144BE" w:rsidRPr="002E3EB9" w:rsidRDefault="00F144BE" w:rsidP="00F144BE">
            <w:pPr>
              <w:jc w:val="center"/>
              <w:cnfStyle w:val="000000100000" w:firstRow="0" w:lastRow="0" w:firstColumn="0" w:lastColumn="0" w:oddVBand="0" w:evenVBand="0" w:oddHBand="1" w:evenHBand="0" w:firstRowFirstColumn="0" w:firstRowLastColumn="0" w:lastRowFirstColumn="0" w:lastRowLastColumn="0"/>
              <w:rPr>
                <w:ins w:id="426" w:author="Havican, Jared W" w:date="2014-06-10T13:12:00Z"/>
                <w:rFonts w:ascii="Neo Sans Intel" w:hAnsi="Neo Sans Intel"/>
              </w:rPr>
            </w:pPr>
            <w:ins w:id="427" w:author="Havican, Jared W" w:date="2014-06-10T13:12:00Z">
              <w:r w:rsidRPr="002E3EB9">
                <w:rPr>
                  <w:rFonts w:ascii="Neo Sans Intel" w:hAnsi="Neo Sans Intel"/>
                </w:rPr>
                <w:t>‘0’</w:t>
              </w:r>
            </w:ins>
          </w:p>
        </w:tc>
      </w:tr>
    </w:tbl>
    <w:p w14:paraId="67FB2B84" w14:textId="1CF87BF0" w:rsidR="00F144BE" w:rsidRPr="00196BCA" w:rsidDel="00F144BE" w:rsidRDefault="00F144BE">
      <w:pPr>
        <w:rPr>
          <w:del w:id="428" w:author="Havican, Jared W" w:date="2014-06-10T13:12:00Z"/>
        </w:rPr>
        <w:pPrChange w:id="429" w:author="Havican, Jared W" w:date="2014-06-10T13:12:00Z">
          <w:pPr>
            <w:pStyle w:val="Heading3"/>
          </w:pPr>
        </w:pPrChange>
      </w:pPr>
    </w:p>
    <w:p w14:paraId="3B9D2456" w14:textId="303ECF28" w:rsidR="007C0429" w:rsidRPr="002E3EB9" w:rsidDel="00F144BE" w:rsidRDefault="007C0429" w:rsidP="003246C7">
      <w:pPr>
        <w:pStyle w:val="ListParagraph"/>
        <w:numPr>
          <w:ilvl w:val="0"/>
          <w:numId w:val="6"/>
        </w:numPr>
        <w:rPr>
          <w:del w:id="430" w:author="Havican, Jared W" w:date="2014-06-10T13:12:00Z"/>
        </w:rPr>
      </w:pPr>
      <w:del w:id="431" w:author="Havican, Jared W" w:date="2014-06-10T13:12:00Z">
        <w:r w:rsidRPr="002E3EB9" w:rsidDel="00F144BE">
          <w:delText>Nil.  PCGU requires the IP-Specific Power Control Glue Logic to consolidate the PGCB, CDC, and IP-Specific control signal to generate the PGCB clock gate and PGCB clock wake condition.</w:delText>
        </w:r>
      </w:del>
    </w:p>
    <w:p w14:paraId="1687D894" w14:textId="749E0DB1" w:rsidR="007C0429" w:rsidRPr="002E3EB9" w:rsidRDefault="007C0429" w:rsidP="002E3EB9">
      <w:pPr>
        <w:spacing w:after="0" w:line="240" w:lineRule="auto"/>
        <w:rPr>
          <w:rFonts w:ascii="Neo Sans Intel" w:hAnsi="Neo Sans Intel"/>
          <w:sz w:val="20"/>
        </w:rPr>
      </w:pPr>
    </w:p>
    <w:p w14:paraId="748C575E" w14:textId="77777777" w:rsidR="000E6B9D" w:rsidRPr="002E3EB9" w:rsidRDefault="000E6B9D" w:rsidP="000E6B9D">
      <w:pPr>
        <w:pStyle w:val="Heading3"/>
      </w:pPr>
      <w:bookmarkStart w:id="432" w:name="_Toc390267827"/>
      <w:r w:rsidRPr="002E3EB9">
        <w:t>Configuration Register Bit/Straps</w:t>
      </w:r>
      <w:bookmarkEnd w:id="432"/>
    </w:p>
    <w:p w14:paraId="4700946E" w14:textId="77777777" w:rsidR="000E6B9D" w:rsidRPr="002E3EB9" w:rsidRDefault="000E6B9D" w:rsidP="000E6B9D">
      <w:pPr>
        <w:spacing w:after="0" w:line="240" w:lineRule="auto"/>
        <w:rPr>
          <w:rFonts w:ascii="Neo Sans Intel" w:hAnsi="Neo Sans Intel"/>
          <w:sz w:val="20"/>
          <w:szCs w:val="20"/>
        </w:rPr>
      </w:pPr>
      <w:r w:rsidRPr="002E3EB9">
        <w:rPr>
          <w:rFonts w:ascii="Neo Sans Intel" w:hAnsi="Neo Sans Intel"/>
          <w:sz w:val="20"/>
          <w:szCs w:val="20"/>
        </w:rPr>
        <w:t xml:space="preserve">The PGCB clock gating block requires the IP-Specific Power Control Glue Logic to consolidate the gate and wake condition for the PGCB clock gating.  As a survivability feature, the IP-Specific glue logic is recommended to implement the following straps to configure the PGCB clock gating condition.  An IP could choose to use a tie-off value, or dynamically configure it thru an external register unit.  The configuration mechanism is beyond the scope of this document.  </w:t>
      </w:r>
    </w:p>
    <w:p w14:paraId="7C4B0D5C" w14:textId="77777777" w:rsidR="000E6B9D" w:rsidRPr="002E3EB9" w:rsidRDefault="000E6B9D" w:rsidP="000E6B9D">
      <w:pPr>
        <w:spacing w:after="0" w:line="240" w:lineRule="auto"/>
        <w:rPr>
          <w:rFonts w:ascii="Neo Sans Intel" w:hAnsi="Neo Sans Intel"/>
          <w:sz w:val="20"/>
          <w:szCs w:val="20"/>
        </w:rPr>
      </w:pPr>
    </w:p>
    <w:tbl>
      <w:tblPr>
        <w:tblStyle w:val="LightGrid-Accent12"/>
        <w:tblW w:w="0" w:type="auto"/>
        <w:tblLook w:val="04A0" w:firstRow="1" w:lastRow="0" w:firstColumn="1" w:lastColumn="0" w:noHBand="0" w:noVBand="1"/>
      </w:tblPr>
      <w:tblGrid>
        <w:gridCol w:w="1992"/>
        <w:gridCol w:w="4147"/>
        <w:gridCol w:w="843"/>
        <w:gridCol w:w="671"/>
        <w:gridCol w:w="1687"/>
      </w:tblGrid>
      <w:tr w:rsidR="000E6B9D" w:rsidRPr="002E3EB9" w14:paraId="482B83A0" w14:textId="77777777" w:rsidTr="000E6B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4C749C" w14:textId="77777777" w:rsidR="000E6B9D" w:rsidRPr="002E3EB9" w:rsidRDefault="000E6B9D" w:rsidP="000E6B9D">
            <w:pPr>
              <w:rPr>
                <w:rFonts w:ascii="Neo Sans Intel" w:hAnsi="Neo Sans Intel"/>
              </w:rPr>
            </w:pPr>
            <w:r w:rsidRPr="002E3EB9">
              <w:rPr>
                <w:rFonts w:ascii="Neo Sans Intel" w:hAnsi="Neo Sans Intel"/>
              </w:rPr>
              <w:t>Signal</w:t>
            </w:r>
          </w:p>
        </w:tc>
        <w:tc>
          <w:tcPr>
            <w:tcW w:w="0" w:type="auto"/>
          </w:tcPr>
          <w:p w14:paraId="1E227DFC" w14:textId="77777777" w:rsidR="000E6B9D" w:rsidRPr="002E3EB9" w:rsidRDefault="000E6B9D" w:rsidP="000E6B9D">
            <w:pPr>
              <w:cnfStyle w:val="100000000000" w:firstRow="1" w:lastRow="0" w:firstColumn="0" w:lastColumn="0" w:oddVBand="0" w:evenVBand="0" w:oddHBand="0" w:evenHBand="0" w:firstRowFirstColumn="0" w:firstRowLastColumn="0" w:lastRowFirstColumn="0" w:lastRowLastColumn="0"/>
              <w:rPr>
                <w:rFonts w:ascii="Neo Sans Intel" w:hAnsi="Neo Sans Intel"/>
              </w:rPr>
            </w:pPr>
            <w:r w:rsidRPr="002E3EB9">
              <w:rPr>
                <w:rFonts w:ascii="Neo Sans Intel" w:hAnsi="Neo Sans Intel"/>
              </w:rPr>
              <w:t>Description</w:t>
            </w:r>
          </w:p>
        </w:tc>
        <w:tc>
          <w:tcPr>
            <w:tcW w:w="0" w:type="auto"/>
          </w:tcPr>
          <w:p w14:paraId="2C47E2F2" w14:textId="77777777" w:rsidR="000E6B9D" w:rsidRPr="002E3EB9" w:rsidRDefault="000E6B9D" w:rsidP="000E6B9D">
            <w:pPr>
              <w:jc w:val="center"/>
              <w:cnfStyle w:val="100000000000" w:firstRow="1" w:lastRow="0" w:firstColumn="0" w:lastColumn="0" w:oddVBand="0" w:evenVBand="0" w:oddHBand="0" w:evenHBand="0" w:firstRowFirstColumn="0" w:firstRowLastColumn="0" w:lastRowFirstColumn="0" w:lastRowLastColumn="0"/>
              <w:rPr>
                <w:rFonts w:ascii="Neo Sans Intel" w:hAnsi="Neo Sans Intel"/>
              </w:rPr>
            </w:pPr>
            <w:r w:rsidRPr="002E3EB9">
              <w:rPr>
                <w:rFonts w:ascii="Neo Sans Intel" w:hAnsi="Neo Sans Intel"/>
              </w:rPr>
              <w:t>Default</w:t>
            </w:r>
          </w:p>
        </w:tc>
        <w:tc>
          <w:tcPr>
            <w:tcW w:w="0" w:type="auto"/>
          </w:tcPr>
          <w:p w14:paraId="5CDA32CE" w14:textId="77777777" w:rsidR="000E6B9D" w:rsidRPr="002E3EB9" w:rsidRDefault="000E6B9D" w:rsidP="000E6B9D">
            <w:pPr>
              <w:cnfStyle w:val="100000000000" w:firstRow="1" w:lastRow="0" w:firstColumn="0" w:lastColumn="0" w:oddVBand="0" w:evenVBand="0" w:oddHBand="0" w:evenHBand="0" w:firstRowFirstColumn="0" w:firstRowLastColumn="0" w:lastRowFirstColumn="0" w:lastRowLastColumn="0"/>
              <w:rPr>
                <w:rFonts w:ascii="Neo Sans Intel" w:hAnsi="Neo Sans Intel"/>
              </w:rPr>
            </w:pPr>
            <w:r w:rsidRPr="002E3EB9">
              <w:rPr>
                <w:rFonts w:ascii="Neo Sans Intel" w:hAnsi="Neo Sans Intel"/>
              </w:rPr>
              <w:t>CLK</w:t>
            </w:r>
          </w:p>
        </w:tc>
        <w:tc>
          <w:tcPr>
            <w:tcW w:w="0" w:type="auto"/>
          </w:tcPr>
          <w:p w14:paraId="39DC0152" w14:textId="77777777" w:rsidR="000E6B9D" w:rsidRPr="002E3EB9" w:rsidRDefault="000E6B9D" w:rsidP="000E6B9D">
            <w:pPr>
              <w:cnfStyle w:val="100000000000" w:firstRow="1" w:lastRow="0" w:firstColumn="0" w:lastColumn="0" w:oddVBand="0" w:evenVBand="0" w:oddHBand="0" w:evenHBand="0" w:firstRowFirstColumn="0" w:firstRowLastColumn="0" w:lastRowFirstColumn="0" w:lastRowLastColumn="0"/>
              <w:rPr>
                <w:rFonts w:ascii="Neo Sans Intel" w:hAnsi="Neo Sans Intel"/>
              </w:rPr>
            </w:pPr>
            <w:r w:rsidRPr="002E3EB9">
              <w:rPr>
                <w:rFonts w:ascii="Neo Sans Intel" w:hAnsi="Neo Sans Intel"/>
              </w:rPr>
              <w:t>Recommendation</w:t>
            </w:r>
          </w:p>
        </w:tc>
      </w:tr>
      <w:tr w:rsidR="000E6B9D" w:rsidRPr="002E3EB9" w14:paraId="6B786E25" w14:textId="77777777" w:rsidTr="000E6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DE9D9" w:themeFill="accent6" w:themeFillTint="33"/>
          </w:tcPr>
          <w:p w14:paraId="48656CFD" w14:textId="77777777" w:rsidR="000E6B9D" w:rsidRPr="002E3EB9" w:rsidRDefault="000E6B9D" w:rsidP="000E6B9D">
            <w:pPr>
              <w:pStyle w:val="TableText"/>
              <w:jc w:val="left"/>
              <w:rPr>
                <w:rFonts w:ascii="Neo Sans Intel" w:hAnsi="Neo Sans Intel"/>
                <w:b w:val="0"/>
                <w:bCs w:val="0"/>
                <w:color w:val="000000"/>
              </w:rPr>
            </w:pPr>
          </w:p>
        </w:tc>
        <w:tc>
          <w:tcPr>
            <w:tcW w:w="0" w:type="auto"/>
            <w:shd w:val="clear" w:color="auto" w:fill="FDE9D9" w:themeFill="accent6" w:themeFillTint="33"/>
          </w:tcPr>
          <w:p w14:paraId="7612F3E8" w14:textId="77777777" w:rsidR="000E6B9D" w:rsidRPr="002E3EB9" w:rsidRDefault="00B56E11" w:rsidP="00B56E11">
            <w:pPr>
              <w:cnfStyle w:val="000000100000" w:firstRow="0" w:lastRow="0" w:firstColumn="0" w:lastColumn="0" w:oddVBand="0" w:evenVBand="0" w:oddHBand="1" w:evenHBand="0" w:firstRowFirstColumn="0" w:firstRowLastColumn="0" w:lastRowFirstColumn="0" w:lastRowLastColumn="0"/>
              <w:rPr>
                <w:rFonts w:ascii="Neo Sans Intel" w:hAnsi="Neo Sans Intel"/>
              </w:rPr>
            </w:pPr>
            <w:r>
              <w:rPr>
                <w:rFonts w:ascii="Neo Sans Intel" w:hAnsi="Neo Sans Intel"/>
                <w:b/>
              </w:rPr>
              <w:t>PGCB Clock Gating Configuration</w:t>
            </w:r>
          </w:p>
        </w:tc>
        <w:tc>
          <w:tcPr>
            <w:tcW w:w="0" w:type="auto"/>
            <w:shd w:val="clear" w:color="auto" w:fill="FDE9D9" w:themeFill="accent6" w:themeFillTint="33"/>
          </w:tcPr>
          <w:p w14:paraId="50240EDB" w14:textId="77777777" w:rsidR="000E6B9D" w:rsidRPr="002E3EB9" w:rsidRDefault="000E6B9D" w:rsidP="000E6B9D">
            <w:pPr>
              <w:jc w:val="center"/>
              <w:cnfStyle w:val="000000100000" w:firstRow="0" w:lastRow="0" w:firstColumn="0" w:lastColumn="0" w:oddVBand="0" w:evenVBand="0" w:oddHBand="1" w:evenHBand="0" w:firstRowFirstColumn="0" w:firstRowLastColumn="0" w:lastRowFirstColumn="0" w:lastRowLastColumn="0"/>
              <w:rPr>
                <w:rFonts w:ascii="Neo Sans Intel" w:hAnsi="Neo Sans Intel"/>
              </w:rPr>
            </w:pPr>
          </w:p>
        </w:tc>
        <w:tc>
          <w:tcPr>
            <w:tcW w:w="0" w:type="auto"/>
            <w:shd w:val="clear" w:color="auto" w:fill="FDE9D9" w:themeFill="accent6" w:themeFillTint="33"/>
          </w:tcPr>
          <w:p w14:paraId="125ABFE7" w14:textId="77777777" w:rsidR="000E6B9D" w:rsidRPr="002E3EB9" w:rsidRDefault="000E6B9D" w:rsidP="000E6B9D">
            <w:pPr>
              <w:cnfStyle w:val="000000100000" w:firstRow="0" w:lastRow="0" w:firstColumn="0" w:lastColumn="0" w:oddVBand="0" w:evenVBand="0" w:oddHBand="1" w:evenHBand="0" w:firstRowFirstColumn="0" w:firstRowLastColumn="0" w:lastRowFirstColumn="0" w:lastRowLastColumn="0"/>
              <w:rPr>
                <w:rFonts w:ascii="Neo Sans Intel" w:hAnsi="Neo Sans Intel"/>
              </w:rPr>
            </w:pPr>
          </w:p>
        </w:tc>
        <w:tc>
          <w:tcPr>
            <w:tcW w:w="0" w:type="auto"/>
            <w:shd w:val="clear" w:color="auto" w:fill="FDE9D9" w:themeFill="accent6" w:themeFillTint="33"/>
          </w:tcPr>
          <w:p w14:paraId="3E80BA50" w14:textId="77777777" w:rsidR="000E6B9D" w:rsidRPr="002E3EB9" w:rsidRDefault="000E6B9D" w:rsidP="000E6B9D">
            <w:pPr>
              <w:cnfStyle w:val="000000100000" w:firstRow="0" w:lastRow="0" w:firstColumn="0" w:lastColumn="0" w:oddVBand="0" w:evenVBand="0" w:oddHBand="1" w:evenHBand="0" w:firstRowFirstColumn="0" w:firstRowLastColumn="0" w:lastRowFirstColumn="0" w:lastRowLastColumn="0"/>
              <w:rPr>
                <w:rFonts w:ascii="Neo Sans Intel" w:hAnsi="Neo Sans Intel"/>
              </w:rPr>
            </w:pPr>
          </w:p>
        </w:tc>
      </w:tr>
      <w:tr w:rsidR="000E6B9D" w:rsidRPr="002E3EB9" w14:paraId="54F44C7C" w14:textId="77777777" w:rsidTr="000E6B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FD7B8D" w14:textId="77777777" w:rsidR="000E6B9D" w:rsidRPr="002E3EB9" w:rsidRDefault="000E6B9D" w:rsidP="000E6B9D">
            <w:pPr>
              <w:pStyle w:val="TableText"/>
              <w:jc w:val="left"/>
              <w:rPr>
                <w:rFonts w:ascii="Neo Sans Intel" w:hAnsi="Neo Sans Intel"/>
                <w:b w:val="0"/>
                <w:bCs w:val="0"/>
              </w:rPr>
            </w:pPr>
            <w:r w:rsidRPr="002E3EB9">
              <w:rPr>
                <w:rFonts w:ascii="Neo Sans Intel" w:hAnsi="Neo Sans Intel"/>
                <w:bCs w:val="0"/>
              </w:rPr>
              <w:t>acc_clkgate_disabled</w:t>
            </w:r>
          </w:p>
        </w:tc>
        <w:tc>
          <w:tcPr>
            <w:tcW w:w="0" w:type="auto"/>
          </w:tcPr>
          <w:p w14:paraId="12799EC0" w14:textId="77777777" w:rsidR="000E6B9D" w:rsidRPr="002E3EB9" w:rsidRDefault="000E6B9D" w:rsidP="000E6B9D">
            <w:pPr>
              <w:cnfStyle w:val="000000010000" w:firstRow="0" w:lastRow="0" w:firstColumn="0" w:lastColumn="0" w:oddVBand="0" w:evenVBand="0" w:oddHBand="0" w:evenHBand="1" w:firstRowFirstColumn="0" w:firstRowLastColumn="0" w:lastRowFirstColumn="0" w:lastRowLastColumn="0"/>
              <w:rPr>
                <w:rFonts w:ascii="Neo Sans Intel" w:hAnsi="Neo Sans Intel"/>
                <w:b/>
                <w:bCs/>
              </w:rPr>
            </w:pPr>
            <w:r w:rsidRPr="002E3EB9">
              <w:rPr>
                <w:rFonts w:ascii="Neo Sans Intel" w:hAnsi="Neo Sans Intel"/>
                <w:b/>
                <w:bCs/>
              </w:rPr>
              <w:t xml:space="preserve">IP-Accessible Clock Gating Disable.   </w:t>
            </w:r>
          </w:p>
          <w:p w14:paraId="5ECBED03" w14:textId="77777777" w:rsidR="000E6B9D" w:rsidRDefault="000E6B9D" w:rsidP="000E6B9D">
            <w:pPr>
              <w:cnfStyle w:val="000000010000" w:firstRow="0" w:lastRow="0" w:firstColumn="0" w:lastColumn="0" w:oddVBand="0" w:evenVBand="0" w:oddHBand="0" w:evenHBand="1" w:firstRowFirstColumn="0" w:firstRowLastColumn="0" w:lastRowFirstColumn="0" w:lastRowLastColumn="0"/>
              <w:rPr>
                <w:rFonts w:ascii="Neo Sans Intel" w:hAnsi="Neo Sans Intel"/>
                <w:bCs/>
              </w:rPr>
            </w:pPr>
            <w:r w:rsidRPr="002E3EB9">
              <w:rPr>
                <w:rFonts w:ascii="Neo Sans Intel" w:hAnsi="Neo Sans Intel"/>
                <w:bCs/>
              </w:rPr>
              <w:t xml:space="preserve">When set, the PGCB clock gating feature will be disabled if the IP is still in IP-Accessible State. </w:t>
            </w:r>
          </w:p>
          <w:p w14:paraId="50506DF2" w14:textId="77777777" w:rsidR="00D3728C" w:rsidRPr="002E3EB9" w:rsidRDefault="00D3728C" w:rsidP="000E6B9D">
            <w:pPr>
              <w:cnfStyle w:val="000000010000" w:firstRow="0" w:lastRow="0" w:firstColumn="0" w:lastColumn="0" w:oddVBand="0" w:evenVBand="0" w:oddHBand="0" w:evenHBand="1" w:firstRowFirstColumn="0" w:firstRowLastColumn="0" w:lastRowFirstColumn="0" w:lastRowLastColumn="0"/>
              <w:rPr>
                <w:rFonts w:ascii="Neo Sans Intel" w:hAnsi="Neo Sans Intel"/>
                <w:b/>
                <w:bCs/>
              </w:rPr>
            </w:pPr>
            <w:r>
              <w:rPr>
                <w:rFonts w:ascii="Neo Sans Intel" w:hAnsi="Neo Sans Intel"/>
                <w:bCs/>
              </w:rPr>
              <w:t xml:space="preserve">This bit is ignored if the </w:t>
            </w:r>
            <w:proofErr w:type="spellStart"/>
            <w:r>
              <w:rPr>
                <w:rFonts w:ascii="Neo Sans Intel" w:hAnsi="Neo Sans Intel"/>
                <w:bCs/>
              </w:rPr>
              <w:t>pgcb_clkgate_disabled</w:t>
            </w:r>
            <w:proofErr w:type="spellEnd"/>
            <w:r>
              <w:rPr>
                <w:rFonts w:ascii="Neo Sans Intel" w:hAnsi="Neo Sans Intel"/>
                <w:bCs/>
              </w:rPr>
              <w:t xml:space="preserve"> is set.</w:t>
            </w:r>
          </w:p>
        </w:tc>
        <w:tc>
          <w:tcPr>
            <w:tcW w:w="0" w:type="auto"/>
          </w:tcPr>
          <w:p w14:paraId="3896BF4C" w14:textId="77777777" w:rsidR="000E6B9D" w:rsidRPr="002E3EB9" w:rsidRDefault="000E6B9D" w:rsidP="000E6B9D">
            <w:pPr>
              <w:jc w:val="center"/>
              <w:cnfStyle w:val="000000010000" w:firstRow="0" w:lastRow="0" w:firstColumn="0" w:lastColumn="0" w:oddVBand="0" w:evenVBand="0" w:oddHBand="0" w:evenHBand="1" w:firstRowFirstColumn="0" w:firstRowLastColumn="0" w:lastRowFirstColumn="0" w:lastRowLastColumn="0"/>
              <w:rPr>
                <w:rFonts w:ascii="Neo Sans Intel" w:hAnsi="Neo Sans Intel"/>
              </w:rPr>
            </w:pPr>
            <w:r w:rsidRPr="002E3EB9">
              <w:rPr>
                <w:rFonts w:ascii="Neo Sans Intel" w:hAnsi="Neo Sans Intel"/>
              </w:rPr>
              <w:t>‘1’</w:t>
            </w:r>
          </w:p>
        </w:tc>
        <w:tc>
          <w:tcPr>
            <w:tcW w:w="0" w:type="auto"/>
          </w:tcPr>
          <w:p w14:paraId="0A358D0C" w14:textId="77777777" w:rsidR="000E6B9D" w:rsidRPr="002E3EB9" w:rsidRDefault="000E6B9D" w:rsidP="000E6B9D">
            <w:pPr>
              <w:cnfStyle w:val="000000010000" w:firstRow="0" w:lastRow="0" w:firstColumn="0" w:lastColumn="0" w:oddVBand="0" w:evenVBand="0" w:oddHBand="0" w:evenHBand="1" w:firstRowFirstColumn="0" w:firstRowLastColumn="0" w:lastRowFirstColumn="0" w:lastRowLastColumn="0"/>
              <w:rPr>
                <w:rFonts w:ascii="Neo Sans Intel" w:hAnsi="Neo Sans Intel"/>
              </w:rPr>
            </w:pPr>
            <w:r w:rsidRPr="002E3EB9">
              <w:rPr>
                <w:rFonts w:ascii="Neo Sans Intel" w:hAnsi="Neo Sans Intel"/>
              </w:rPr>
              <w:t>PGCB</w:t>
            </w:r>
          </w:p>
        </w:tc>
        <w:tc>
          <w:tcPr>
            <w:tcW w:w="0" w:type="auto"/>
          </w:tcPr>
          <w:p w14:paraId="4370AEF2" w14:textId="77777777" w:rsidR="000E6B9D" w:rsidRPr="002E3EB9" w:rsidRDefault="000E6B9D" w:rsidP="000E6B9D">
            <w:pPr>
              <w:cnfStyle w:val="000000010000" w:firstRow="0" w:lastRow="0" w:firstColumn="0" w:lastColumn="0" w:oddVBand="0" w:evenVBand="0" w:oddHBand="0" w:evenHBand="1" w:firstRowFirstColumn="0" w:firstRowLastColumn="0" w:lastRowFirstColumn="0" w:lastRowLastColumn="0"/>
              <w:rPr>
                <w:rFonts w:ascii="Neo Sans Intel" w:hAnsi="Neo Sans Intel"/>
              </w:rPr>
            </w:pPr>
            <w:r w:rsidRPr="002E3EB9">
              <w:rPr>
                <w:rFonts w:ascii="Neo Sans Intel" w:hAnsi="Neo Sans Intel"/>
              </w:rPr>
              <w:t>Register Bit</w:t>
            </w:r>
          </w:p>
        </w:tc>
      </w:tr>
      <w:tr w:rsidR="000E6B9D" w:rsidRPr="002E3EB9" w14:paraId="106315B3" w14:textId="77777777" w:rsidTr="000E6B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B271155" w14:textId="77777777" w:rsidR="000E6B9D" w:rsidRPr="002E3EB9" w:rsidRDefault="000E6B9D" w:rsidP="000E6B9D">
            <w:pPr>
              <w:pStyle w:val="TableText"/>
              <w:jc w:val="left"/>
              <w:rPr>
                <w:rFonts w:ascii="Neo Sans Intel" w:hAnsi="Neo Sans Intel"/>
                <w:bCs w:val="0"/>
              </w:rPr>
            </w:pPr>
            <w:r w:rsidRPr="002E3EB9">
              <w:rPr>
                <w:rFonts w:ascii="Neo Sans Intel" w:hAnsi="Neo Sans Intel"/>
                <w:bCs w:val="0"/>
              </w:rPr>
              <w:t>t_clkgate[3:0]</w:t>
            </w:r>
          </w:p>
        </w:tc>
        <w:tc>
          <w:tcPr>
            <w:tcW w:w="0" w:type="auto"/>
          </w:tcPr>
          <w:p w14:paraId="64D0AD03" w14:textId="77777777" w:rsidR="000E6B9D" w:rsidRPr="002E3EB9" w:rsidRDefault="000E6B9D" w:rsidP="000E6B9D">
            <w:pPr>
              <w:cnfStyle w:val="000000100000" w:firstRow="0" w:lastRow="0" w:firstColumn="0" w:lastColumn="0" w:oddVBand="0" w:evenVBand="0" w:oddHBand="1" w:evenHBand="0" w:firstRowFirstColumn="0" w:firstRowLastColumn="0" w:lastRowFirstColumn="0" w:lastRowLastColumn="0"/>
              <w:rPr>
                <w:rFonts w:ascii="Neo Sans Intel" w:hAnsi="Neo Sans Intel"/>
                <w:b/>
                <w:bCs/>
              </w:rPr>
            </w:pPr>
            <w:r w:rsidRPr="002E3EB9">
              <w:rPr>
                <w:rFonts w:ascii="Neo Sans Intel" w:hAnsi="Neo Sans Intel"/>
                <w:b/>
                <w:bCs/>
              </w:rPr>
              <w:t xml:space="preserve">PGCB Clock Gating Hysteresis Delay.   </w:t>
            </w:r>
          </w:p>
          <w:p w14:paraId="348A42B4" w14:textId="77777777" w:rsidR="000E6B9D" w:rsidRPr="002E3EB9" w:rsidRDefault="000E6B9D" w:rsidP="000E6B9D">
            <w:pPr>
              <w:spacing w:after="200"/>
              <w:cnfStyle w:val="000000100000" w:firstRow="0" w:lastRow="0" w:firstColumn="0" w:lastColumn="0" w:oddVBand="0" w:evenVBand="0" w:oddHBand="1" w:evenHBand="0" w:firstRowFirstColumn="0" w:firstRowLastColumn="0" w:lastRowFirstColumn="0" w:lastRowLastColumn="0"/>
              <w:rPr>
                <w:rFonts w:ascii="Neo Sans Intel" w:eastAsiaTheme="minorEastAsia" w:hAnsi="Neo Sans Intel" w:cstheme="minorBidi"/>
                <w:bCs/>
                <w:sz w:val="22"/>
                <w:szCs w:val="22"/>
                <w:lang w:eastAsia="zh-CN"/>
              </w:rPr>
            </w:pPr>
            <w:r w:rsidRPr="002E3EB9">
              <w:rPr>
                <w:rFonts w:ascii="Neo Sans Intel" w:hAnsi="Neo Sans Intel"/>
                <w:bCs/>
              </w:rPr>
              <w:t xml:space="preserve">Specify the minimum number of delay clocks the PGCB clock gate sequencing should wait, before enabling the PGCB clock to be gated at the trunk-level.  </w:t>
            </w:r>
          </w:p>
        </w:tc>
        <w:tc>
          <w:tcPr>
            <w:tcW w:w="0" w:type="auto"/>
          </w:tcPr>
          <w:p w14:paraId="372DBB79" w14:textId="77777777" w:rsidR="000E6B9D" w:rsidRPr="002E3EB9" w:rsidRDefault="000E6B9D" w:rsidP="000E6B9D">
            <w:pPr>
              <w:jc w:val="center"/>
              <w:cnfStyle w:val="000000100000" w:firstRow="0" w:lastRow="0" w:firstColumn="0" w:lastColumn="0" w:oddVBand="0" w:evenVBand="0" w:oddHBand="1" w:evenHBand="0" w:firstRowFirstColumn="0" w:firstRowLastColumn="0" w:lastRowFirstColumn="0" w:lastRowLastColumn="0"/>
              <w:rPr>
                <w:rFonts w:ascii="Neo Sans Intel" w:hAnsi="Neo Sans Intel"/>
              </w:rPr>
            </w:pPr>
            <w:r w:rsidRPr="002E3EB9">
              <w:rPr>
                <w:rFonts w:ascii="Neo Sans Intel" w:hAnsi="Neo Sans Intel"/>
              </w:rPr>
              <w:t>‘0’</w:t>
            </w:r>
          </w:p>
        </w:tc>
        <w:tc>
          <w:tcPr>
            <w:tcW w:w="0" w:type="auto"/>
          </w:tcPr>
          <w:p w14:paraId="707DE0C1" w14:textId="77777777" w:rsidR="000E6B9D" w:rsidRPr="002E3EB9" w:rsidRDefault="000E6B9D" w:rsidP="000E6B9D">
            <w:pPr>
              <w:cnfStyle w:val="000000100000" w:firstRow="0" w:lastRow="0" w:firstColumn="0" w:lastColumn="0" w:oddVBand="0" w:evenVBand="0" w:oddHBand="1" w:evenHBand="0" w:firstRowFirstColumn="0" w:firstRowLastColumn="0" w:lastRowFirstColumn="0" w:lastRowLastColumn="0"/>
              <w:rPr>
                <w:rFonts w:ascii="Neo Sans Intel" w:hAnsi="Neo Sans Intel"/>
              </w:rPr>
            </w:pPr>
            <w:r w:rsidRPr="002E3EB9">
              <w:rPr>
                <w:rFonts w:ascii="Neo Sans Intel" w:hAnsi="Neo Sans Intel"/>
              </w:rPr>
              <w:t>PGCB</w:t>
            </w:r>
          </w:p>
        </w:tc>
        <w:tc>
          <w:tcPr>
            <w:tcW w:w="0" w:type="auto"/>
          </w:tcPr>
          <w:p w14:paraId="2824371D" w14:textId="77777777" w:rsidR="000E6B9D" w:rsidRPr="002E3EB9" w:rsidRDefault="000E6B9D" w:rsidP="000E6B9D">
            <w:pPr>
              <w:cnfStyle w:val="000000100000" w:firstRow="0" w:lastRow="0" w:firstColumn="0" w:lastColumn="0" w:oddVBand="0" w:evenVBand="0" w:oddHBand="1" w:evenHBand="0" w:firstRowFirstColumn="0" w:firstRowLastColumn="0" w:lastRowFirstColumn="0" w:lastRowLastColumn="0"/>
              <w:rPr>
                <w:rFonts w:ascii="Neo Sans Intel" w:hAnsi="Neo Sans Intel"/>
              </w:rPr>
            </w:pPr>
            <w:r w:rsidRPr="002E3EB9">
              <w:rPr>
                <w:rFonts w:ascii="Neo Sans Intel" w:hAnsi="Neo Sans Intel"/>
              </w:rPr>
              <w:t>Register Bit</w:t>
            </w:r>
          </w:p>
        </w:tc>
      </w:tr>
      <w:tr w:rsidR="000E6B9D" w:rsidRPr="002E3EB9" w14:paraId="24007C79" w14:textId="77777777" w:rsidTr="000E6B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444366A" w14:textId="77777777" w:rsidR="000E6B9D" w:rsidRPr="002E3EB9" w:rsidRDefault="000E6B9D" w:rsidP="000E6B9D">
            <w:pPr>
              <w:pStyle w:val="TableText"/>
              <w:jc w:val="left"/>
              <w:rPr>
                <w:rFonts w:ascii="Neo Sans Intel" w:hAnsi="Neo Sans Intel"/>
                <w:bCs w:val="0"/>
              </w:rPr>
            </w:pPr>
            <w:r w:rsidRPr="002E3EB9">
              <w:rPr>
                <w:rFonts w:ascii="Neo Sans Intel" w:hAnsi="Neo Sans Intel"/>
                <w:bCs w:val="0"/>
              </w:rPr>
              <w:t>t_clkwake[3:0]</w:t>
            </w:r>
          </w:p>
        </w:tc>
        <w:tc>
          <w:tcPr>
            <w:tcW w:w="0" w:type="auto"/>
          </w:tcPr>
          <w:p w14:paraId="07E857CE" w14:textId="77777777" w:rsidR="000E6B9D" w:rsidRPr="002E3EB9" w:rsidRDefault="000E6B9D" w:rsidP="000E6B9D">
            <w:pPr>
              <w:cnfStyle w:val="000000010000" w:firstRow="0" w:lastRow="0" w:firstColumn="0" w:lastColumn="0" w:oddVBand="0" w:evenVBand="0" w:oddHBand="0" w:evenHBand="1" w:firstRowFirstColumn="0" w:firstRowLastColumn="0" w:lastRowFirstColumn="0" w:lastRowLastColumn="0"/>
              <w:rPr>
                <w:rFonts w:ascii="Neo Sans Intel" w:hAnsi="Neo Sans Intel"/>
                <w:b/>
                <w:bCs/>
              </w:rPr>
            </w:pPr>
            <w:r w:rsidRPr="002E3EB9">
              <w:rPr>
                <w:rFonts w:ascii="Neo Sans Intel" w:hAnsi="Neo Sans Intel"/>
                <w:b/>
                <w:bCs/>
              </w:rPr>
              <w:t xml:space="preserve">PGCB Clock Wake Hysteresis Delay.   </w:t>
            </w:r>
          </w:p>
          <w:p w14:paraId="777D1E66" w14:textId="77777777" w:rsidR="000E6B9D" w:rsidRPr="002E3EB9" w:rsidRDefault="000E6B9D" w:rsidP="000E6B9D">
            <w:pPr>
              <w:spacing w:after="200"/>
              <w:cnfStyle w:val="000000010000" w:firstRow="0" w:lastRow="0" w:firstColumn="0" w:lastColumn="0" w:oddVBand="0" w:evenVBand="0" w:oddHBand="0" w:evenHBand="1" w:firstRowFirstColumn="0" w:firstRowLastColumn="0" w:lastRowFirstColumn="0" w:lastRowLastColumn="0"/>
              <w:rPr>
                <w:rFonts w:ascii="Neo Sans Intel" w:eastAsiaTheme="minorEastAsia" w:hAnsi="Neo Sans Intel" w:cstheme="minorBidi"/>
                <w:bCs/>
                <w:sz w:val="22"/>
                <w:szCs w:val="22"/>
                <w:lang w:eastAsia="zh-CN"/>
              </w:rPr>
            </w:pPr>
            <w:r w:rsidRPr="002E3EB9">
              <w:rPr>
                <w:rFonts w:ascii="Neo Sans Intel" w:hAnsi="Neo Sans Intel"/>
                <w:bCs/>
              </w:rPr>
              <w:t xml:space="preserve">Specify the minimum number of delay clocks the PGCB clock wake sequencing should wait, before enabling the PGCB clock consumer to use the PGCB clock.  </w:t>
            </w:r>
          </w:p>
        </w:tc>
        <w:tc>
          <w:tcPr>
            <w:tcW w:w="0" w:type="auto"/>
          </w:tcPr>
          <w:p w14:paraId="16042179" w14:textId="77777777" w:rsidR="000E6B9D" w:rsidRPr="002E3EB9" w:rsidRDefault="000E6B9D" w:rsidP="000E6B9D">
            <w:pPr>
              <w:jc w:val="center"/>
              <w:cnfStyle w:val="000000010000" w:firstRow="0" w:lastRow="0" w:firstColumn="0" w:lastColumn="0" w:oddVBand="0" w:evenVBand="0" w:oddHBand="0" w:evenHBand="1" w:firstRowFirstColumn="0" w:firstRowLastColumn="0" w:lastRowFirstColumn="0" w:lastRowLastColumn="0"/>
              <w:rPr>
                <w:rFonts w:ascii="Neo Sans Intel" w:hAnsi="Neo Sans Intel"/>
              </w:rPr>
            </w:pPr>
            <w:r w:rsidRPr="002E3EB9">
              <w:rPr>
                <w:rFonts w:ascii="Neo Sans Intel" w:hAnsi="Neo Sans Intel"/>
              </w:rPr>
              <w:t>‘0’</w:t>
            </w:r>
          </w:p>
        </w:tc>
        <w:tc>
          <w:tcPr>
            <w:tcW w:w="0" w:type="auto"/>
          </w:tcPr>
          <w:p w14:paraId="3784E085" w14:textId="77777777" w:rsidR="000E6B9D" w:rsidRPr="002E3EB9" w:rsidRDefault="000E6B9D" w:rsidP="000E6B9D">
            <w:pPr>
              <w:cnfStyle w:val="000000010000" w:firstRow="0" w:lastRow="0" w:firstColumn="0" w:lastColumn="0" w:oddVBand="0" w:evenVBand="0" w:oddHBand="0" w:evenHBand="1" w:firstRowFirstColumn="0" w:firstRowLastColumn="0" w:lastRowFirstColumn="0" w:lastRowLastColumn="0"/>
              <w:rPr>
                <w:rFonts w:ascii="Neo Sans Intel" w:hAnsi="Neo Sans Intel"/>
              </w:rPr>
            </w:pPr>
            <w:r w:rsidRPr="002E3EB9">
              <w:rPr>
                <w:rFonts w:ascii="Neo Sans Intel" w:hAnsi="Neo Sans Intel"/>
              </w:rPr>
              <w:t>PGCB</w:t>
            </w:r>
          </w:p>
        </w:tc>
        <w:tc>
          <w:tcPr>
            <w:tcW w:w="0" w:type="auto"/>
          </w:tcPr>
          <w:p w14:paraId="7FA625AE" w14:textId="77777777" w:rsidR="000E6B9D" w:rsidRPr="002E3EB9" w:rsidRDefault="000E6B9D" w:rsidP="000E6B9D">
            <w:pPr>
              <w:cnfStyle w:val="000000010000" w:firstRow="0" w:lastRow="0" w:firstColumn="0" w:lastColumn="0" w:oddVBand="0" w:evenVBand="0" w:oddHBand="0" w:evenHBand="1" w:firstRowFirstColumn="0" w:firstRowLastColumn="0" w:lastRowFirstColumn="0" w:lastRowLastColumn="0"/>
              <w:rPr>
                <w:rFonts w:ascii="Neo Sans Intel" w:hAnsi="Neo Sans Intel"/>
              </w:rPr>
            </w:pPr>
            <w:r w:rsidRPr="002E3EB9">
              <w:rPr>
                <w:rFonts w:ascii="Neo Sans Intel" w:hAnsi="Neo Sans Intel"/>
              </w:rPr>
              <w:t>Tie-Off Strap</w:t>
            </w:r>
          </w:p>
        </w:tc>
      </w:tr>
    </w:tbl>
    <w:p w14:paraId="0C6EE669" w14:textId="77777777" w:rsidR="000E6B9D" w:rsidRPr="002E3EB9" w:rsidRDefault="000E6B9D" w:rsidP="000E6B9D">
      <w:pPr>
        <w:spacing w:line="240" w:lineRule="auto"/>
        <w:rPr>
          <w:rFonts w:ascii="Neo Sans Intel" w:hAnsi="Neo Sans Intel"/>
          <w:sz w:val="20"/>
          <w:szCs w:val="20"/>
        </w:rPr>
      </w:pPr>
    </w:p>
    <w:p w14:paraId="158A0172" w14:textId="77777777" w:rsidR="000E6B9D" w:rsidRPr="002E3EB9" w:rsidRDefault="000E6B9D" w:rsidP="002E3EB9">
      <w:pPr>
        <w:spacing w:after="0" w:line="240" w:lineRule="auto"/>
        <w:rPr>
          <w:rFonts w:ascii="Neo Sans Intel" w:hAnsi="Neo Sans Intel"/>
          <w:sz w:val="20"/>
        </w:rPr>
      </w:pPr>
    </w:p>
    <w:p w14:paraId="6A6627D6" w14:textId="77777777" w:rsidR="00A1758C" w:rsidRPr="002E3EB9" w:rsidRDefault="00A1758C" w:rsidP="002E3EB9">
      <w:pPr>
        <w:pStyle w:val="Heading3"/>
      </w:pPr>
      <w:bookmarkStart w:id="433" w:name="_Toc390267828"/>
      <w:r w:rsidRPr="002E3EB9">
        <w:t>Interface Signals</w:t>
      </w:r>
      <w:bookmarkEnd w:id="433"/>
    </w:p>
    <w:p w14:paraId="6C132A23" w14:textId="77777777" w:rsidR="00995259" w:rsidRPr="00995259" w:rsidRDefault="00995259" w:rsidP="00995259">
      <w:pPr>
        <w:pStyle w:val="Heading4"/>
      </w:pPr>
      <w:bookmarkStart w:id="434" w:name="_Toc354744345"/>
      <w:r w:rsidRPr="00995259">
        <w:t>SOC Interface</w:t>
      </w:r>
      <w:bookmarkEnd w:id="434"/>
    </w:p>
    <w:p w14:paraId="3644620C" w14:textId="77777777" w:rsidR="00995259" w:rsidRDefault="00995259" w:rsidP="00995259">
      <w:pPr>
        <w:pStyle w:val="Heading5"/>
      </w:pPr>
      <w:bookmarkStart w:id="435" w:name="_Toc354744346"/>
      <w:r w:rsidRPr="00995259">
        <w:t>SOC-Specific Parameter</w:t>
      </w:r>
      <w:bookmarkEnd w:id="435"/>
    </w:p>
    <w:p w14:paraId="78723E66" w14:textId="77777777" w:rsidR="00995259" w:rsidRPr="00995259" w:rsidRDefault="00995259" w:rsidP="00995259">
      <w:pPr>
        <w:rPr>
          <w:rFonts w:ascii="Neo Sans Intel" w:hAnsi="Neo Sans Intel"/>
          <w:sz w:val="20"/>
          <w:szCs w:val="20"/>
          <w:lang w:eastAsia="en-US"/>
        </w:rPr>
      </w:pPr>
      <w:r w:rsidRPr="00995259">
        <w:rPr>
          <w:rFonts w:ascii="Neo Sans Intel" w:hAnsi="Neo Sans Intel"/>
          <w:sz w:val="20"/>
          <w:szCs w:val="20"/>
          <w:lang w:eastAsia="en-US"/>
        </w:rPr>
        <w:t>Nil</w:t>
      </w:r>
    </w:p>
    <w:p w14:paraId="51D0B94D" w14:textId="77777777" w:rsidR="00995259" w:rsidRPr="00995259" w:rsidRDefault="00995259" w:rsidP="00995259">
      <w:pPr>
        <w:pStyle w:val="Heading5"/>
      </w:pPr>
      <w:bookmarkStart w:id="436" w:name="_Ref354744270"/>
      <w:bookmarkStart w:id="437" w:name="_Toc354744347"/>
      <w:r w:rsidRPr="00995259">
        <w:t>Clock and Reset</w:t>
      </w:r>
      <w:bookmarkEnd w:id="436"/>
      <w:bookmarkEnd w:id="437"/>
    </w:p>
    <w:tbl>
      <w:tblPr>
        <w:tblStyle w:val="LightGrid-Accent12"/>
        <w:tblW w:w="0" w:type="auto"/>
        <w:tblLayout w:type="fixed"/>
        <w:tblLook w:val="04A0" w:firstRow="1" w:lastRow="0" w:firstColumn="1" w:lastColumn="0" w:noHBand="0" w:noVBand="1"/>
        <w:tblPrChange w:id="438" w:author="Havican, Jared W" w:date="2014-06-10T13:17:00Z">
          <w:tblPr>
            <w:tblStyle w:val="LightGrid-Accent12"/>
            <w:tblW w:w="0" w:type="auto"/>
            <w:tblLook w:val="04A0" w:firstRow="1" w:lastRow="0" w:firstColumn="1" w:lastColumn="0" w:noHBand="0" w:noVBand="1"/>
          </w:tblPr>
        </w:tblPrChange>
      </w:tblPr>
      <w:tblGrid>
        <w:gridCol w:w="2150"/>
        <w:gridCol w:w="5153"/>
        <w:gridCol w:w="679"/>
        <w:gridCol w:w="679"/>
        <w:gridCol w:w="679"/>
        <w:tblGridChange w:id="439">
          <w:tblGrid>
            <w:gridCol w:w="118"/>
            <w:gridCol w:w="2150"/>
            <w:gridCol w:w="1213"/>
            <w:gridCol w:w="3822"/>
            <w:gridCol w:w="118"/>
            <w:gridCol w:w="561"/>
            <w:gridCol w:w="118"/>
            <w:gridCol w:w="561"/>
            <w:gridCol w:w="118"/>
            <w:gridCol w:w="561"/>
            <w:gridCol w:w="118"/>
          </w:tblGrid>
        </w:tblGridChange>
      </w:tblGrid>
      <w:tr w:rsidR="00995259" w:rsidRPr="00995259" w14:paraId="3739E824" w14:textId="77777777" w:rsidTr="006B41AD">
        <w:trPr>
          <w:cnfStyle w:val="100000000000" w:firstRow="1" w:lastRow="0" w:firstColumn="0" w:lastColumn="0" w:oddVBand="0" w:evenVBand="0" w:oddHBand="0" w:evenHBand="0" w:firstRowFirstColumn="0" w:firstRowLastColumn="0" w:lastRowFirstColumn="0" w:lastRowLastColumn="0"/>
          <w:trPrChange w:id="440" w:author="Havican, Jared W" w:date="2014-06-10T13:17:00Z">
            <w:trPr>
              <w:gridAfter w:val="0"/>
            </w:trPr>
          </w:trPrChange>
        </w:trPr>
        <w:tc>
          <w:tcPr>
            <w:cnfStyle w:val="001000000000" w:firstRow="0" w:lastRow="0" w:firstColumn="1" w:lastColumn="0" w:oddVBand="0" w:evenVBand="0" w:oddHBand="0" w:evenHBand="0" w:firstRowFirstColumn="0" w:firstRowLastColumn="0" w:lastRowFirstColumn="0" w:lastRowLastColumn="0"/>
            <w:tcW w:w="2150" w:type="dxa"/>
            <w:tcPrChange w:id="441" w:author="Havican, Jared W" w:date="2014-06-10T13:17:00Z">
              <w:tcPr>
                <w:tcW w:w="2558" w:type="dxa"/>
                <w:gridSpan w:val="3"/>
              </w:tcPr>
            </w:tcPrChange>
          </w:tcPr>
          <w:p w14:paraId="4F61AEB1" w14:textId="77777777" w:rsidR="00995259" w:rsidRPr="00995259" w:rsidRDefault="00995259" w:rsidP="00FF536A">
            <w:pPr>
              <w:cnfStyle w:val="101000000000" w:firstRow="1" w:lastRow="0" w:firstColumn="1" w:lastColumn="0" w:oddVBand="0" w:evenVBand="0" w:oddHBand="0" w:evenHBand="0" w:firstRowFirstColumn="0" w:firstRowLastColumn="0" w:lastRowFirstColumn="0" w:lastRowLastColumn="0"/>
              <w:rPr>
                <w:rFonts w:ascii="Neo Sans Intel" w:hAnsi="Neo Sans Intel"/>
              </w:rPr>
            </w:pPr>
            <w:r w:rsidRPr="00995259">
              <w:rPr>
                <w:rFonts w:ascii="Neo Sans Intel" w:hAnsi="Neo Sans Intel"/>
              </w:rPr>
              <w:t>Signal</w:t>
            </w:r>
          </w:p>
        </w:tc>
        <w:tc>
          <w:tcPr>
            <w:tcW w:w="5153" w:type="dxa"/>
            <w:tcPrChange w:id="442" w:author="Havican, Jared W" w:date="2014-06-10T13:17:00Z">
              <w:tcPr>
                <w:tcW w:w="4977" w:type="dxa"/>
              </w:tcPr>
            </w:tcPrChange>
          </w:tcPr>
          <w:p w14:paraId="71778F78" w14:textId="77777777" w:rsidR="00995259" w:rsidRPr="00995259" w:rsidRDefault="00995259" w:rsidP="00FF536A">
            <w:pPr>
              <w:cnfStyle w:val="100000000000" w:firstRow="1" w:lastRow="0" w:firstColumn="0" w:lastColumn="0" w:oddVBand="0" w:evenVBand="0" w:oddHBand="0" w:evenHBand="0" w:firstRowFirstColumn="0" w:firstRowLastColumn="0" w:lastRowFirstColumn="0" w:lastRowLastColumn="0"/>
              <w:rPr>
                <w:rFonts w:ascii="Neo Sans Intel" w:hAnsi="Neo Sans Intel"/>
              </w:rPr>
            </w:pPr>
            <w:r w:rsidRPr="00995259">
              <w:rPr>
                <w:rFonts w:ascii="Neo Sans Intel" w:hAnsi="Neo Sans Intel"/>
              </w:rPr>
              <w:t>Description</w:t>
            </w:r>
          </w:p>
        </w:tc>
        <w:tc>
          <w:tcPr>
            <w:tcW w:w="679" w:type="dxa"/>
            <w:tcPrChange w:id="443" w:author="Havican, Jared W" w:date="2014-06-10T13:17:00Z">
              <w:tcPr>
                <w:tcW w:w="683" w:type="dxa"/>
                <w:gridSpan w:val="2"/>
              </w:tcPr>
            </w:tcPrChange>
          </w:tcPr>
          <w:p w14:paraId="12C7E043" w14:textId="77777777" w:rsidR="00995259" w:rsidRPr="00995259" w:rsidRDefault="00995259" w:rsidP="00FF536A">
            <w:pPr>
              <w:cnfStyle w:val="100000000000" w:firstRow="1" w:lastRow="0" w:firstColumn="0" w:lastColumn="0" w:oddVBand="0" w:evenVBand="0" w:oddHBand="0" w:evenHBand="0" w:firstRowFirstColumn="0" w:firstRowLastColumn="0" w:lastRowFirstColumn="0" w:lastRowLastColumn="0"/>
              <w:rPr>
                <w:rFonts w:ascii="Neo Sans Intel" w:hAnsi="Neo Sans Intel"/>
              </w:rPr>
            </w:pPr>
            <w:r w:rsidRPr="00995259">
              <w:rPr>
                <w:rFonts w:ascii="Neo Sans Intel" w:hAnsi="Neo Sans Intel"/>
              </w:rPr>
              <w:t>CLK</w:t>
            </w:r>
          </w:p>
        </w:tc>
        <w:tc>
          <w:tcPr>
            <w:tcW w:w="679" w:type="dxa"/>
            <w:tcPrChange w:id="444" w:author="Havican, Jared W" w:date="2014-06-10T13:17:00Z">
              <w:tcPr>
                <w:tcW w:w="679" w:type="dxa"/>
                <w:gridSpan w:val="2"/>
              </w:tcPr>
            </w:tcPrChange>
          </w:tcPr>
          <w:p w14:paraId="18F332F3" w14:textId="77777777" w:rsidR="00995259" w:rsidRPr="00995259" w:rsidRDefault="00995259" w:rsidP="00FF536A">
            <w:pPr>
              <w:cnfStyle w:val="100000000000" w:firstRow="1" w:lastRow="0" w:firstColumn="0" w:lastColumn="0" w:oddVBand="0" w:evenVBand="0" w:oddHBand="0" w:evenHBand="0" w:firstRowFirstColumn="0" w:firstRowLastColumn="0" w:lastRowFirstColumn="0" w:lastRowLastColumn="0"/>
              <w:rPr>
                <w:rFonts w:ascii="Neo Sans Intel" w:hAnsi="Neo Sans Intel"/>
              </w:rPr>
            </w:pPr>
            <w:r w:rsidRPr="00995259">
              <w:rPr>
                <w:rFonts w:ascii="Neo Sans Intel" w:hAnsi="Neo Sans Intel"/>
              </w:rPr>
              <w:t>SRC</w:t>
            </w:r>
          </w:p>
        </w:tc>
        <w:tc>
          <w:tcPr>
            <w:tcW w:w="679" w:type="dxa"/>
            <w:tcPrChange w:id="445" w:author="Havican, Jared W" w:date="2014-06-10T13:17:00Z">
              <w:tcPr>
                <w:tcW w:w="679" w:type="dxa"/>
                <w:gridSpan w:val="2"/>
              </w:tcPr>
            </w:tcPrChange>
          </w:tcPr>
          <w:p w14:paraId="44F64821" w14:textId="77777777" w:rsidR="00995259" w:rsidRPr="00995259" w:rsidRDefault="00995259" w:rsidP="00FF536A">
            <w:pPr>
              <w:cnfStyle w:val="100000000000" w:firstRow="1" w:lastRow="0" w:firstColumn="0" w:lastColumn="0" w:oddVBand="0" w:evenVBand="0" w:oddHBand="0" w:evenHBand="0" w:firstRowFirstColumn="0" w:firstRowLastColumn="0" w:lastRowFirstColumn="0" w:lastRowLastColumn="0"/>
              <w:rPr>
                <w:rFonts w:ascii="Neo Sans Intel" w:hAnsi="Neo Sans Intel"/>
              </w:rPr>
            </w:pPr>
            <w:r w:rsidRPr="00995259">
              <w:rPr>
                <w:rFonts w:ascii="Neo Sans Intel" w:hAnsi="Neo Sans Intel"/>
              </w:rPr>
              <w:t>DEST</w:t>
            </w:r>
          </w:p>
        </w:tc>
      </w:tr>
      <w:tr w:rsidR="006B41AD" w:rsidRPr="00995259" w14:paraId="4316FFDB" w14:textId="77777777" w:rsidTr="006B41AD">
        <w:trPr>
          <w:cnfStyle w:val="000000100000" w:firstRow="0" w:lastRow="0" w:firstColumn="0" w:lastColumn="0" w:oddVBand="0" w:evenVBand="0" w:oddHBand="1" w:evenHBand="0" w:firstRowFirstColumn="0" w:firstRowLastColumn="0" w:lastRowFirstColumn="0" w:lastRowLastColumn="0"/>
          <w:trPrChange w:id="446" w:author="Havican, Jared W" w:date="2014-06-10T13:17:00Z">
            <w:trPr>
              <w:gridAfter w:val="0"/>
            </w:trPr>
          </w:trPrChange>
        </w:trPr>
        <w:tc>
          <w:tcPr>
            <w:cnfStyle w:val="001000000000" w:firstRow="0" w:lastRow="0" w:firstColumn="1" w:lastColumn="0" w:oddVBand="0" w:evenVBand="0" w:oddHBand="0" w:evenHBand="0" w:firstRowFirstColumn="0" w:firstRowLastColumn="0" w:lastRowFirstColumn="0" w:lastRowLastColumn="0"/>
            <w:tcW w:w="2150" w:type="dxa"/>
            <w:shd w:val="clear" w:color="auto" w:fill="FDE9D9" w:themeFill="accent6" w:themeFillTint="33"/>
            <w:tcPrChange w:id="447" w:author="Havican, Jared W" w:date="2014-06-10T13:17:00Z">
              <w:tcPr>
                <w:tcW w:w="2558" w:type="dxa"/>
                <w:gridSpan w:val="3"/>
                <w:shd w:val="clear" w:color="auto" w:fill="FDE9D9" w:themeFill="accent6" w:themeFillTint="33"/>
              </w:tcPr>
            </w:tcPrChange>
          </w:tcPr>
          <w:p w14:paraId="438B71DD" w14:textId="77777777" w:rsidR="00995259" w:rsidRPr="00995259" w:rsidRDefault="00995259" w:rsidP="00FF536A">
            <w:pPr>
              <w:pStyle w:val="TableText"/>
              <w:jc w:val="left"/>
              <w:cnfStyle w:val="001000100000" w:firstRow="0" w:lastRow="0" w:firstColumn="1" w:lastColumn="0" w:oddVBand="0" w:evenVBand="0" w:oddHBand="1" w:evenHBand="0" w:firstRowFirstColumn="0" w:firstRowLastColumn="0" w:lastRowFirstColumn="0" w:lastRowLastColumn="0"/>
              <w:rPr>
                <w:rFonts w:ascii="Neo Sans Intel" w:hAnsi="Neo Sans Intel"/>
                <w:b w:val="0"/>
                <w:bCs w:val="0"/>
                <w:color w:val="000000"/>
              </w:rPr>
            </w:pPr>
          </w:p>
        </w:tc>
        <w:tc>
          <w:tcPr>
            <w:tcW w:w="5153" w:type="dxa"/>
            <w:shd w:val="clear" w:color="auto" w:fill="FDE9D9" w:themeFill="accent6" w:themeFillTint="33"/>
            <w:tcPrChange w:id="448" w:author="Havican, Jared W" w:date="2014-06-10T13:17:00Z">
              <w:tcPr>
                <w:tcW w:w="4977" w:type="dxa"/>
                <w:shd w:val="clear" w:color="auto" w:fill="FDE9D9" w:themeFill="accent6" w:themeFillTint="33"/>
              </w:tcPr>
            </w:tcPrChange>
          </w:tcPr>
          <w:p w14:paraId="579BFB62" w14:textId="77777777" w:rsidR="00995259" w:rsidRPr="00995259" w:rsidRDefault="00995259" w:rsidP="00FF536A">
            <w:pPr>
              <w:cnfStyle w:val="000000100000" w:firstRow="0" w:lastRow="0" w:firstColumn="0" w:lastColumn="0" w:oddVBand="0" w:evenVBand="0" w:oddHBand="1" w:evenHBand="0" w:firstRowFirstColumn="0" w:firstRowLastColumn="0" w:lastRowFirstColumn="0" w:lastRowLastColumn="0"/>
              <w:rPr>
                <w:rFonts w:ascii="Neo Sans Intel" w:hAnsi="Neo Sans Intel"/>
              </w:rPr>
            </w:pPr>
            <w:r w:rsidRPr="00995259">
              <w:rPr>
                <w:rFonts w:ascii="Neo Sans Intel" w:hAnsi="Neo Sans Intel"/>
                <w:b/>
              </w:rPr>
              <w:t>Clock and Reset</w:t>
            </w:r>
          </w:p>
        </w:tc>
        <w:tc>
          <w:tcPr>
            <w:tcW w:w="679" w:type="dxa"/>
            <w:shd w:val="clear" w:color="auto" w:fill="FDE9D9" w:themeFill="accent6" w:themeFillTint="33"/>
            <w:tcPrChange w:id="449" w:author="Havican, Jared W" w:date="2014-06-10T13:17:00Z">
              <w:tcPr>
                <w:tcW w:w="683" w:type="dxa"/>
                <w:gridSpan w:val="2"/>
                <w:shd w:val="clear" w:color="auto" w:fill="FDE9D9" w:themeFill="accent6" w:themeFillTint="33"/>
              </w:tcPr>
            </w:tcPrChange>
          </w:tcPr>
          <w:p w14:paraId="1607BF1D" w14:textId="77777777" w:rsidR="00995259" w:rsidRPr="00995259" w:rsidRDefault="00995259" w:rsidP="00FF536A">
            <w:pPr>
              <w:cnfStyle w:val="000000100000" w:firstRow="0" w:lastRow="0" w:firstColumn="0" w:lastColumn="0" w:oddVBand="0" w:evenVBand="0" w:oddHBand="1" w:evenHBand="0" w:firstRowFirstColumn="0" w:firstRowLastColumn="0" w:lastRowFirstColumn="0" w:lastRowLastColumn="0"/>
              <w:rPr>
                <w:rFonts w:ascii="Neo Sans Intel" w:hAnsi="Neo Sans Intel"/>
              </w:rPr>
            </w:pPr>
          </w:p>
        </w:tc>
        <w:tc>
          <w:tcPr>
            <w:tcW w:w="679" w:type="dxa"/>
            <w:shd w:val="clear" w:color="auto" w:fill="FDE9D9" w:themeFill="accent6" w:themeFillTint="33"/>
            <w:tcPrChange w:id="450" w:author="Havican, Jared W" w:date="2014-06-10T13:17:00Z">
              <w:tcPr>
                <w:tcW w:w="679" w:type="dxa"/>
                <w:gridSpan w:val="2"/>
                <w:shd w:val="clear" w:color="auto" w:fill="FDE9D9" w:themeFill="accent6" w:themeFillTint="33"/>
              </w:tcPr>
            </w:tcPrChange>
          </w:tcPr>
          <w:p w14:paraId="423B6D36" w14:textId="77777777" w:rsidR="00995259" w:rsidRPr="00995259" w:rsidRDefault="00995259" w:rsidP="00FF536A">
            <w:pPr>
              <w:cnfStyle w:val="000000100000" w:firstRow="0" w:lastRow="0" w:firstColumn="0" w:lastColumn="0" w:oddVBand="0" w:evenVBand="0" w:oddHBand="1" w:evenHBand="0" w:firstRowFirstColumn="0" w:firstRowLastColumn="0" w:lastRowFirstColumn="0" w:lastRowLastColumn="0"/>
              <w:rPr>
                <w:rFonts w:ascii="Neo Sans Intel" w:hAnsi="Neo Sans Intel"/>
              </w:rPr>
            </w:pPr>
          </w:p>
        </w:tc>
        <w:tc>
          <w:tcPr>
            <w:tcW w:w="679" w:type="dxa"/>
            <w:shd w:val="clear" w:color="auto" w:fill="FDE9D9" w:themeFill="accent6" w:themeFillTint="33"/>
            <w:tcPrChange w:id="451" w:author="Havican, Jared W" w:date="2014-06-10T13:17:00Z">
              <w:tcPr>
                <w:tcW w:w="679" w:type="dxa"/>
                <w:gridSpan w:val="2"/>
                <w:shd w:val="clear" w:color="auto" w:fill="FDE9D9" w:themeFill="accent6" w:themeFillTint="33"/>
              </w:tcPr>
            </w:tcPrChange>
          </w:tcPr>
          <w:p w14:paraId="7CD99ADD" w14:textId="77777777" w:rsidR="00995259" w:rsidRPr="00995259" w:rsidRDefault="00995259" w:rsidP="00FF536A">
            <w:pPr>
              <w:cnfStyle w:val="000000100000" w:firstRow="0" w:lastRow="0" w:firstColumn="0" w:lastColumn="0" w:oddVBand="0" w:evenVBand="0" w:oddHBand="1" w:evenHBand="0" w:firstRowFirstColumn="0" w:firstRowLastColumn="0" w:lastRowFirstColumn="0" w:lastRowLastColumn="0"/>
              <w:rPr>
                <w:rFonts w:ascii="Neo Sans Intel" w:hAnsi="Neo Sans Intel"/>
              </w:rPr>
            </w:pPr>
          </w:p>
        </w:tc>
      </w:tr>
      <w:tr w:rsidR="00995259" w:rsidRPr="00995259" w14:paraId="2FD1D525" w14:textId="77777777" w:rsidTr="006B41AD">
        <w:trPr>
          <w:cnfStyle w:val="000000010000" w:firstRow="0" w:lastRow="0" w:firstColumn="0" w:lastColumn="0" w:oddVBand="0" w:evenVBand="0" w:oddHBand="0" w:evenHBand="1" w:firstRowFirstColumn="0" w:firstRowLastColumn="0" w:lastRowFirstColumn="0" w:lastRowLastColumn="0"/>
          <w:trPrChange w:id="452" w:author="Havican, Jared W" w:date="2014-06-10T13:17:00Z">
            <w:trPr>
              <w:gridAfter w:val="0"/>
            </w:trPr>
          </w:trPrChange>
        </w:trPr>
        <w:tc>
          <w:tcPr>
            <w:cnfStyle w:val="001000000000" w:firstRow="0" w:lastRow="0" w:firstColumn="1" w:lastColumn="0" w:oddVBand="0" w:evenVBand="0" w:oddHBand="0" w:evenHBand="0" w:firstRowFirstColumn="0" w:firstRowLastColumn="0" w:lastRowFirstColumn="0" w:lastRowLastColumn="0"/>
            <w:tcW w:w="2150" w:type="dxa"/>
            <w:tcPrChange w:id="453" w:author="Havican, Jared W" w:date="2014-06-10T13:17:00Z">
              <w:tcPr>
                <w:tcW w:w="2558" w:type="dxa"/>
                <w:gridSpan w:val="3"/>
              </w:tcPr>
            </w:tcPrChange>
          </w:tcPr>
          <w:p w14:paraId="646239DE" w14:textId="77777777" w:rsidR="00995259" w:rsidRPr="00995259" w:rsidRDefault="00995259" w:rsidP="00FF536A">
            <w:pPr>
              <w:pStyle w:val="TableText"/>
              <w:jc w:val="left"/>
              <w:cnfStyle w:val="001000010000" w:firstRow="0" w:lastRow="0" w:firstColumn="1" w:lastColumn="0" w:oddVBand="0" w:evenVBand="0" w:oddHBand="0" w:evenHBand="1" w:firstRowFirstColumn="0" w:firstRowLastColumn="0" w:lastRowFirstColumn="0" w:lastRowLastColumn="0"/>
              <w:rPr>
                <w:rFonts w:ascii="Neo Sans Intel" w:hAnsi="Neo Sans Intel"/>
              </w:rPr>
            </w:pPr>
            <w:r w:rsidRPr="00995259">
              <w:rPr>
                <w:rFonts w:ascii="Neo Sans Intel" w:hAnsi="Neo Sans Intel"/>
              </w:rPr>
              <w:t>pgcb_clk</w:t>
            </w:r>
          </w:p>
        </w:tc>
        <w:tc>
          <w:tcPr>
            <w:tcW w:w="5153" w:type="dxa"/>
            <w:tcPrChange w:id="454" w:author="Havican, Jared W" w:date="2014-06-10T13:17:00Z">
              <w:tcPr>
                <w:tcW w:w="4977" w:type="dxa"/>
              </w:tcPr>
            </w:tcPrChange>
          </w:tcPr>
          <w:p w14:paraId="2752D42A" w14:textId="77777777" w:rsidR="00995259" w:rsidRPr="00995259" w:rsidRDefault="00995259" w:rsidP="00995259">
            <w:pPr>
              <w:cnfStyle w:val="000000010000" w:firstRow="0" w:lastRow="0" w:firstColumn="0" w:lastColumn="0" w:oddVBand="0" w:evenVBand="0" w:oddHBand="0" w:evenHBand="1" w:firstRowFirstColumn="0" w:firstRowLastColumn="0" w:lastRowFirstColumn="0" w:lastRowLastColumn="0"/>
              <w:rPr>
                <w:rFonts w:ascii="Neo Sans Intel" w:hAnsi="Neo Sans Intel"/>
                <w:b/>
                <w:bCs/>
              </w:rPr>
            </w:pPr>
            <w:r w:rsidRPr="00995259">
              <w:rPr>
                <w:rFonts w:ascii="Neo Sans Intel" w:hAnsi="Neo Sans Intel"/>
                <w:b/>
                <w:bCs/>
              </w:rPr>
              <w:t xml:space="preserve">PGCB clock.   </w:t>
            </w:r>
          </w:p>
        </w:tc>
        <w:tc>
          <w:tcPr>
            <w:tcW w:w="679" w:type="dxa"/>
            <w:tcPrChange w:id="455" w:author="Havican, Jared W" w:date="2014-06-10T13:17:00Z">
              <w:tcPr>
                <w:tcW w:w="683" w:type="dxa"/>
                <w:gridSpan w:val="2"/>
              </w:tcPr>
            </w:tcPrChange>
          </w:tcPr>
          <w:p w14:paraId="2FA212EB" w14:textId="77777777" w:rsidR="00995259" w:rsidRPr="00995259" w:rsidRDefault="00995259" w:rsidP="00FF536A">
            <w:pPr>
              <w:jc w:val="center"/>
              <w:cnfStyle w:val="000000010000" w:firstRow="0" w:lastRow="0" w:firstColumn="0" w:lastColumn="0" w:oddVBand="0" w:evenVBand="0" w:oddHBand="0" w:evenHBand="1" w:firstRowFirstColumn="0" w:firstRowLastColumn="0" w:lastRowFirstColumn="0" w:lastRowLastColumn="0"/>
              <w:rPr>
                <w:rFonts w:ascii="Neo Sans Intel" w:hAnsi="Neo Sans Intel"/>
              </w:rPr>
            </w:pPr>
            <w:r w:rsidRPr="00995259">
              <w:rPr>
                <w:rFonts w:ascii="Neo Sans Intel" w:hAnsi="Neo Sans Intel"/>
              </w:rPr>
              <w:t>PGCB</w:t>
            </w:r>
          </w:p>
        </w:tc>
        <w:tc>
          <w:tcPr>
            <w:tcW w:w="679" w:type="dxa"/>
            <w:tcPrChange w:id="456" w:author="Havican, Jared W" w:date="2014-06-10T13:17:00Z">
              <w:tcPr>
                <w:tcW w:w="679" w:type="dxa"/>
                <w:gridSpan w:val="2"/>
              </w:tcPr>
            </w:tcPrChange>
          </w:tcPr>
          <w:p w14:paraId="77BC9C08" w14:textId="77777777" w:rsidR="00995259" w:rsidRPr="00995259" w:rsidRDefault="00995259" w:rsidP="00FF536A">
            <w:pPr>
              <w:cnfStyle w:val="000000010000" w:firstRow="0" w:lastRow="0" w:firstColumn="0" w:lastColumn="0" w:oddVBand="0" w:evenVBand="0" w:oddHBand="0" w:evenHBand="1" w:firstRowFirstColumn="0" w:firstRowLastColumn="0" w:lastRowFirstColumn="0" w:lastRowLastColumn="0"/>
              <w:rPr>
                <w:rFonts w:ascii="Neo Sans Intel" w:hAnsi="Neo Sans Intel"/>
              </w:rPr>
            </w:pPr>
            <w:r w:rsidRPr="00995259">
              <w:rPr>
                <w:rFonts w:ascii="Neo Sans Intel" w:hAnsi="Neo Sans Intel"/>
              </w:rPr>
              <w:t>SOC</w:t>
            </w:r>
          </w:p>
        </w:tc>
        <w:tc>
          <w:tcPr>
            <w:tcW w:w="679" w:type="dxa"/>
            <w:tcPrChange w:id="457" w:author="Havican, Jared W" w:date="2014-06-10T13:17:00Z">
              <w:tcPr>
                <w:tcW w:w="679" w:type="dxa"/>
                <w:gridSpan w:val="2"/>
              </w:tcPr>
            </w:tcPrChange>
          </w:tcPr>
          <w:p w14:paraId="19BAD6DE" w14:textId="77777777" w:rsidR="00995259" w:rsidRPr="00995259" w:rsidRDefault="00995259" w:rsidP="00FF536A">
            <w:pPr>
              <w:cnfStyle w:val="000000010000" w:firstRow="0" w:lastRow="0" w:firstColumn="0" w:lastColumn="0" w:oddVBand="0" w:evenVBand="0" w:oddHBand="0" w:evenHBand="1" w:firstRowFirstColumn="0" w:firstRowLastColumn="0" w:lastRowFirstColumn="0" w:lastRowLastColumn="0"/>
              <w:rPr>
                <w:rFonts w:ascii="Neo Sans Intel" w:hAnsi="Neo Sans Intel"/>
              </w:rPr>
            </w:pPr>
            <w:r>
              <w:rPr>
                <w:rFonts w:ascii="Neo Sans Intel" w:hAnsi="Neo Sans Intel"/>
              </w:rPr>
              <w:t>PCGU</w:t>
            </w:r>
          </w:p>
        </w:tc>
      </w:tr>
      <w:tr w:rsidR="006B41AD" w:rsidRPr="00995259" w14:paraId="65769150" w14:textId="77777777" w:rsidTr="006B4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0" w:type="dxa"/>
          </w:tcPr>
          <w:p w14:paraId="1FEAC5C2" w14:textId="77777777" w:rsidR="00995259" w:rsidRPr="00995259" w:rsidRDefault="00995259" w:rsidP="00FF536A">
            <w:pPr>
              <w:pStyle w:val="TableText"/>
              <w:jc w:val="left"/>
              <w:rPr>
                <w:rFonts w:ascii="Neo Sans Intel" w:hAnsi="Neo Sans Intel"/>
              </w:rPr>
            </w:pPr>
            <w:r>
              <w:rPr>
                <w:rFonts w:ascii="Neo Sans Intel" w:hAnsi="Neo Sans Intel"/>
              </w:rPr>
              <w:t>pgcb</w:t>
            </w:r>
            <w:r w:rsidRPr="00995259">
              <w:rPr>
                <w:rFonts w:ascii="Neo Sans Intel" w:hAnsi="Neo Sans Intel"/>
              </w:rPr>
              <w:t>_clkreq</w:t>
            </w:r>
          </w:p>
        </w:tc>
        <w:tc>
          <w:tcPr>
            <w:tcW w:w="5153" w:type="dxa"/>
          </w:tcPr>
          <w:p w14:paraId="0CB16ABD" w14:textId="77777777" w:rsidR="00995259" w:rsidRPr="00995259" w:rsidRDefault="00995259" w:rsidP="00FF536A">
            <w:pPr>
              <w:cnfStyle w:val="000000100000" w:firstRow="0" w:lastRow="0" w:firstColumn="0" w:lastColumn="0" w:oddVBand="0" w:evenVBand="0" w:oddHBand="1" w:evenHBand="0" w:firstRowFirstColumn="0" w:firstRowLastColumn="0" w:lastRowFirstColumn="0" w:lastRowLastColumn="0"/>
              <w:rPr>
                <w:rFonts w:ascii="Neo Sans Intel" w:hAnsi="Neo Sans Intel"/>
                <w:b/>
                <w:bCs/>
              </w:rPr>
            </w:pPr>
            <w:r>
              <w:rPr>
                <w:rFonts w:ascii="Neo Sans Intel" w:hAnsi="Neo Sans Intel"/>
                <w:b/>
                <w:bCs/>
              </w:rPr>
              <w:t xml:space="preserve">PGCB </w:t>
            </w:r>
            <w:r w:rsidRPr="00995259">
              <w:rPr>
                <w:rFonts w:ascii="Neo Sans Intel" w:hAnsi="Neo Sans Intel"/>
                <w:b/>
                <w:bCs/>
              </w:rPr>
              <w:t>Clock CLKREQ</w:t>
            </w:r>
          </w:p>
        </w:tc>
        <w:tc>
          <w:tcPr>
            <w:tcW w:w="679" w:type="dxa"/>
          </w:tcPr>
          <w:p w14:paraId="0D587E2D" w14:textId="77777777" w:rsidR="00995259" w:rsidRPr="00995259" w:rsidRDefault="00995259" w:rsidP="00FF536A">
            <w:pPr>
              <w:jc w:val="center"/>
              <w:cnfStyle w:val="000000100000" w:firstRow="0" w:lastRow="0" w:firstColumn="0" w:lastColumn="0" w:oddVBand="0" w:evenVBand="0" w:oddHBand="1" w:evenHBand="0" w:firstRowFirstColumn="0" w:firstRowLastColumn="0" w:lastRowFirstColumn="0" w:lastRowLastColumn="0"/>
              <w:rPr>
                <w:rFonts w:ascii="Neo Sans Intel" w:hAnsi="Neo Sans Intel"/>
              </w:rPr>
            </w:pPr>
            <w:r w:rsidRPr="00995259">
              <w:rPr>
                <w:rFonts w:ascii="Neo Sans Intel" w:hAnsi="Neo Sans Intel"/>
              </w:rPr>
              <w:t>-</w:t>
            </w:r>
          </w:p>
        </w:tc>
        <w:tc>
          <w:tcPr>
            <w:tcW w:w="679" w:type="dxa"/>
          </w:tcPr>
          <w:p w14:paraId="16ED2997" w14:textId="77777777" w:rsidR="00995259" w:rsidRPr="00995259" w:rsidRDefault="00995259" w:rsidP="00FF536A">
            <w:pPr>
              <w:cnfStyle w:val="000000100000" w:firstRow="0" w:lastRow="0" w:firstColumn="0" w:lastColumn="0" w:oddVBand="0" w:evenVBand="0" w:oddHBand="1" w:evenHBand="0" w:firstRowFirstColumn="0" w:firstRowLastColumn="0" w:lastRowFirstColumn="0" w:lastRowLastColumn="0"/>
              <w:rPr>
                <w:rFonts w:ascii="Neo Sans Intel" w:hAnsi="Neo Sans Intel"/>
              </w:rPr>
            </w:pPr>
            <w:r>
              <w:rPr>
                <w:rFonts w:ascii="Neo Sans Intel" w:hAnsi="Neo Sans Intel"/>
              </w:rPr>
              <w:t>PCGU</w:t>
            </w:r>
          </w:p>
        </w:tc>
        <w:tc>
          <w:tcPr>
            <w:tcW w:w="679" w:type="dxa"/>
          </w:tcPr>
          <w:p w14:paraId="236143E6" w14:textId="77777777" w:rsidR="00995259" w:rsidRPr="00995259" w:rsidRDefault="00995259" w:rsidP="00FF536A">
            <w:pPr>
              <w:cnfStyle w:val="000000100000" w:firstRow="0" w:lastRow="0" w:firstColumn="0" w:lastColumn="0" w:oddVBand="0" w:evenVBand="0" w:oddHBand="1" w:evenHBand="0" w:firstRowFirstColumn="0" w:firstRowLastColumn="0" w:lastRowFirstColumn="0" w:lastRowLastColumn="0"/>
              <w:rPr>
                <w:rFonts w:ascii="Neo Sans Intel" w:hAnsi="Neo Sans Intel"/>
              </w:rPr>
            </w:pPr>
            <w:r w:rsidRPr="00995259">
              <w:rPr>
                <w:rFonts w:ascii="Neo Sans Intel" w:hAnsi="Neo Sans Intel"/>
              </w:rPr>
              <w:t>SOC</w:t>
            </w:r>
          </w:p>
        </w:tc>
      </w:tr>
      <w:tr w:rsidR="00995259" w:rsidRPr="00995259" w14:paraId="60BD5AAF" w14:textId="77777777" w:rsidTr="006B41AD">
        <w:trPr>
          <w:cnfStyle w:val="000000010000" w:firstRow="0" w:lastRow="0" w:firstColumn="0" w:lastColumn="0" w:oddVBand="0" w:evenVBand="0" w:oddHBand="0" w:evenHBand="1" w:firstRowFirstColumn="0" w:firstRowLastColumn="0" w:lastRowFirstColumn="0" w:lastRowLastColumn="0"/>
          <w:trPrChange w:id="458" w:author="Havican, Jared W" w:date="2014-06-10T13:17:00Z">
            <w:trPr>
              <w:gridAfter w:val="0"/>
            </w:trPr>
          </w:trPrChange>
        </w:trPr>
        <w:tc>
          <w:tcPr>
            <w:cnfStyle w:val="001000000000" w:firstRow="0" w:lastRow="0" w:firstColumn="1" w:lastColumn="0" w:oddVBand="0" w:evenVBand="0" w:oddHBand="0" w:evenHBand="0" w:firstRowFirstColumn="0" w:firstRowLastColumn="0" w:lastRowFirstColumn="0" w:lastRowLastColumn="0"/>
            <w:tcW w:w="2150" w:type="dxa"/>
            <w:tcPrChange w:id="459" w:author="Havican, Jared W" w:date="2014-06-10T13:17:00Z">
              <w:tcPr>
                <w:tcW w:w="2558" w:type="dxa"/>
                <w:gridSpan w:val="3"/>
              </w:tcPr>
            </w:tcPrChange>
          </w:tcPr>
          <w:p w14:paraId="10B1A433" w14:textId="77777777" w:rsidR="00995259" w:rsidRPr="00995259" w:rsidRDefault="00CA7235" w:rsidP="00FF536A">
            <w:pPr>
              <w:pStyle w:val="TableText"/>
              <w:jc w:val="left"/>
              <w:cnfStyle w:val="001000010000" w:firstRow="0" w:lastRow="0" w:firstColumn="1" w:lastColumn="0" w:oddVBand="0" w:evenVBand="0" w:oddHBand="0" w:evenHBand="1" w:firstRowFirstColumn="0" w:firstRowLastColumn="0" w:lastRowFirstColumn="0" w:lastRowLastColumn="0"/>
              <w:rPr>
                <w:rFonts w:ascii="Neo Sans Intel" w:hAnsi="Neo Sans Intel"/>
              </w:rPr>
            </w:pPr>
            <w:r>
              <w:rPr>
                <w:rFonts w:ascii="Neo Sans Intel" w:hAnsi="Neo Sans Intel"/>
              </w:rPr>
              <w:t>p</w:t>
            </w:r>
            <w:r w:rsidR="00995259">
              <w:rPr>
                <w:rFonts w:ascii="Neo Sans Intel" w:hAnsi="Neo Sans Intel"/>
              </w:rPr>
              <w:t>g</w:t>
            </w:r>
            <w:r>
              <w:rPr>
                <w:rFonts w:ascii="Neo Sans Intel" w:hAnsi="Neo Sans Intel"/>
              </w:rPr>
              <w:t>c</w:t>
            </w:r>
            <w:r w:rsidR="00995259">
              <w:rPr>
                <w:rFonts w:ascii="Neo Sans Intel" w:hAnsi="Neo Sans Intel"/>
              </w:rPr>
              <w:t>b</w:t>
            </w:r>
            <w:r w:rsidR="00995259" w:rsidRPr="00995259">
              <w:rPr>
                <w:rFonts w:ascii="Neo Sans Intel" w:hAnsi="Neo Sans Intel"/>
              </w:rPr>
              <w:t>_clkack</w:t>
            </w:r>
          </w:p>
        </w:tc>
        <w:tc>
          <w:tcPr>
            <w:tcW w:w="5153" w:type="dxa"/>
            <w:tcPrChange w:id="460" w:author="Havican, Jared W" w:date="2014-06-10T13:17:00Z">
              <w:tcPr>
                <w:tcW w:w="4977" w:type="dxa"/>
              </w:tcPr>
            </w:tcPrChange>
          </w:tcPr>
          <w:p w14:paraId="09F4EEDB" w14:textId="77777777" w:rsidR="00995259" w:rsidRPr="00995259" w:rsidRDefault="00995259" w:rsidP="00FF536A">
            <w:pPr>
              <w:cnfStyle w:val="000000010000" w:firstRow="0" w:lastRow="0" w:firstColumn="0" w:lastColumn="0" w:oddVBand="0" w:evenVBand="0" w:oddHBand="0" w:evenHBand="1" w:firstRowFirstColumn="0" w:firstRowLastColumn="0" w:lastRowFirstColumn="0" w:lastRowLastColumn="0"/>
              <w:rPr>
                <w:rFonts w:ascii="Neo Sans Intel" w:hAnsi="Neo Sans Intel"/>
                <w:b/>
                <w:bCs/>
              </w:rPr>
            </w:pPr>
            <w:r>
              <w:rPr>
                <w:rFonts w:ascii="Neo Sans Intel" w:hAnsi="Neo Sans Intel"/>
                <w:b/>
                <w:bCs/>
              </w:rPr>
              <w:t>PGCB</w:t>
            </w:r>
            <w:r w:rsidRPr="00995259">
              <w:rPr>
                <w:rFonts w:ascii="Neo Sans Intel" w:hAnsi="Neo Sans Intel"/>
                <w:b/>
                <w:bCs/>
              </w:rPr>
              <w:t xml:space="preserve"> Clock CLKACK</w:t>
            </w:r>
          </w:p>
        </w:tc>
        <w:tc>
          <w:tcPr>
            <w:tcW w:w="679" w:type="dxa"/>
            <w:tcPrChange w:id="461" w:author="Havican, Jared W" w:date="2014-06-10T13:17:00Z">
              <w:tcPr>
                <w:tcW w:w="683" w:type="dxa"/>
                <w:gridSpan w:val="2"/>
              </w:tcPr>
            </w:tcPrChange>
          </w:tcPr>
          <w:p w14:paraId="147BEF20" w14:textId="77777777" w:rsidR="00995259" w:rsidRPr="00995259" w:rsidRDefault="00995259" w:rsidP="00FF536A">
            <w:pPr>
              <w:jc w:val="center"/>
              <w:cnfStyle w:val="000000010000" w:firstRow="0" w:lastRow="0" w:firstColumn="0" w:lastColumn="0" w:oddVBand="0" w:evenVBand="0" w:oddHBand="0" w:evenHBand="1" w:firstRowFirstColumn="0" w:firstRowLastColumn="0" w:lastRowFirstColumn="0" w:lastRowLastColumn="0"/>
              <w:rPr>
                <w:rFonts w:ascii="Neo Sans Intel" w:hAnsi="Neo Sans Intel"/>
              </w:rPr>
            </w:pPr>
            <w:r w:rsidRPr="00995259">
              <w:rPr>
                <w:rFonts w:ascii="Neo Sans Intel" w:hAnsi="Neo Sans Intel"/>
              </w:rPr>
              <w:t>-</w:t>
            </w:r>
          </w:p>
        </w:tc>
        <w:tc>
          <w:tcPr>
            <w:tcW w:w="679" w:type="dxa"/>
            <w:tcPrChange w:id="462" w:author="Havican, Jared W" w:date="2014-06-10T13:17:00Z">
              <w:tcPr>
                <w:tcW w:w="679" w:type="dxa"/>
                <w:gridSpan w:val="2"/>
              </w:tcPr>
            </w:tcPrChange>
          </w:tcPr>
          <w:p w14:paraId="71914E80" w14:textId="77777777" w:rsidR="00995259" w:rsidRPr="00995259" w:rsidRDefault="00995259" w:rsidP="00FF536A">
            <w:pPr>
              <w:cnfStyle w:val="000000010000" w:firstRow="0" w:lastRow="0" w:firstColumn="0" w:lastColumn="0" w:oddVBand="0" w:evenVBand="0" w:oddHBand="0" w:evenHBand="1" w:firstRowFirstColumn="0" w:firstRowLastColumn="0" w:lastRowFirstColumn="0" w:lastRowLastColumn="0"/>
              <w:rPr>
                <w:rFonts w:ascii="Neo Sans Intel" w:hAnsi="Neo Sans Intel"/>
              </w:rPr>
            </w:pPr>
            <w:r w:rsidRPr="00995259">
              <w:rPr>
                <w:rFonts w:ascii="Neo Sans Intel" w:hAnsi="Neo Sans Intel"/>
              </w:rPr>
              <w:t>SOC</w:t>
            </w:r>
          </w:p>
        </w:tc>
        <w:tc>
          <w:tcPr>
            <w:tcW w:w="679" w:type="dxa"/>
            <w:tcPrChange w:id="463" w:author="Havican, Jared W" w:date="2014-06-10T13:17:00Z">
              <w:tcPr>
                <w:tcW w:w="679" w:type="dxa"/>
                <w:gridSpan w:val="2"/>
              </w:tcPr>
            </w:tcPrChange>
          </w:tcPr>
          <w:p w14:paraId="6E7D8753" w14:textId="77777777" w:rsidR="00995259" w:rsidRPr="00995259" w:rsidRDefault="00995259" w:rsidP="00FF536A">
            <w:pPr>
              <w:cnfStyle w:val="000000010000" w:firstRow="0" w:lastRow="0" w:firstColumn="0" w:lastColumn="0" w:oddVBand="0" w:evenVBand="0" w:oddHBand="0" w:evenHBand="1" w:firstRowFirstColumn="0" w:firstRowLastColumn="0" w:lastRowFirstColumn="0" w:lastRowLastColumn="0"/>
              <w:rPr>
                <w:rFonts w:ascii="Neo Sans Intel" w:hAnsi="Neo Sans Intel"/>
              </w:rPr>
            </w:pPr>
            <w:r>
              <w:rPr>
                <w:rFonts w:ascii="Neo Sans Intel" w:hAnsi="Neo Sans Intel"/>
              </w:rPr>
              <w:t>PCGU</w:t>
            </w:r>
          </w:p>
        </w:tc>
      </w:tr>
      <w:tr w:rsidR="006B41AD" w:rsidRPr="00995259" w14:paraId="55E41AB3" w14:textId="77777777" w:rsidTr="006B4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0" w:type="dxa"/>
          </w:tcPr>
          <w:p w14:paraId="5B4CDC31" w14:textId="1D96AFE7" w:rsidR="00E20EB9" w:rsidRPr="00995259" w:rsidRDefault="006B41AD" w:rsidP="00FF536A">
            <w:pPr>
              <w:pStyle w:val="TableText"/>
              <w:jc w:val="left"/>
              <w:rPr>
                <w:rFonts w:ascii="Neo Sans Intel" w:hAnsi="Neo Sans Intel"/>
              </w:rPr>
            </w:pPr>
            <w:ins w:id="464" w:author="Havican, Jared W" w:date="2014-06-10T13:17:00Z">
              <w:r>
                <w:rPr>
                  <w:rFonts w:ascii="Neo Sans Intel" w:hAnsi="Neo Sans Intel"/>
                </w:rPr>
                <w:t>async_pmc_ip_wake</w:t>
              </w:r>
            </w:ins>
            <w:del w:id="465" w:author="Havican, Jared W" w:date="2014-06-10T13:17:00Z">
              <w:r w:rsidR="00E20EB9" w:rsidDel="006B41AD">
                <w:rPr>
                  <w:rFonts w:ascii="Neo Sans Intel" w:hAnsi="Neo Sans Intel"/>
                </w:rPr>
                <w:delText>async_</w:delText>
              </w:r>
              <w:r w:rsidR="00E20EB9" w:rsidRPr="00995259" w:rsidDel="006B41AD">
                <w:rPr>
                  <w:rFonts w:ascii="Neo Sans Intel" w:hAnsi="Neo Sans Intel"/>
                </w:rPr>
                <w:delText>pgcb_rst_b</w:delText>
              </w:r>
            </w:del>
          </w:p>
        </w:tc>
        <w:tc>
          <w:tcPr>
            <w:tcW w:w="5153" w:type="dxa"/>
          </w:tcPr>
          <w:p w14:paraId="3F67F5D2" w14:textId="77777777" w:rsidR="006B41AD" w:rsidRDefault="006B41AD" w:rsidP="00E20EB9">
            <w:pPr>
              <w:cnfStyle w:val="000000100000" w:firstRow="0" w:lastRow="0" w:firstColumn="0" w:lastColumn="0" w:oddVBand="0" w:evenVBand="0" w:oddHBand="1" w:evenHBand="0" w:firstRowFirstColumn="0" w:firstRowLastColumn="0" w:lastRowFirstColumn="0" w:lastRowLastColumn="0"/>
              <w:rPr>
                <w:ins w:id="466" w:author="Havican, Jared W" w:date="2014-06-10T13:17:00Z"/>
                <w:rFonts w:ascii="Neo Sans Intel" w:hAnsi="Neo Sans Intel"/>
                <w:b/>
                <w:bCs/>
              </w:rPr>
            </w:pPr>
            <w:ins w:id="467" w:author="Havican, Jared W" w:date="2014-06-10T13:17:00Z">
              <w:r>
                <w:rPr>
                  <w:rFonts w:ascii="Neo Sans Intel" w:hAnsi="Neo Sans Intel"/>
                  <w:b/>
                  <w:bCs/>
                </w:rPr>
                <w:t>Raw pmc_ip_wake signal directly from PMC</w:t>
              </w:r>
            </w:ins>
          </w:p>
          <w:p w14:paraId="2EA81DDE" w14:textId="63E03340" w:rsidR="00E20EB9" w:rsidRPr="00995259" w:rsidRDefault="006B41AD" w:rsidP="00E20EB9">
            <w:pPr>
              <w:cnfStyle w:val="000000100000" w:firstRow="0" w:lastRow="0" w:firstColumn="0" w:lastColumn="0" w:oddVBand="0" w:evenVBand="0" w:oddHBand="1" w:evenHBand="0" w:firstRowFirstColumn="0" w:firstRowLastColumn="0" w:lastRowFirstColumn="0" w:lastRowLastColumn="0"/>
              <w:rPr>
                <w:rFonts w:ascii="Neo Sans Intel" w:hAnsi="Neo Sans Intel"/>
                <w:b/>
                <w:bCs/>
              </w:rPr>
            </w:pPr>
            <w:ins w:id="468" w:author="Havican, Jared W" w:date="2014-06-10T13:17:00Z">
              <w:r>
                <w:rPr>
                  <w:rFonts w:ascii="Neo Sans Intel" w:hAnsi="Neo Sans Intel"/>
                  <w:bCs/>
                </w:rPr>
                <w:t>This signal triggers the initial clkreq assertion when in an IP-Inaccessible sate. Note that it is required that PMC keep this signal asserted until the IP has exited power-gating.  This allows it to be used as a well-behaved wake event that will not deassert until clkack has asserted.</w:t>
              </w:r>
            </w:ins>
            <w:del w:id="469" w:author="Havican, Jared W" w:date="2014-06-10T13:17:00Z">
              <w:r w:rsidR="00E20EB9" w:rsidRPr="00995259" w:rsidDel="006B41AD">
                <w:rPr>
                  <w:rFonts w:ascii="Neo Sans Intel" w:hAnsi="Neo Sans Intel"/>
                  <w:b/>
                  <w:bCs/>
                </w:rPr>
                <w:delText>PGCB reset</w:delText>
              </w:r>
              <w:r w:rsidR="00E20EB9" w:rsidDel="006B41AD">
                <w:rPr>
                  <w:rFonts w:ascii="Neo Sans Intel" w:hAnsi="Neo Sans Intel"/>
                  <w:b/>
                  <w:bCs/>
                </w:rPr>
                <w:delText xml:space="preserve">.  </w:delText>
              </w:r>
              <w:r w:rsidR="00E20EB9" w:rsidRPr="00E20EB9" w:rsidDel="006B41AD">
                <w:rPr>
                  <w:rFonts w:ascii="Neo Sans Intel" w:hAnsi="Neo Sans Intel"/>
                  <w:bCs/>
                </w:rPr>
                <w:delText>This</w:delText>
              </w:r>
              <w:r w:rsidR="00E20EB9" w:rsidDel="006B41AD">
                <w:rPr>
                  <w:rFonts w:ascii="Neo Sans Intel" w:hAnsi="Neo Sans Intel"/>
                  <w:bCs/>
                </w:rPr>
                <w:delText xml:space="preserve"> is the PGCB reset that driven directly from SOC.  </w:delText>
              </w:r>
            </w:del>
          </w:p>
        </w:tc>
        <w:tc>
          <w:tcPr>
            <w:tcW w:w="679" w:type="dxa"/>
          </w:tcPr>
          <w:p w14:paraId="028E8DDE" w14:textId="5210B96D" w:rsidR="00E20EB9" w:rsidRPr="00995259" w:rsidRDefault="006B41AD" w:rsidP="00FF536A">
            <w:pPr>
              <w:jc w:val="center"/>
              <w:cnfStyle w:val="000000100000" w:firstRow="0" w:lastRow="0" w:firstColumn="0" w:lastColumn="0" w:oddVBand="0" w:evenVBand="0" w:oddHBand="1" w:evenHBand="0" w:firstRowFirstColumn="0" w:firstRowLastColumn="0" w:lastRowFirstColumn="0" w:lastRowLastColumn="0"/>
              <w:rPr>
                <w:rFonts w:ascii="Neo Sans Intel" w:hAnsi="Neo Sans Intel"/>
              </w:rPr>
            </w:pPr>
            <w:ins w:id="470" w:author="Havican, Jared W" w:date="2014-06-10T13:18:00Z">
              <w:r>
                <w:rPr>
                  <w:rFonts w:ascii="Neo Sans Intel" w:hAnsi="Neo Sans Intel"/>
                </w:rPr>
                <w:t>-</w:t>
              </w:r>
            </w:ins>
          </w:p>
        </w:tc>
        <w:tc>
          <w:tcPr>
            <w:tcW w:w="679" w:type="dxa"/>
          </w:tcPr>
          <w:p w14:paraId="31E52450" w14:textId="2B1B0CFF" w:rsidR="00E20EB9" w:rsidRPr="00995259" w:rsidRDefault="006B41AD" w:rsidP="00FF536A">
            <w:pPr>
              <w:cnfStyle w:val="000000100000" w:firstRow="0" w:lastRow="0" w:firstColumn="0" w:lastColumn="0" w:oddVBand="0" w:evenVBand="0" w:oddHBand="1" w:evenHBand="0" w:firstRowFirstColumn="0" w:firstRowLastColumn="0" w:lastRowFirstColumn="0" w:lastRowLastColumn="0"/>
              <w:rPr>
                <w:rFonts w:ascii="Neo Sans Intel" w:hAnsi="Neo Sans Intel"/>
              </w:rPr>
            </w:pPr>
            <w:ins w:id="471" w:author="Havican, Jared W" w:date="2014-06-10T13:18:00Z">
              <w:r>
                <w:rPr>
                  <w:rFonts w:ascii="Neo Sans Intel" w:hAnsi="Neo Sans Intel"/>
                </w:rPr>
                <w:t>SOC</w:t>
              </w:r>
            </w:ins>
            <w:del w:id="472" w:author="Havican, Jared W" w:date="2014-06-10T13:17:00Z">
              <w:r w:rsidR="00E20EB9" w:rsidRPr="00995259" w:rsidDel="006B41AD">
                <w:rPr>
                  <w:rFonts w:ascii="Neo Sans Intel" w:hAnsi="Neo Sans Intel"/>
                </w:rPr>
                <w:delText>SOC</w:delText>
              </w:r>
            </w:del>
          </w:p>
        </w:tc>
        <w:tc>
          <w:tcPr>
            <w:tcW w:w="679" w:type="dxa"/>
          </w:tcPr>
          <w:p w14:paraId="3EAEE06A" w14:textId="47CE57F2" w:rsidR="00E20EB9" w:rsidRPr="00995259" w:rsidRDefault="006B41AD" w:rsidP="00FF536A">
            <w:pPr>
              <w:cnfStyle w:val="000000100000" w:firstRow="0" w:lastRow="0" w:firstColumn="0" w:lastColumn="0" w:oddVBand="0" w:evenVBand="0" w:oddHBand="1" w:evenHBand="0" w:firstRowFirstColumn="0" w:firstRowLastColumn="0" w:lastRowFirstColumn="0" w:lastRowLastColumn="0"/>
              <w:rPr>
                <w:rFonts w:ascii="Neo Sans Intel" w:hAnsi="Neo Sans Intel"/>
              </w:rPr>
            </w:pPr>
            <w:ins w:id="473" w:author="Havican, Jared W" w:date="2014-06-10T13:18:00Z">
              <w:r>
                <w:rPr>
                  <w:rFonts w:ascii="Neo Sans Intel" w:hAnsi="Neo Sans Intel"/>
                </w:rPr>
                <w:t>PCGU</w:t>
              </w:r>
            </w:ins>
            <w:del w:id="474" w:author="Havican, Jared W" w:date="2014-06-10T13:17:00Z">
              <w:r w:rsidR="00E20EB9" w:rsidDel="006B41AD">
                <w:rPr>
                  <w:rFonts w:ascii="Neo Sans Intel" w:hAnsi="Neo Sans Intel"/>
                </w:rPr>
                <w:delText>PCGU</w:delText>
              </w:r>
            </w:del>
          </w:p>
        </w:tc>
      </w:tr>
      <w:tr w:rsidR="00995259" w:rsidRPr="00613B9F" w14:paraId="78997968" w14:textId="77777777" w:rsidTr="006B41AD">
        <w:trPr>
          <w:cnfStyle w:val="000000010000" w:firstRow="0" w:lastRow="0" w:firstColumn="0" w:lastColumn="0" w:oddVBand="0" w:evenVBand="0" w:oddHBand="0" w:evenHBand="1" w:firstRowFirstColumn="0" w:firstRowLastColumn="0" w:lastRowFirstColumn="0" w:lastRowLastColumn="0"/>
          <w:trPrChange w:id="475" w:author="Havican, Jared W" w:date="2014-06-10T13:17:00Z">
            <w:trPr>
              <w:gridAfter w:val="0"/>
            </w:trPr>
          </w:trPrChange>
        </w:trPr>
        <w:tc>
          <w:tcPr>
            <w:cnfStyle w:val="001000000000" w:firstRow="0" w:lastRow="0" w:firstColumn="1" w:lastColumn="0" w:oddVBand="0" w:evenVBand="0" w:oddHBand="0" w:evenHBand="0" w:firstRowFirstColumn="0" w:firstRowLastColumn="0" w:lastRowFirstColumn="0" w:lastRowLastColumn="0"/>
            <w:tcW w:w="2150" w:type="dxa"/>
            <w:tcPrChange w:id="476" w:author="Havican, Jared W" w:date="2014-06-10T13:17:00Z">
              <w:tcPr>
                <w:tcW w:w="2558" w:type="dxa"/>
                <w:gridSpan w:val="3"/>
              </w:tcPr>
            </w:tcPrChange>
          </w:tcPr>
          <w:p w14:paraId="2AE116DA" w14:textId="124E60B1" w:rsidR="00995259" w:rsidRPr="00613B9F" w:rsidRDefault="00995259" w:rsidP="00FF536A">
            <w:pPr>
              <w:cnfStyle w:val="001000010000" w:firstRow="0" w:lastRow="0" w:firstColumn="1" w:lastColumn="0" w:oddVBand="0" w:evenVBand="0" w:oddHBand="0" w:evenHBand="1" w:firstRowFirstColumn="0" w:firstRowLastColumn="0" w:lastRowFirstColumn="0" w:lastRowLastColumn="0"/>
              <w:rPr>
                <w:rFonts w:ascii="Neo Sans Intel" w:hAnsi="Neo Sans Intel"/>
                <w:sz w:val="16"/>
                <w:szCs w:val="16"/>
              </w:rPr>
            </w:pPr>
          </w:p>
        </w:tc>
        <w:tc>
          <w:tcPr>
            <w:tcW w:w="5153" w:type="dxa"/>
            <w:tcPrChange w:id="477" w:author="Havican, Jared W" w:date="2014-06-10T13:17:00Z">
              <w:tcPr>
                <w:tcW w:w="4977" w:type="dxa"/>
              </w:tcPr>
            </w:tcPrChange>
          </w:tcPr>
          <w:p w14:paraId="18366A29" w14:textId="77777777" w:rsidR="00995259" w:rsidRPr="00613B9F" w:rsidRDefault="00995259" w:rsidP="00FF536A">
            <w:pPr>
              <w:cnfStyle w:val="000000010000" w:firstRow="0" w:lastRow="0" w:firstColumn="0" w:lastColumn="0" w:oddVBand="0" w:evenVBand="0" w:oddHBand="0" w:evenHBand="1" w:firstRowFirstColumn="0" w:firstRowLastColumn="0" w:lastRowFirstColumn="0" w:lastRowLastColumn="0"/>
              <w:rPr>
                <w:rFonts w:ascii="Neo Sans Intel" w:hAnsi="Neo Sans Intel"/>
                <w:b/>
                <w:bCs/>
              </w:rPr>
            </w:pPr>
          </w:p>
        </w:tc>
        <w:tc>
          <w:tcPr>
            <w:tcW w:w="679" w:type="dxa"/>
            <w:tcPrChange w:id="478" w:author="Havican, Jared W" w:date="2014-06-10T13:17:00Z">
              <w:tcPr>
                <w:tcW w:w="683" w:type="dxa"/>
                <w:gridSpan w:val="2"/>
              </w:tcPr>
            </w:tcPrChange>
          </w:tcPr>
          <w:p w14:paraId="7A936CE0" w14:textId="77777777" w:rsidR="00995259" w:rsidRPr="00613B9F" w:rsidRDefault="00995259" w:rsidP="00FF536A">
            <w:pPr>
              <w:cnfStyle w:val="000000010000" w:firstRow="0" w:lastRow="0" w:firstColumn="0" w:lastColumn="0" w:oddVBand="0" w:evenVBand="0" w:oddHBand="0" w:evenHBand="1" w:firstRowFirstColumn="0" w:firstRowLastColumn="0" w:lastRowFirstColumn="0" w:lastRowLastColumn="0"/>
              <w:rPr>
                <w:rFonts w:ascii="Neo Sans Intel" w:hAnsi="Neo Sans Intel"/>
              </w:rPr>
            </w:pPr>
          </w:p>
        </w:tc>
        <w:tc>
          <w:tcPr>
            <w:tcW w:w="679" w:type="dxa"/>
            <w:tcPrChange w:id="479" w:author="Havican, Jared W" w:date="2014-06-10T13:17:00Z">
              <w:tcPr>
                <w:tcW w:w="679" w:type="dxa"/>
                <w:gridSpan w:val="2"/>
              </w:tcPr>
            </w:tcPrChange>
          </w:tcPr>
          <w:p w14:paraId="04C4C03E" w14:textId="77777777" w:rsidR="00995259" w:rsidRPr="00613B9F" w:rsidRDefault="00995259" w:rsidP="00FF536A">
            <w:pPr>
              <w:cnfStyle w:val="000000010000" w:firstRow="0" w:lastRow="0" w:firstColumn="0" w:lastColumn="0" w:oddVBand="0" w:evenVBand="0" w:oddHBand="0" w:evenHBand="1" w:firstRowFirstColumn="0" w:firstRowLastColumn="0" w:lastRowFirstColumn="0" w:lastRowLastColumn="0"/>
              <w:rPr>
                <w:rFonts w:ascii="Neo Sans Intel" w:hAnsi="Neo Sans Intel"/>
              </w:rPr>
            </w:pPr>
          </w:p>
        </w:tc>
        <w:tc>
          <w:tcPr>
            <w:tcW w:w="679" w:type="dxa"/>
            <w:tcPrChange w:id="480" w:author="Havican, Jared W" w:date="2014-06-10T13:17:00Z">
              <w:tcPr>
                <w:tcW w:w="679" w:type="dxa"/>
                <w:gridSpan w:val="2"/>
              </w:tcPr>
            </w:tcPrChange>
          </w:tcPr>
          <w:p w14:paraId="0B0FCF89" w14:textId="77777777" w:rsidR="00995259" w:rsidRPr="00613B9F" w:rsidRDefault="00995259" w:rsidP="00FF536A">
            <w:pPr>
              <w:cnfStyle w:val="000000010000" w:firstRow="0" w:lastRow="0" w:firstColumn="0" w:lastColumn="0" w:oddVBand="0" w:evenVBand="0" w:oddHBand="0" w:evenHBand="1" w:firstRowFirstColumn="0" w:firstRowLastColumn="0" w:lastRowFirstColumn="0" w:lastRowLastColumn="0"/>
              <w:rPr>
                <w:rFonts w:ascii="Neo Sans Intel" w:hAnsi="Neo Sans Intel"/>
              </w:rPr>
            </w:pPr>
          </w:p>
        </w:tc>
      </w:tr>
    </w:tbl>
    <w:p w14:paraId="32D3854A" w14:textId="77777777" w:rsidR="00995259" w:rsidRPr="00613B9F" w:rsidRDefault="00995259" w:rsidP="00995259">
      <w:pPr>
        <w:rPr>
          <w:rFonts w:ascii="Neo Sans Intel" w:hAnsi="Neo Sans Intel"/>
        </w:rPr>
      </w:pPr>
    </w:p>
    <w:p w14:paraId="77AD411F" w14:textId="77777777" w:rsidR="00613B9F" w:rsidRPr="00613B9F" w:rsidRDefault="00613B9F" w:rsidP="00613B9F">
      <w:pPr>
        <w:pStyle w:val="Heading5"/>
      </w:pPr>
      <w:bookmarkStart w:id="481" w:name="_Toc354744350"/>
      <w:r w:rsidRPr="00613B9F">
        <w:t>DFx</w:t>
      </w:r>
      <w:bookmarkEnd w:id="481"/>
    </w:p>
    <w:tbl>
      <w:tblPr>
        <w:tblStyle w:val="LightGrid-Accent12"/>
        <w:tblW w:w="0" w:type="auto"/>
        <w:tblLook w:val="04A0" w:firstRow="1" w:lastRow="0" w:firstColumn="1" w:lastColumn="0" w:noHBand="0" w:noVBand="1"/>
      </w:tblPr>
      <w:tblGrid>
        <w:gridCol w:w="2726"/>
        <w:gridCol w:w="4714"/>
        <w:gridCol w:w="596"/>
        <w:gridCol w:w="625"/>
        <w:gridCol w:w="679"/>
      </w:tblGrid>
      <w:tr w:rsidR="00613B9F" w:rsidRPr="00613B9F" w14:paraId="66DD70D0" w14:textId="77777777" w:rsidTr="00613B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6" w:type="dxa"/>
          </w:tcPr>
          <w:p w14:paraId="4CA828EA" w14:textId="77777777" w:rsidR="00613B9F" w:rsidRPr="00613B9F" w:rsidRDefault="00613B9F" w:rsidP="00195D46">
            <w:pPr>
              <w:rPr>
                <w:rFonts w:ascii="Neo Sans Intel" w:hAnsi="Neo Sans Intel"/>
              </w:rPr>
            </w:pPr>
            <w:r w:rsidRPr="00613B9F">
              <w:rPr>
                <w:rFonts w:ascii="Neo Sans Intel" w:hAnsi="Neo Sans Intel"/>
              </w:rPr>
              <w:t>Signal</w:t>
            </w:r>
          </w:p>
        </w:tc>
        <w:tc>
          <w:tcPr>
            <w:tcW w:w="4884" w:type="dxa"/>
          </w:tcPr>
          <w:p w14:paraId="6A366D26" w14:textId="77777777" w:rsidR="00613B9F" w:rsidRPr="00613B9F" w:rsidRDefault="00613B9F" w:rsidP="00195D46">
            <w:pPr>
              <w:cnfStyle w:val="100000000000" w:firstRow="1" w:lastRow="0" w:firstColumn="0" w:lastColumn="0" w:oddVBand="0" w:evenVBand="0" w:oddHBand="0" w:evenHBand="0" w:firstRowFirstColumn="0" w:firstRowLastColumn="0" w:lastRowFirstColumn="0" w:lastRowLastColumn="0"/>
              <w:rPr>
                <w:rFonts w:ascii="Neo Sans Intel" w:hAnsi="Neo Sans Intel"/>
              </w:rPr>
            </w:pPr>
            <w:r w:rsidRPr="00613B9F">
              <w:rPr>
                <w:rFonts w:ascii="Neo Sans Intel" w:hAnsi="Neo Sans Intel"/>
              </w:rPr>
              <w:t>Description</w:t>
            </w:r>
          </w:p>
        </w:tc>
        <w:tc>
          <w:tcPr>
            <w:tcW w:w="599" w:type="dxa"/>
          </w:tcPr>
          <w:p w14:paraId="45064A55" w14:textId="77777777" w:rsidR="00613B9F" w:rsidRPr="00613B9F" w:rsidRDefault="00613B9F" w:rsidP="00195D46">
            <w:pPr>
              <w:jc w:val="center"/>
              <w:cnfStyle w:val="100000000000" w:firstRow="1" w:lastRow="0" w:firstColumn="0" w:lastColumn="0" w:oddVBand="0" w:evenVBand="0" w:oddHBand="0" w:evenHBand="0" w:firstRowFirstColumn="0" w:firstRowLastColumn="0" w:lastRowFirstColumn="0" w:lastRowLastColumn="0"/>
              <w:rPr>
                <w:rFonts w:ascii="Neo Sans Intel" w:hAnsi="Neo Sans Intel"/>
              </w:rPr>
            </w:pPr>
            <w:r w:rsidRPr="00613B9F">
              <w:rPr>
                <w:rFonts w:ascii="Neo Sans Intel" w:hAnsi="Neo Sans Intel"/>
              </w:rPr>
              <w:t>CLK</w:t>
            </w:r>
          </w:p>
        </w:tc>
        <w:tc>
          <w:tcPr>
            <w:tcW w:w="628" w:type="dxa"/>
          </w:tcPr>
          <w:p w14:paraId="1D5E7E91" w14:textId="77777777" w:rsidR="00613B9F" w:rsidRPr="00613B9F" w:rsidRDefault="00613B9F" w:rsidP="00195D46">
            <w:pPr>
              <w:cnfStyle w:val="100000000000" w:firstRow="1" w:lastRow="0" w:firstColumn="0" w:lastColumn="0" w:oddVBand="0" w:evenVBand="0" w:oddHBand="0" w:evenHBand="0" w:firstRowFirstColumn="0" w:firstRowLastColumn="0" w:lastRowFirstColumn="0" w:lastRowLastColumn="0"/>
              <w:rPr>
                <w:rFonts w:ascii="Neo Sans Intel" w:hAnsi="Neo Sans Intel"/>
              </w:rPr>
            </w:pPr>
            <w:r w:rsidRPr="00613B9F">
              <w:rPr>
                <w:rFonts w:ascii="Neo Sans Intel" w:hAnsi="Neo Sans Intel"/>
              </w:rPr>
              <w:t>SRC</w:t>
            </w:r>
          </w:p>
        </w:tc>
        <w:tc>
          <w:tcPr>
            <w:tcW w:w="679" w:type="dxa"/>
          </w:tcPr>
          <w:p w14:paraId="4D2A326D" w14:textId="77777777" w:rsidR="00613B9F" w:rsidRPr="00613B9F" w:rsidRDefault="00613B9F" w:rsidP="00195D46">
            <w:pPr>
              <w:cnfStyle w:val="100000000000" w:firstRow="1" w:lastRow="0" w:firstColumn="0" w:lastColumn="0" w:oddVBand="0" w:evenVBand="0" w:oddHBand="0" w:evenHBand="0" w:firstRowFirstColumn="0" w:firstRowLastColumn="0" w:lastRowFirstColumn="0" w:lastRowLastColumn="0"/>
              <w:rPr>
                <w:rFonts w:ascii="Neo Sans Intel" w:hAnsi="Neo Sans Intel"/>
              </w:rPr>
            </w:pPr>
            <w:r w:rsidRPr="00613B9F">
              <w:rPr>
                <w:rFonts w:ascii="Neo Sans Intel" w:hAnsi="Neo Sans Intel"/>
              </w:rPr>
              <w:t>DEST</w:t>
            </w:r>
          </w:p>
        </w:tc>
      </w:tr>
      <w:tr w:rsidR="00613B9F" w:rsidRPr="00613B9F" w14:paraId="4895F460" w14:textId="77777777" w:rsidTr="00613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6" w:type="dxa"/>
            <w:shd w:val="clear" w:color="auto" w:fill="FDE9D9" w:themeFill="accent6" w:themeFillTint="33"/>
          </w:tcPr>
          <w:p w14:paraId="583DC702" w14:textId="77777777" w:rsidR="00613B9F" w:rsidRPr="00613B9F" w:rsidRDefault="00613B9F" w:rsidP="00195D46">
            <w:pPr>
              <w:pStyle w:val="TableText"/>
              <w:jc w:val="left"/>
              <w:rPr>
                <w:rFonts w:ascii="Neo Sans Intel" w:hAnsi="Neo Sans Intel"/>
                <w:b w:val="0"/>
                <w:bCs w:val="0"/>
                <w:color w:val="000000"/>
              </w:rPr>
            </w:pPr>
          </w:p>
        </w:tc>
        <w:tc>
          <w:tcPr>
            <w:tcW w:w="4884" w:type="dxa"/>
            <w:shd w:val="clear" w:color="auto" w:fill="FDE9D9" w:themeFill="accent6" w:themeFillTint="33"/>
          </w:tcPr>
          <w:p w14:paraId="550883B3" w14:textId="77777777" w:rsidR="00613B9F" w:rsidRPr="00613B9F" w:rsidRDefault="00613B9F" w:rsidP="00195D46">
            <w:pPr>
              <w:cnfStyle w:val="000000100000" w:firstRow="0" w:lastRow="0" w:firstColumn="0" w:lastColumn="0" w:oddVBand="0" w:evenVBand="0" w:oddHBand="1" w:evenHBand="0" w:firstRowFirstColumn="0" w:firstRowLastColumn="0" w:lastRowFirstColumn="0" w:lastRowLastColumn="0"/>
              <w:rPr>
                <w:rFonts w:ascii="Neo Sans Intel" w:hAnsi="Neo Sans Intel"/>
              </w:rPr>
            </w:pPr>
            <w:r w:rsidRPr="00613B9F">
              <w:rPr>
                <w:rFonts w:ascii="Neo Sans Intel" w:hAnsi="Neo Sans Intel"/>
                <w:b/>
              </w:rPr>
              <w:t>DFX</w:t>
            </w:r>
          </w:p>
        </w:tc>
        <w:tc>
          <w:tcPr>
            <w:tcW w:w="599" w:type="dxa"/>
            <w:shd w:val="clear" w:color="auto" w:fill="FDE9D9" w:themeFill="accent6" w:themeFillTint="33"/>
          </w:tcPr>
          <w:p w14:paraId="42B13A0D" w14:textId="77777777" w:rsidR="00613B9F" w:rsidRPr="00613B9F" w:rsidRDefault="00613B9F" w:rsidP="00195D46">
            <w:pPr>
              <w:jc w:val="center"/>
              <w:cnfStyle w:val="000000100000" w:firstRow="0" w:lastRow="0" w:firstColumn="0" w:lastColumn="0" w:oddVBand="0" w:evenVBand="0" w:oddHBand="1" w:evenHBand="0" w:firstRowFirstColumn="0" w:firstRowLastColumn="0" w:lastRowFirstColumn="0" w:lastRowLastColumn="0"/>
              <w:rPr>
                <w:rFonts w:ascii="Neo Sans Intel" w:hAnsi="Neo Sans Intel"/>
              </w:rPr>
            </w:pPr>
          </w:p>
        </w:tc>
        <w:tc>
          <w:tcPr>
            <w:tcW w:w="628" w:type="dxa"/>
            <w:shd w:val="clear" w:color="auto" w:fill="FDE9D9" w:themeFill="accent6" w:themeFillTint="33"/>
          </w:tcPr>
          <w:p w14:paraId="240CDE44" w14:textId="77777777" w:rsidR="00613B9F" w:rsidRPr="00613B9F" w:rsidRDefault="00613B9F" w:rsidP="00195D46">
            <w:pPr>
              <w:cnfStyle w:val="000000100000" w:firstRow="0" w:lastRow="0" w:firstColumn="0" w:lastColumn="0" w:oddVBand="0" w:evenVBand="0" w:oddHBand="1" w:evenHBand="0" w:firstRowFirstColumn="0" w:firstRowLastColumn="0" w:lastRowFirstColumn="0" w:lastRowLastColumn="0"/>
              <w:rPr>
                <w:rFonts w:ascii="Neo Sans Intel" w:hAnsi="Neo Sans Intel"/>
              </w:rPr>
            </w:pPr>
          </w:p>
        </w:tc>
        <w:tc>
          <w:tcPr>
            <w:tcW w:w="679" w:type="dxa"/>
            <w:shd w:val="clear" w:color="auto" w:fill="FDE9D9" w:themeFill="accent6" w:themeFillTint="33"/>
          </w:tcPr>
          <w:p w14:paraId="1CB78C81" w14:textId="77777777" w:rsidR="00613B9F" w:rsidRPr="00613B9F" w:rsidRDefault="00613B9F" w:rsidP="00195D46">
            <w:pPr>
              <w:cnfStyle w:val="000000100000" w:firstRow="0" w:lastRow="0" w:firstColumn="0" w:lastColumn="0" w:oddVBand="0" w:evenVBand="0" w:oddHBand="1" w:evenHBand="0" w:firstRowFirstColumn="0" w:firstRowLastColumn="0" w:lastRowFirstColumn="0" w:lastRowLastColumn="0"/>
              <w:rPr>
                <w:rFonts w:ascii="Neo Sans Intel" w:hAnsi="Neo Sans Intel"/>
              </w:rPr>
            </w:pPr>
          </w:p>
        </w:tc>
      </w:tr>
      <w:tr w:rsidR="00613B9F" w:rsidRPr="00613B9F" w14:paraId="6488A5CB" w14:textId="77777777" w:rsidTr="00613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6" w:type="dxa"/>
          </w:tcPr>
          <w:p w14:paraId="3BCCD39A" w14:textId="77777777" w:rsidR="00613B9F" w:rsidRPr="00613B9F" w:rsidRDefault="00613B9F" w:rsidP="00613B9F">
            <w:pPr>
              <w:rPr>
                <w:rFonts w:ascii="Neo Sans Intel" w:hAnsi="Neo Sans Intel"/>
                <w:sz w:val="16"/>
                <w:szCs w:val="16"/>
              </w:rPr>
            </w:pPr>
            <w:r w:rsidRPr="00613B9F">
              <w:rPr>
                <w:rFonts w:ascii="Neo Sans Intel" w:hAnsi="Neo Sans Intel"/>
                <w:szCs w:val="18"/>
              </w:rPr>
              <w:t>fscan_byprst_b</w:t>
            </w:r>
          </w:p>
        </w:tc>
        <w:tc>
          <w:tcPr>
            <w:tcW w:w="4884" w:type="dxa"/>
          </w:tcPr>
          <w:p w14:paraId="3BDE94C9" w14:textId="77777777" w:rsidR="00613B9F" w:rsidRPr="00613B9F" w:rsidRDefault="00613B9F" w:rsidP="00195D46">
            <w:pPr>
              <w:cnfStyle w:val="000000010000" w:firstRow="0" w:lastRow="0" w:firstColumn="0" w:lastColumn="0" w:oddVBand="0" w:evenVBand="0" w:oddHBand="0" w:evenHBand="1" w:firstRowFirstColumn="0" w:firstRowLastColumn="0" w:lastRowFirstColumn="0" w:lastRowLastColumn="0"/>
              <w:rPr>
                <w:rFonts w:ascii="Neo Sans Intel" w:hAnsi="Neo Sans Intel"/>
                <w:b/>
                <w:bCs/>
              </w:rPr>
            </w:pPr>
            <w:r w:rsidRPr="00613B9F">
              <w:rPr>
                <w:rFonts w:ascii="Neo Sans Intel" w:hAnsi="Neo Sans Intel"/>
                <w:b/>
                <w:bCs/>
              </w:rPr>
              <w:t xml:space="preserve">Fabric Scan Bypass Reset.  </w:t>
            </w:r>
            <w:r w:rsidRPr="00613B9F">
              <w:rPr>
                <w:rFonts w:ascii="Neo Sans Intel" w:hAnsi="Neo Sans Intel"/>
                <w:bCs/>
              </w:rPr>
              <w:t>This signal is a reset input for scan operations that bypasses the internal agent reset logic and applies a reset directly to the agent. The reset override signal group must be implemented for IP-blocks with embedded or derived internal reset signals.</w:t>
            </w:r>
          </w:p>
        </w:tc>
        <w:tc>
          <w:tcPr>
            <w:tcW w:w="599" w:type="dxa"/>
          </w:tcPr>
          <w:p w14:paraId="64FEB4B0" w14:textId="77777777" w:rsidR="00613B9F" w:rsidRPr="00613B9F" w:rsidRDefault="00613B9F" w:rsidP="00195D46">
            <w:pPr>
              <w:jc w:val="center"/>
              <w:cnfStyle w:val="000000010000" w:firstRow="0" w:lastRow="0" w:firstColumn="0" w:lastColumn="0" w:oddVBand="0" w:evenVBand="0" w:oddHBand="0" w:evenHBand="1" w:firstRowFirstColumn="0" w:firstRowLastColumn="0" w:lastRowFirstColumn="0" w:lastRowLastColumn="0"/>
              <w:rPr>
                <w:rFonts w:ascii="Neo Sans Intel" w:hAnsi="Neo Sans Intel"/>
              </w:rPr>
            </w:pPr>
            <w:r w:rsidRPr="00613B9F">
              <w:rPr>
                <w:rFonts w:ascii="Neo Sans Intel" w:hAnsi="Neo Sans Intel"/>
              </w:rPr>
              <w:t>-</w:t>
            </w:r>
          </w:p>
        </w:tc>
        <w:tc>
          <w:tcPr>
            <w:tcW w:w="628" w:type="dxa"/>
          </w:tcPr>
          <w:p w14:paraId="1A66C3B1" w14:textId="77777777" w:rsidR="00613B9F" w:rsidRPr="00613B9F" w:rsidRDefault="00613B9F" w:rsidP="00195D46">
            <w:pPr>
              <w:cnfStyle w:val="000000010000" w:firstRow="0" w:lastRow="0" w:firstColumn="0" w:lastColumn="0" w:oddVBand="0" w:evenVBand="0" w:oddHBand="0" w:evenHBand="1" w:firstRowFirstColumn="0" w:firstRowLastColumn="0" w:lastRowFirstColumn="0" w:lastRowLastColumn="0"/>
              <w:rPr>
                <w:rFonts w:ascii="Neo Sans Intel" w:hAnsi="Neo Sans Intel"/>
              </w:rPr>
            </w:pPr>
            <w:r w:rsidRPr="00613B9F">
              <w:rPr>
                <w:rFonts w:ascii="Neo Sans Intel" w:hAnsi="Neo Sans Intel"/>
              </w:rPr>
              <w:t>SOC</w:t>
            </w:r>
          </w:p>
        </w:tc>
        <w:tc>
          <w:tcPr>
            <w:tcW w:w="679" w:type="dxa"/>
          </w:tcPr>
          <w:p w14:paraId="736E2B86" w14:textId="77777777" w:rsidR="00613B9F" w:rsidRPr="00613B9F" w:rsidRDefault="00613B9F" w:rsidP="00195D46">
            <w:pPr>
              <w:cnfStyle w:val="000000010000" w:firstRow="0" w:lastRow="0" w:firstColumn="0" w:lastColumn="0" w:oddVBand="0" w:evenVBand="0" w:oddHBand="0" w:evenHBand="1" w:firstRowFirstColumn="0" w:firstRowLastColumn="0" w:lastRowFirstColumn="0" w:lastRowLastColumn="0"/>
              <w:rPr>
                <w:rFonts w:ascii="Neo Sans Intel" w:hAnsi="Neo Sans Intel"/>
              </w:rPr>
            </w:pPr>
            <w:r>
              <w:rPr>
                <w:rFonts w:ascii="Neo Sans Intel" w:hAnsi="Neo Sans Intel"/>
              </w:rPr>
              <w:t>PCGU</w:t>
            </w:r>
          </w:p>
        </w:tc>
      </w:tr>
      <w:tr w:rsidR="00613B9F" w:rsidRPr="00613B9F" w14:paraId="00E75F43" w14:textId="77777777" w:rsidTr="00613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6" w:type="dxa"/>
          </w:tcPr>
          <w:p w14:paraId="694D4F29" w14:textId="77777777" w:rsidR="00613B9F" w:rsidRPr="00613B9F" w:rsidRDefault="00613B9F" w:rsidP="00613B9F">
            <w:pPr>
              <w:rPr>
                <w:rFonts w:ascii="Neo Sans Intel" w:hAnsi="Neo Sans Intel"/>
                <w:sz w:val="16"/>
                <w:szCs w:val="16"/>
              </w:rPr>
            </w:pPr>
            <w:r w:rsidRPr="00613B9F">
              <w:rPr>
                <w:rFonts w:ascii="Neo Sans Intel" w:hAnsi="Neo Sans Intel"/>
                <w:szCs w:val="18"/>
              </w:rPr>
              <w:t>fscan_rstbypen</w:t>
            </w:r>
          </w:p>
        </w:tc>
        <w:tc>
          <w:tcPr>
            <w:tcW w:w="4884" w:type="dxa"/>
          </w:tcPr>
          <w:p w14:paraId="55E2BFBE" w14:textId="77777777" w:rsidR="00613B9F" w:rsidRPr="00613B9F" w:rsidRDefault="00613B9F" w:rsidP="00195D46">
            <w:pPr>
              <w:cnfStyle w:val="000000100000" w:firstRow="0" w:lastRow="0" w:firstColumn="0" w:lastColumn="0" w:oddVBand="0" w:evenVBand="0" w:oddHBand="1" w:evenHBand="0" w:firstRowFirstColumn="0" w:firstRowLastColumn="0" w:lastRowFirstColumn="0" w:lastRowLastColumn="0"/>
              <w:rPr>
                <w:rFonts w:ascii="Neo Sans Intel" w:hAnsi="Neo Sans Intel"/>
                <w:b/>
                <w:bCs/>
              </w:rPr>
            </w:pPr>
            <w:r w:rsidRPr="00613B9F">
              <w:rPr>
                <w:rFonts w:ascii="Neo Sans Intel" w:hAnsi="Neo Sans Intel"/>
                <w:b/>
                <w:bCs/>
              </w:rPr>
              <w:t xml:space="preserve">Fabric Scan Reset Bypass Enable.  </w:t>
            </w:r>
            <w:r w:rsidRPr="00613B9F">
              <w:rPr>
                <w:rFonts w:ascii="Neo Sans Intel" w:hAnsi="Neo Sans Intel"/>
                <w:bCs/>
              </w:rPr>
              <w:t>This signal will enable the ability for the bypass reset signals to be active. The reset override signal group must be implemented for IP-blocks with embedded or derived internal reset signals.</w:t>
            </w:r>
          </w:p>
        </w:tc>
        <w:tc>
          <w:tcPr>
            <w:tcW w:w="599" w:type="dxa"/>
          </w:tcPr>
          <w:p w14:paraId="76E2D2C8" w14:textId="77777777" w:rsidR="00613B9F" w:rsidRPr="00613B9F" w:rsidRDefault="00613B9F" w:rsidP="00195D46">
            <w:pPr>
              <w:jc w:val="center"/>
              <w:cnfStyle w:val="000000100000" w:firstRow="0" w:lastRow="0" w:firstColumn="0" w:lastColumn="0" w:oddVBand="0" w:evenVBand="0" w:oddHBand="1" w:evenHBand="0" w:firstRowFirstColumn="0" w:firstRowLastColumn="0" w:lastRowFirstColumn="0" w:lastRowLastColumn="0"/>
              <w:rPr>
                <w:rFonts w:ascii="Neo Sans Intel" w:hAnsi="Neo Sans Intel"/>
              </w:rPr>
            </w:pPr>
            <w:r w:rsidRPr="00613B9F">
              <w:rPr>
                <w:rFonts w:ascii="Neo Sans Intel" w:hAnsi="Neo Sans Intel"/>
              </w:rPr>
              <w:t>-</w:t>
            </w:r>
          </w:p>
        </w:tc>
        <w:tc>
          <w:tcPr>
            <w:tcW w:w="628" w:type="dxa"/>
          </w:tcPr>
          <w:p w14:paraId="76BD3F09" w14:textId="77777777" w:rsidR="00613B9F" w:rsidRPr="00613B9F" w:rsidRDefault="00613B9F" w:rsidP="00195D46">
            <w:pPr>
              <w:cnfStyle w:val="000000100000" w:firstRow="0" w:lastRow="0" w:firstColumn="0" w:lastColumn="0" w:oddVBand="0" w:evenVBand="0" w:oddHBand="1" w:evenHBand="0" w:firstRowFirstColumn="0" w:firstRowLastColumn="0" w:lastRowFirstColumn="0" w:lastRowLastColumn="0"/>
              <w:rPr>
                <w:rFonts w:ascii="Neo Sans Intel" w:hAnsi="Neo Sans Intel"/>
              </w:rPr>
            </w:pPr>
            <w:r w:rsidRPr="00613B9F">
              <w:rPr>
                <w:rFonts w:ascii="Neo Sans Intel" w:hAnsi="Neo Sans Intel"/>
              </w:rPr>
              <w:t>SOC</w:t>
            </w:r>
          </w:p>
        </w:tc>
        <w:tc>
          <w:tcPr>
            <w:tcW w:w="679" w:type="dxa"/>
          </w:tcPr>
          <w:p w14:paraId="55282A30" w14:textId="77777777" w:rsidR="00613B9F" w:rsidRPr="00613B9F" w:rsidRDefault="00613B9F" w:rsidP="00195D46">
            <w:pPr>
              <w:cnfStyle w:val="000000100000" w:firstRow="0" w:lastRow="0" w:firstColumn="0" w:lastColumn="0" w:oddVBand="0" w:evenVBand="0" w:oddHBand="1" w:evenHBand="0" w:firstRowFirstColumn="0" w:firstRowLastColumn="0" w:lastRowFirstColumn="0" w:lastRowLastColumn="0"/>
              <w:rPr>
                <w:rFonts w:ascii="Neo Sans Intel" w:hAnsi="Neo Sans Intel"/>
              </w:rPr>
            </w:pPr>
            <w:r>
              <w:rPr>
                <w:rFonts w:ascii="Neo Sans Intel" w:hAnsi="Neo Sans Intel"/>
              </w:rPr>
              <w:t>PCGU</w:t>
            </w:r>
          </w:p>
        </w:tc>
      </w:tr>
      <w:tr w:rsidR="00613B9F" w:rsidRPr="00613B9F" w14:paraId="47265846" w14:textId="77777777" w:rsidTr="00613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6" w:type="dxa"/>
          </w:tcPr>
          <w:p w14:paraId="473E4F6D" w14:textId="77777777" w:rsidR="00613B9F" w:rsidRPr="00613B9F" w:rsidRDefault="00613B9F" w:rsidP="00195D46">
            <w:pPr>
              <w:rPr>
                <w:rFonts w:ascii="Neo Sans Intel" w:hAnsi="Neo Sans Intel"/>
                <w:szCs w:val="18"/>
              </w:rPr>
            </w:pPr>
          </w:p>
        </w:tc>
        <w:tc>
          <w:tcPr>
            <w:tcW w:w="4884" w:type="dxa"/>
          </w:tcPr>
          <w:p w14:paraId="3C79EA61" w14:textId="77777777" w:rsidR="00613B9F" w:rsidRPr="00613B9F" w:rsidRDefault="00613B9F" w:rsidP="00195D46">
            <w:pPr>
              <w:cnfStyle w:val="000000010000" w:firstRow="0" w:lastRow="0" w:firstColumn="0" w:lastColumn="0" w:oddVBand="0" w:evenVBand="0" w:oddHBand="0" w:evenHBand="1" w:firstRowFirstColumn="0" w:firstRowLastColumn="0" w:lastRowFirstColumn="0" w:lastRowLastColumn="0"/>
              <w:rPr>
                <w:rFonts w:ascii="Neo Sans Intel" w:hAnsi="Neo Sans Intel"/>
                <w:b/>
                <w:bCs/>
              </w:rPr>
            </w:pPr>
          </w:p>
        </w:tc>
        <w:tc>
          <w:tcPr>
            <w:tcW w:w="599" w:type="dxa"/>
          </w:tcPr>
          <w:p w14:paraId="2C21721E" w14:textId="77777777" w:rsidR="00613B9F" w:rsidRPr="00613B9F" w:rsidRDefault="00613B9F" w:rsidP="00195D46">
            <w:pPr>
              <w:jc w:val="center"/>
              <w:cnfStyle w:val="000000010000" w:firstRow="0" w:lastRow="0" w:firstColumn="0" w:lastColumn="0" w:oddVBand="0" w:evenVBand="0" w:oddHBand="0" w:evenHBand="1" w:firstRowFirstColumn="0" w:firstRowLastColumn="0" w:lastRowFirstColumn="0" w:lastRowLastColumn="0"/>
              <w:rPr>
                <w:rFonts w:ascii="Neo Sans Intel" w:hAnsi="Neo Sans Intel"/>
              </w:rPr>
            </w:pPr>
          </w:p>
        </w:tc>
        <w:tc>
          <w:tcPr>
            <w:tcW w:w="628" w:type="dxa"/>
          </w:tcPr>
          <w:p w14:paraId="1A23AB70" w14:textId="77777777" w:rsidR="00613B9F" w:rsidRPr="00613B9F" w:rsidRDefault="00613B9F" w:rsidP="00195D46">
            <w:pPr>
              <w:cnfStyle w:val="000000010000" w:firstRow="0" w:lastRow="0" w:firstColumn="0" w:lastColumn="0" w:oddVBand="0" w:evenVBand="0" w:oddHBand="0" w:evenHBand="1" w:firstRowFirstColumn="0" w:firstRowLastColumn="0" w:lastRowFirstColumn="0" w:lastRowLastColumn="0"/>
              <w:rPr>
                <w:rFonts w:ascii="Neo Sans Intel" w:hAnsi="Neo Sans Intel"/>
              </w:rPr>
            </w:pPr>
          </w:p>
        </w:tc>
        <w:tc>
          <w:tcPr>
            <w:tcW w:w="679" w:type="dxa"/>
          </w:tcPr>
          <w:p w14:paraId="6574A68D" w14:textId="77777777" w:rsidR="00613B9F" w:rsidRPr="00613B9F" w:rsidRDefault="00613B9F" w:rsidP="00195D46">
            <w:pPr>
              <w:cnfStyle w:val="000000010000" w:firstRow="0" w:lastRow="0" w:firstColumn="0" w:lastColumn="0" w:oddVBand="0" w:evenVBand="0" w:oddHBand="0" w:evenHBand="1" w:firstRowFirstColumn="0" w:firstRowLastColumn="0" w:lastRowFirstColumn="0" w:lastRowLastColumn="0"/>
              <w:rPr>
                <w:rFonts w:ascii="Neo Sans Intel" w:hAnsi="Neo Sans Intel"/>
              </w:rPr>
            </w:pPr>
          </w:p>
        </w:tc>
      </w:tr>
    </w:tbl>
    <w:p w14:paraId="2515423C" w14:textId="77777777" w:rsidR="00613B9F" w:rsidRDefault="00613B9F" w:rsidP="00995259">
      <w:pPr>
        <w:rPr>
          <w:rFonts w:ascii="Neo Sans Intel" w:hAnsi="Neo Sans Intel"/>
        </w:rPr>
      </w:pPr>
    </w:p>
    <w:p w14:paraId="3B9AB23E" w14:textId="77777777" w:rsidR="00613B9F" w:rsidRPr="00995259" w:rsidRDefault="00613B9F" w:rsidP="00995259">
      <w:pPr>
        <w:rPr>
          <w:rFonts w:ascii="Neo Sans Intel" w:hAnsi="Neo Sans Intel"/>
        </w:rPr>
      </w:pPr>
    </w:p>
    <w:p w14:paraId="38B4C213" w14:textId="77777777" w:rsidR="00E20EB9" w:rsidRPr="00995259" w:rsidRDefault="00E20EB9" w:rsidP="00E20EB9">
      <w:pPr>
        <w:pStyle w:val="Heading4"/>
      </w:pPr>
      <w:r>
        <w:t xml:space="preserve">IP Specific Power Control Glue Logic </w:t>
      </w:r>
      <w:r w:rsidRPr="00995259">
        <w:t>Interface</w:t>
      </w:r>
    </w:p>
    <w:p w14:paraId="09862CAC" w14:textId="77777777" w:rsidR="00E20EB9" w:rsidRDefault="00E20EB9" w:rsidP="00E20EB9">
      <w:pPr>
        <w:pStyle w:val="Heading5"/>
      </w:pPr>
      <w:r>
        <w:t>Reset</w:t>
      </w:r>
    </w:p>
    <w:tbl>
      <w:tblPr>
        <w:tblStyle w:val="LightGrid-Accent12"/>
        <w:tblW w:w="0" w:type="auto"/>
        <w:tblLook w:val="04A0" w:firstRow="1" w:lastRow="0" w:firstColumn="1" w:lastColumn="0" w:noHBand="0" w:noVBand="1"/>
      </w:tblPr>
      <w:tblGrid>
        <w:gridCol w:w="2495"/>
        <w:gridCol w:w="4811"/>
        <w:gridCol w:w="682"/>
        <w:gridCol w:w="673"/>
        <w:gridCol w:w="679"/>
      </w:tblGrid>
      <w:tr w:rsidR="00E20EB9" w:rsidRPr="00995259" w14:paraId="49E906A5" w14:textId="77777777" w:rsidTr="00FF53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8" w:type="dxa"/>
          </w:tcPr>
          <w:p w14:paraId="7B6C66D2" w14:textId="77777777" w:rsidR="00E20EB9" w:rsidRPr="00995259" w:rsidRDefault="00E20EB9" w:rsidP="00FF536A">
            <w:pPr>
              <w:rPr>
                <w:rFonts w:ascii="Neo Sans Intel" w:hAnsi="Neo Sans Intel"/>
              </w:rPr>
            </w:pPr>
            <w:r w:rsidRPr="00995259">
              <w:rPr>
                <w:rFonts w:ascii="Neo Sans Intel" w:hAnsi="Neo Sans Intel"/>
              </w:rPr>
              <w:t>Signal</w:t>
            </w:r>
          </w:p>
        </w:tc>
        <w:tc>
          <w:tcPr>
            <w:tcW w:w="4977" w:type="dxa"/>
          </w:tcPr>
          <w:p w14:paraId="08B18A2B" w14:textId="77777777" w:rsidR="00E20EB9" w:rsidRPr="00995259" w:rsidRDefault="00E20EB9" w:rsidP="00FF536A">
            <w:pPr>
              <w:cnfStyle w:val="100000000000" w:firstRow="1" w:lastRow="0" w:firstColumn="0" w:lastColumn="0" w:oddVBand="0" w:evenVBand="0" w:oddHBand="0" w:evenHBand="0" w:firstRowFirstColumn="0" w:firstRowLastColumn="0" w:lastRowFirstColumn="0" w:lastRowLastColumn="0"/>
              <w:rPr>
                <w:rFonts w:ascii="Neo Sans Intel" w:hAnsi="Neo Sans Intel"/>
              </w:rPr>
            </w:pPr>
            <w:r w:rsidRPr="00995259">
              <w:rPr>
                <w:rFonts w:ascii="Neo Sans Intel" w:hAnsi="Neo Sans Intel"/>
              </w:rPr>
              <w:t>Description</w:t>
            </w:r>
          </w:p>
        </w:tc>
        <w:tc>
          <w:tcPr>
            <w:tcW w:w="683" w:type="dxa"/>
          </w:tcPr>
          <w:p w14:paraId="1E0E3B1C" w14:textId="77777777" w:rsidR="00E20EB9" w:rsidRPr="00995259" w:rsidRDefault="00E20EB9" w:rsidP="00FF536A">
            <w:pPr>
              <w:cnfStyle w:val="100000000000" w:firstRow="1" w:lastRow="0" w:firstColumn="0" w:lastColumn="0" w:oddVBand="0" w:evenVBand="0" w:oddHBand="0" w:evenHBand="0" w:firstRowFirstColumn="0" w:firstRowLastColumn="0" w:lastRowFirstColumn="0" w:lastRowLastColumn="0"/>
              <w:rPr>
                <w:rFonts w:ascii="Neo Sans Intel" w:hAnsi="Neo Sans Intel"/>
              </w:rPr>
            </w:pPr>
            <w:r w:rsidRPr="00995259">
              <w:rPr>
                <w:rFonts w:ascii="Neo Sans Intel" w:hAnsi="Neo Sans Intel"/>
              </w:rPr>
              <w:t>CLK</w:t>
            </w:r>
          </w:p>
        </w:tc>
        <w:tc>
          <w:tcPr>
            <w:tcW w:w="679" w:type="dxa"/>
          </w:tcPr>
          <w:p w14:paraId="22FE7073" w14:textId="77777777" w:rsidR="00E20EB9" w:rsidRPr="00995259" w:rsidRDefault="00E20EB9" w:rsidP="00FF536A">
            <w:pPr>
              <w:cnfStyle w:val="100000000000" w:firstRow="1" w:lastRow="0" w:firstColumn="0" w:lastColumn="0" w:oddVBand="0" w:evenVBand="0" w:oddHBand="0" w:evenHBand="0" w:firstRowFirstColumn="0" w:firstRowLastColumn="0" w:lastRowFirstColumn="0" w:lastRowLastColumn="0"/>
              <w:rPr>
                <w:rFonts w:ascii="Neo Sans Intel" w:hAnsi="Neo Sans Intel"/>
              </w:rPr>
            </w:pPr>
            <w:r w:rsidRPr="00995259">
              <w:rPr>
                <w:rFonts w:ascii="Neo Sans Intel" w:hAnsi="Neo Sans Intel"/>
              </w:rPr>
              <w:t>SRC</w:t>
            </w:r>
          </w:p>
        </w:tc>
        <w:tc>
          <w:tcPr>
            <w:tcW w:w="679" w:type="dxa"/>
          </w:tcPr>
          <w:p w14:paraId="162CA600" w14:textId="77777777" w:rsidR="00E20EB9" w:rsidRPr="00995259" w:rsidRDefault="00E20EB9" w:rsidP="00FF536A">
            <w:pPr>
              <w:cnfStyle w:val="100000000000" w:firstRow="1" w:lastRow="0" w:firstColumn="0" w:lastColumn="0" w:oddVBand="0" w:evenVBand="0" w:oddHBand="0" w:evenHBand="0" w:firstRowFirstColumn="0" w:firstRowLastColumn="0" w:lastRowFirstColumn="0" w:lastRowLastColumn="0"/>
              <w:rPr>
                <w:rFonts w:ascii="Neo Sans Intel" w:hAnsi="Neo Sans Intel"/>
              </w:rPr>
            </w:pPr>
            <w:r w:rsidRPr="00995259">
              <w:rPr>
                <w:rFonts w:ascii="Neo Sans Intel" w:hAnsi="Neo Sans Intel"/>
              </w:rPr>
              <w:t>DEST</w:t>
            </w:r>
          </w:p>
        </w:tc>
      </w:tr>
      <w:tr w:rsidR="00E20EB9" w:rsidRPr="00995259" w14:paraId="5DC117D1" w14:textId="77777777" w:rsidTr="00FF5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8" w:type="dxa"/>
            <w:shd w:val="clear" w:color="auto" w:fill="FDE9D9" w:themeFill="accent6" w:themeFillTint="33"/>
          </w:tcPr>
          <w:p w14:paraId="0BB0CE12" w14:textId="77777777" w:rsidR="00E20EB9" w:rsidRPr="00995259" w:rsidRDefault="00E20EB9" w:rsidP="00FF536A">
            <w:pPr>
              <w:pStyle w:val="TableText"/>
              <w:jc w:val="left"/>
              <w:rPr>
                <w:rFonts w:ascii="Neo Sans Intel" w:hAnsi="Neo Sans Intel"/>
                <w:b w:val="0"/>
                <w:bCs w:val="0"/>
                <w:color w:val="000000"/>
              </w:rPr>
            </w:pPr>
          </w:p>
        </w:tc>
        <w:tc>
          <w:tcPr>
            <w:tcW w:w="4977" w:type="dxa"/>
            <w:shd w:val="clear" w:color="auto" w:fill="FDE9D9" w:themeFill="accent6" w:themeFillTint="33"/>
          </w:tcPr>
          <w:p w14:paraId="18DE521F" w14:textId="77777777" w:rsidR="00E20EB9" w:rsidRPr="00995259" w:rsidRDefault="00E20EB9" w:rsidP="00FF536A">
            <w:pPr>
              <w:cnfStyle w:val="000000100000" w:firstRow="0" w:lastRow="0" w:firstColumn="0" w:lastColumn="0" w:oddVBand="0" w:evenVBand="0" w:oddHBand="1" w:evenHBand="0" w:firstRowFirstColumn="0" w:firstRowLastColumn="0" w:lastRowFirstColumn="0" w:lastRowLastColumn="0"/>
              <w:rPr>
                <w:rFonts w:ascii="Neo Sans Intel" w:hAnsi="Neo Sans Intel"/>
              </w:rPr>
            </w:pPr>
            <w:r w:rsidRPr="00995259">
              <w:rPr>
                <w:rFonts w:ascii="Neo Sans Intel" w:hAnsi="Neo Sans Intel"/>
                <w:b/>
              </w:rPr>
              <w:t>Clock and Reset</w:t>
            </w:r>
          </w:p>
        </w:tc>
        <w:tc>
          <w:tcPr>
            <w:tcW w:w="683" w:type="dxa"/>
            <w:shd w:val="clear" w:color="auto" w:fill="FDE9D9" w:themeFill="accent6" w:themeFillTint="33"/>
          </w:tcPr>
          <w:p w14:paraId="240130FA" w14:textId="77777777" w:rsidR="00E20EB9" w:rsidRPr="00995259" w:rsidRDefault="00E20EB9" w:rsidP="00FF536A">
            <w:pPr>
              <w:cnfStyle w:val="000000100000" w:firstRow="0" w:lastRow="0" w:firstColumn="0" w:lastColumn="0" w:oddVBand="0" w:evenVBand="0" w:oddHBand="1" w:evenHBand="0" w:firstRowFirstColumn="0" w:firstRowLastColumn="0" w:lastRowFirstColumn="0" w:lastRowLastColumn="0"/>
              <w:rPr>
                <w:rFonts w:ascii="Neo Sans Intel" w:hAnsi="Neo Sans Intel"/>
              </w:rPr>
            </w:pPr>
          </w:p>
        </w:tc>
        <w:tc>
          <w:tcPr>
            <w:tcW w:w="679" w:type="dxa"/>
            <w:shd w:val="clear" w:color="auto" w:fill="FDE9D9" w:themeFill="accent6" w:themeFillTint="33"/>
          </w:tcPr>
          <w:p w14:paraId="5CC0A5C2" w14:textId="77777777" w:rsidR="00E20EB9" w:rsidRPr="00995259" w:rsidRDefault="00E20EB9" w:rsidP="00FF536A">
            <w:pPr>
              <w:cnfStyle w:val="000000100000" w:firstRow="0" w:lastRow="0" w:firstColumn="0" w:lastColumn="0" w:oddVBand="0" w:evenVBand="0" w:oddHBand="1" w:evenHBand="0" w:firstRowFirstColumn="0" w:firstRowLastColumn="0" w:lastRowFirstColumn="0" w:lastRowLastColumn="0"/>
              <w:rPr>
                <w:rFonts w:ascii="Neo Sans Intel" w:hAnsi="Neo Sans Intel"/>
              </w:rPr>
            </w:pPr>
          </w:p>
        </w:tc>
        <w:tc>
          <w:tcPr>
            <w:tcW w:w="679" w:type="dxa"/>
            <w:shd w:val="clear" w:color="auto" w:fill="FDE9D9" w:themeFill="accent6" w:themeFillTint="33"/>
          </w:tcPr>
          <w:p w14:paraId="65A3F37E" w14:textId="77777777" w:rsidR="00E20EB9" w:rsidRPr="00995259" w:rsidRDefault="00E20EB9" w:rsidP="00FF536A">
            <w:pPr>
              <w:cnfStyle w:val="000000100000" w:firstRow="0" w:lastRow="0" w:firstColumn="0" w:lastColumn="0" w:oddVBand="0" w:evenVBand="0" w:oddHBand="1" w:evenHBand="0" w:firstRowFirstColumn="0" w:firstRowLastColumn="0" w:lastRowFirstColumn="0" w:lastRowLastColumn="0"/>
              <w:rPr>
                <w:rFonts w:ascii="Neo Sans Intel" w:hAnsi="Neo Sans Intel"/>
              </w:rPr>
            </w:pPr>
          </w:p>
        </w:tc>
      </w:tr>
      <w:tr w:rsidR="00E20EB9" w:rsidRPr="00995259" w14:paraId="2D4D454B" w14:textId="77777777" w:rsidTr="00FF53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8" w:type="dxa"/>
          </w:tcPr>
          <w:p w14:paraId="53BB8E1B" w14:textId="77777777" w:rsidR="00E20EB9" w:rsidRPr="00995259" w:rsidRDefault="00E20EB9" w:rsidP="00FF536A">
            <w:pPr>
              <w:pStyle w:val="TableText"/>
              <w:jc w:val="left"/>
              <w:rPr>
                <w:rFonts w:ascii="Neo Sans Intel" w:hAnsi="Neo Sans Intel"/>
              </w:rPr>
            </w:pPr>
            <w:r w:rsidRPr="00995259">
              <w:rPr>
                <w:rFonts w:ascii="Neo Sans Intel" w:hAnsi="Neo Sans Intel"/>
              </w:rPr>
              <w:t>pgcb_rst_b</w:t>
            </w:r>
          </w:p>
        </w:tc>
        <w:tc>
          <w:tcPr>
            <w:tcW w:w="4977" w:type="dxa"/>
          </w:tcPr>
          <w:p w14:paraId="5D479233" w14:textId="59839E6C" w:rsidR="00E20EB9" w:rsidRPr="00995259" w:rsidRDefault="00E20EB9" w:rsidP="00EF145F">
            <w:pPr>
              <w:cnfStyle w:val="000000010000" w:firstRow="0" w:lastRow="0" w:firstColumn="0" w:lastColumn="0" w:oddVBand="0" w:evenVBand="0" w:oddHBand="0" w:evenHBand="1" w:firstRowFirstColumn="0" w:firstRowLastColumn="0" w:lastRowFirstColumn="0" w:lastRowLastColumn="0"/>
              <w:rPr>
                <w:rFonts w:ascii="Neo Sans Intel" w:hAnsi="Neo Sans Intel"/>
                <w:b/>
                <w:bCs/>
              </w:rPr>
            </w:pPr>
            <w:r w:rsidRPr="00995259">
              <w:rPr>
                <w:rFonts w:ascii="Neo Sans Intel" w:hAnsi="Neo Sans Intel"/>
                <w:b/>
                <w:bCs/>
              </w:rPr>
              <w:t>PGCB reset</w:t>
            </w:r>
            <w:r>
              <w:rPr>
                <w:rFonts w:ascii="Neo Sans Intel" w:hAnsi="Neo Sans Intel"/>
                <w:b/>
                <w:bCs/>
              </w:rPr>
              <w:t xml:space="preserve">.  </w:t>
            </w:r>
            <w:r w:rsidRPr="00E20EB9">
              <w:rPr>
                <w:rFonts w:ascii="Neo Sans Intel" w:hAnsi="Neo Sans Intel"/>
                <w:bCs/>
              </w:rPr>
              <w:t>This</w:t>
            </w:r>
            <w:r>
              <w:rPr>
                <w:rFonts w:ascii="Neo Sans Intel" w:hAnsi="Neo Sans Intel"/>
                <w:bCs/>
              </w:rPr>
              <w:t xml:space="preserve"> is the PGCB reset that has</w:t>
            </w:r>
            <w:r w:rsidR="00540F86">
              <w:rPr>
                <w:rFonts w:ascii="Neo Sans Intel" w:hAnsi="Neo Sans Intel"/>
                <w:bCs/>
              </w:rPr>
              <w:t xml:space="preserve"> its deassertion</w:t>
            </w:r>
            <w:r>
              <w:rPr>
                <w:rFonts w:ascii="Neo Sans Intel" w:hAnsi="Neo Sans Intel"/>
                <w:bCs/>
              </w:rPr>
              <w:t xml:space="preserve"> synchronized to the PGCB clock domain.</w:t>
            </w:r>
          </w:p>
        </w:tc>
        <w:tc>
          <w:tcPr>
            <w:tcW w:w="683" w:type="dxa"/>
          </w:tcPr>
          <w:p w14:paraId="1DC09A0D" w14:textId="77777777" w:rsidR="00E20EB9" w:rsidRPr="00995259" w:rsidRDefault="00E20EB9" w:rsidP="00FF536A">
            <w:pPr>
              <w:jc w:val="center"/>
              <w:cnfStyle w:val="000000010000" w:firstRow="0" w:lastRow="0" w:firstColumn="0" w:lastColumn="0" w:oddVBand="0" w:evenVBand="0" w:oddHBand="0" w:evenHBand="1" w:firstRowFirstColumn="0" w:firstRowLastColumn="0" w:lastRowFirstColumn="0" w:lastRowLastColumn="0"/>
              <w:rPr>
                <w:rFonts w:ascii="Neo Sans Intel" w:hAnsi="Neo Sans Intel"/>
              </w:rPr>
            </w:pPr>
            <w:r>
              <w:rPr>
                <w:rFonts w:ascii="Neo Sans Intel" w:hAnsi="Neo Sans Intel"/>
              </w:rPr>
              <w:t>PGCB</w:t>
            </w:r>
          </w:p>
        </w:tc>
        <w:tc>
          <w:tcPr>
            <w:tcW w:w="679" w:type="dxa"/>
          </w:tcPr>
          <w:p w14:paraId="00E2B14E" w14:textId="77777777" w:rsidR="00E20EB9" w:rsidRPr="00995259" w:rsidRDefault="00E20EB9" w:rsidP="00FF536A">
            <w:pPr>
              <w:cnfStyle w:val="000000010000" w:firstRow="0" w:lastRow="0" w:firstColumn="0" w:lastColumn="0" w:oddVBand="0" w:evenVBand="0" w:oddHBand="0" w:evenHBand="1" w:firstRowFirstColumn="0" w:firstRowLastColumn="0" w:lastRowFirstColumn="0" w:lastRowLastColumn="0"/>
              <w:rPr>
                <w:rFonts w:ascii="Neo Sans Intel" w:hAnsi="Neo Sans Intel"/>
              </w:rPr>
            </w:pPr>
            <w:r w:rsidRPr="00995259">
              <w:rPr>
                <w:rFonts w:ascii="Neo Sans Intel" w:hAnsi="Neo Sans Intel"/>
              </w:rPr>
              <w:t>SOC</w:t>
            </w:r>
          </w:p>
        </w:tc>
        <w:tc>
          <w:tcPr>
            <w:tcW w:w="679" w:type="dxa"/>
          </w:tcPr>
          <w:p w14:paraId="13B8A2E1" w14:textId="77777777" w:rsidR="00E20EB9" w:rsidRPr="00995259" w:rsidRDefault="00E20EB9" w:rsidP="00FF536A">
            <w:pPr>
              <w:cnfStyle w:val="000000010000" w:firstRow="0" w:lastRow="0" w:firstColumn="0" w:lastColumn="0" w:oddVBand="0" w:evenVBand="0" w:oddHBand="0" w:evenHBand="1" w:firstRowFirstColumn="0" w:firstRowLastColumn="0" w:lastRowFirstColumn="0" w:lastRowLastColumn="0"/>
              <w:rPr>
                <w:rFonts w:ascii="Neo Sans Intel" w:hAnsi="Neo Sans Intel"/>
              </w:rPr>
            </w:pPr>
            <w:r>
              <w:rPr>
                <w:rFonts w:ascii="Neo Sans Intel" w:hAnsi="Neo Sans Intel"/>
              </w:rPr>
              <w:t>PCGU</w:t>
            </w:r>
          </w:p>
        </w:tc>
      </w:tr>
      <w:tr w:rsidR="00E20EB9" w:rsidRPr="00995259" w14:paraId="0E92E8FA" w14:textId="77777777" w:rsidTr="00FF5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8" w:type="dxa"/>
          </w:tcPr>
          <w:p w14:paraId="08680C07" w14:textId="77777777" w:rsidR="00E20EB9" w:rsidRPr="00995259" w:rsidRDefault="00E20EB9" w:rsidP="00FF536A">
            <w:pPr>
              <w:rPr>
                <w:rFonts w:ascii="Neo Sans Intel" w:hAnsi="Neo Sans Intel"/>
                <w:sz w:val="16"/>
                <w:szCs w:val="16"/>
              </w:rPr>
            </w:pPr>
          </w:p>
        </w:tc>
        <w:tc>
          <w:tcPr>
            <w:tcW w:w="4977" w:type="dxa"/>
          </w:tcPr>
          <w:p w14:paraId="1AA22619" w14:textId="77777777" w:rsidR="00E20EB9" w:rsidRPr="00995259" w:rsidRDefault="00E20EB9" w:rsidP="00FF536A">
            <w:pPr>
              <w:cnfStyle w:val="000000100000" w:firstRow="0" w:lastRow="0" w:firstColumn="0" w:lastColumn="0" w:oddVBand="0" w:evenVBand="0" w:oddHBand="1" w:evenHBand="0" w:firstRowFirstColumn="0" w:firstRowLastColumn="0" w:lastRowFirstColumn="0" w:lastRowLastColumn="0"/>
              <w:rPr>
                <w:rFonts w:ascii="Neo Sans Intel" w:hAnsi="Neo Sans Intel"/>
                <w:b/>
                <w:bCs/>
              </w:rPr>
            </w:pPr>
          </w:p>
        </w:tc>
        <w:tc>
          <w:tcPr>
            <w:tcW w:w="683" w:type="dxa"/>
          </w:tcPr>
          <w:p w14:paraId="599C5C18" w14:textId="77777777" w:rsidR="00E20EB9" w:rsidRPr="00995259" w:rsidRDefault="00E20EB9" w:rsidP="00FF536A">
            <w:pPr>
              <w:cnfStyle w:val="000000100000" w:firstRow="0" w:lastRow="0" w:firstColumn="0" w:lastColumn="0" w:oddVBand="0" w:evenVBand="0" w:oddHBand="1" w:evenHBand="0" w:firstRowFirstColumn="0" w:firstRowLastColumn="0" w:lastRowFirstColumn="0" w:lastRowLastColumn="0"/>
              <w:rPr>
                <w:rFonts w:ascii="Neo Sans Intel" w:hAnsi="Neo Sans Intel"/>
              </w:rPr>
            </w:pPr>
          </w:p>
        </w:tc>
        <w:tc>
          <w:tcPr>
            <w:tcW w:w="679" w:type="dxa"/>
          </w:tcPr>
          <w:p w14:paraId="5E85E018" w14:textId="77777777" w:rsidR="00E20EB9" w:rsidRPr="00995259" w:rsidRDefault="00E20EB9" w:rsidP="00FF536A">
            <w:pPr>
              <w:cnfStyle w:val="000000100000" w:firstRow="0" w:lastRow="0" w:firstColumn="0" w:lastColumn="0" w:oddVBand="0" w:evenVBand="0" w:oddHBand="1" w:evenHBand="0" w:firstRowFirstColumn="0" w:firstRowLastColumn="0" w:lastRowFirstColumn="0" w:lastRowLastColumn="0"/>
              <w:rPr>
                <w:rFonts w:ascii="Neo Sans Intel" w:hAnsi="Neo Sans Intel"/>
              </w:rPr>
            </w:pPr>
          </w:p>
        </w:tc>
        <w:tc>
          <w:tcPr>
            <w:tcW w:w="679" w:type="dxa"/>
          </w:tcPr>
          <w:p w14:paraId="50F2D2EF" w14:textId="77777777" w:rsidR="00E20EB9" w:rsidRPr="00995259" w:rsidRDefault="00E20EB9" w:rsidP="00FF536A">
            <w:pPr>
              <w:cnfStyle w:val="000000100000" w:firstRow="0" w:lastRow="0" w:firstColumn="0" w:lastColumn="0" w:oddVBand="0" w:evenVBand="0" w:oddHBand="1" w:evenHBand="0" w:firstRowFirstColumn="0" w:firstRowLastColumn="0" w:lastRowFirstColumn="0" w:lastRowLastColumn="0"/>
              <w:rPr>
                <w:rFonts w:ascii="Neo Sans Intel" w:hAnsi="Neo Sans Intel"/>
              </w:rPr>
            </w:pPr>
          </w:p>
        </w:tc>
      </w:tr>
    </w:tbl>
    <w:p w14:paraId="3500839B" w14:textId="77777777" w:rsidR="00E20EB9" w:rsidRPr="00995259" w:rsidRDefault="00E20EB9" w:rsidP="00E20EB9">
      <w:pPr>
        <w:rPr>
          <w:rFonts w:ascii="Neo Sans Intel" w:hAnsi="Neo Sans Intel"/>
        </w:rPr>
      </w:pPr>
    </w:p>
    <w:p w14:paraId="6FC5A168" w14:textId="77777777" w:rsidR="00E20EB9" w:rsidRDefault="00E20EB9" w:rsidP="00E20EB9">
      <w:pPr>
        <w:pStyle w:val="Heading5"/>
      </w:pPr>
      <w:r>
        <w:t>Configuration Registers</w:t>
      </w:r>
    </w:p>
    <w:p w14:paraId="0BCDF34B" w14:textId="77777777" w:rsidR="0071497D" w:rsidRPr="0071497D" w:rsidRDefault="0071497D" w:rsidP="0071497D">
      <w:pPr>
        <w:spacing w:after="0" w:line="240" w:lineRule="auto"/>
        <w:rPr>
          <w:rFonts w:ascii="Neo Sans Intel" w:hAnsi="Neo Sans Intel"/>
          <w:sz w:val="20"/>
          <w:szCs w:val="20"/>
          <w:lang w:eastAsia="en-US"/>
        </w:rPr>
      </w:pPr>
      <w:r w:rsidRPr="0071497D">
        <w:rPr>
          <w:rFonts w:ascii="Neo Sans Intel" w:hAnsi="Neo Sans Intel"/>
          <w:sz w:val="20"/>
          <w:szCs w:val="20"/>
          <w:lang w:eastAsia="en-US"/>
        </w:rPr>
        <w:t>The fo</w:t>
      </w:r>
      <w:r>
        <w:rPr>
          <w:rFonts w:ascii="Neo Sans Intel" w:hAnsi="Neo Sans Intel"/>
          <w:sz w:val="20"/>
          <w:szCs w:val="20"/>
          <w:lang w:eastAsia="en-US"/>
        </w:rPr>
        <w:t>llowing registers are defined for survivability purpose.</w:t>
      </w:r>
    </w:p>
    <w:tbl>
      <w:tblPr>
        <w:tblStyle w:val="LightGrid-Accent12"/>
        <w:tblW w:w="0" w:type="auto"/>
        <w:tblLook w:val="04A0" w:firstRow="1" w:lastRow="0" w:firstColumn="1" w:lastColumn="0" w:noHBand="0" w:noVBand="1"/>
      </w:tblPr>
      <w:tblGrid>
        <w:gridCol w:w="2506"/>
        <w:gridCol w:w="4801"/>
        <w:gridCol w:w="682"/>
        <w:gridCol w:w="672"/>
        <w:gridCol w:w="679"/>
      </w:tblGrid>
      <w:tr w:rsidR="00E20EB9" w:rsidRPr="00995259" w14:paraId="169AC1EE" w14:textId="77777777" w:rsidTr="00FF53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8" w:type="dxa"/>
          </w:tcPr>
          <w:p w14:paraId="76FB35EC" w14:textId="77777777" w:rsidR="00E20EB9" w:rsidRPr="00995259" w:rsidRDefault="00E20EB9" w:rsidP="00FF536A">
            <w:pPr>
              <w:rPr>
                <w:rFonts w:ascii="Neo Sans Intel" w:hAnsi="Neo Sans Intel"/>
              </w:rPr>
            </w:pPr>
            <w:r w:rsidRPr="00995259">
              <w:rPr>
                <w:rFonts w:ascii="Neo Sans Intel" w:hAnsi="Neo Sans Intel"/>
              </w:rPr>
              <w:t>Signal</w:t>
            </w:r>
          </w:p>
        </w:tc>
        <w:tc>
          <w:tcPr>
            <w:tcW w:w="4977" w:type="dxa"/>
          </w:tcPr>
          <w:p w14:paraId="1E5088FC" w14:textId="77777777" w:rsidR="00E20EB9" w:rsidRPr="00995259" w:rsidRDefault="00E20EB9" w:rsidP="00FF536A">
            <w:pPr>
              <w:cnfStyle w:val="100000000000" w:firstRow="1" w:lastRow="0" w:firstColumn="0" w:lastColumn="0" w:oddVBand="0" w:evenVBand="0" w:oddHBand="0" w:evenHBand="0" w:firstRowFirstColumn="0" w:firstRowLastColumn="0" w:lastRowFirstColumn="0" w:lastRowLastColumn="0"/>
              <w:rPr>
                <w:rFonts w:ascii="Neo Sans Intel" w:hAnsi="Neo Sans Intel"/>
              </w:rPr>
            </w:pPr>
            <w:r w:rsidRPr="00995259">
              <w:rPr>
                <w:rFonts w:ascii="Neo Sans Intel" w:hAnsi="Neo Sans Intel"/>
              </w:rPr>
              <w:t>Description</w:t>
            </w:r>
          </w:p>
        </w:tc>
        <w:tc>
          <w:tcPr>
            <w:tcW w:w="683" w:type="dxa"/>
          </w:tcPr>
          <w:p w14:paraId="12A3F4E8" w14:textId="77777777" w:rsidR="00E20EB9" w:rsidRPr="00995259" w:rsidRDefault="00E20EB9" w:rsidP="00FF536A">
            <w:pPr>
              <w:cnfStyle w:val="100000000000" w:firstRow="1" w:lastRow="0" w:firstColumn="0" w:lastColumn="0" w:oddVBand="0" w:evenVBand="0" w:oddHBand="0" w:evenHBand="0" w:firstRowFirstColumn="0" w:firstRowLastColumn="0" w:lastRowFirstColumn="0" w:lastRowLastColumn="0"/>
              <w:rPr>
                <w:rFonts w:ascii="Neo Sans Intel" w:hAnsi="Neo Sans Intel"/>
              </w:rPr>
            </w:pPr>
            <w:r w:rsidRPr="00995259">
              <w:rPr>
                <w:rFonts w:ascii="Neo Sans Intel" w:hAnsi="Neo Sans Intel"/>
              </w:rPr>
              <w:t>CLK</w:t>
            </w:r>
          </w:p>
        </w:tc>
        <w:tc>
          <w:tcPr>
            <w:tcW w:w="679" w:type="dxa"/>
          </w:tcPr>
          <w:p w14:paraId="36F71517" w14:textId="77777777" w:rsidR="00E20EB9" w:rsidRPr="00995259" w:rsidRDefault="00E20EB9" w:rsidP="00FF536A">
            <w:pPr>
              <w:cnfStyle w:val="100000000000" w:firstRow="1" w:lastRow="0" w:firstColumn="0" w:lastColumn="0" w:oddVBand="0" w:evenVBand="0" w:oddHBand="0" w:evenHBand="0" w:firstRowFirstColumn="0" w:firstRowLastColumn="0" w:lastRowFirstColumn="0" w:lastRowLastColumn="0"/>
              <w:rPr>
                <w:rFonts w:ascii="Neo Sans Intel" w:hAnsi="Neo Sans Intel"/>
              </w:rPr>
            </w:pPr>
            <w:r w:rsidRPr="00995259">
              <w:rPr>
                <w:rFonts w:ascii="Neo Sans Intel" w:hAnsi="Neo Sans Intel"/>
              </w:rPr>
              <w:t>SRC</w:t>
            </w:r>
          </w:p>
        </w:tc>
        <w:tc>
          <w:tcPr>
            <w:tcW w:w="679" w:type="dxa"/>
          </w:tcPr>
          <w:p w14:paraId="3FF0DEA9" w14:textId="77777777" w:rsidR="00E20EB9" w:rsidRPr="00995259" w:rsidRDefault="00E20EB9" w:rsidP="00FF536A">
            <w:pPr>
              <w:cnfStyle w:val="100000000000" w:firstRow="1" w:lastRow="0" w:firstColumn="0" w:lastColumn="0" w:oddVBand="0" w:evenVBand="0" w:oddHBand="0" w:evenHBand="0" w:firstRowFirstColumn="0" w:firstRowLastColumn="0" w:lastRowFirstColumn="0" w:lastRowLastColumn="0"/>
              <w:rPr>
                <w:rFonts w:ascii="Neo Sans Intel" w:hAnsi="Neo Sans Intel"/>
              </w:rPr>
            </w:pPr>
            <w:r w:rsidRPr="00995259">
              <w:rPr>
                <w:rFonts w:ascii="Neo Sans Intel" w:hAnsi="Neo Sans Intel"/>
              </w:rPr>
              <w:t>DEST</w:t>
            </w:r>
          </w:p>
        </w:tc>
      </w:tr>
      <w:tr w:rsidR="00E20EB9" w:rsidRPr="00995259" w14:paraId="2B05056D" w14:textId="77777777" w:rsidTr="00FF5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8" w:type="dxa"/>
            <w:shd w:val="clear" w:color="auto" w:fill="FDE9D9" w:themeFill="accent6" w:themeFillTint="33"/>
          </w:tcPr>
          <w:p w14:paraId="4A0E7458" w14:textId="77777777" w:rsidR="00E20EB9" w:rsidRPr="00995259" w:rsidRDefault="00E20EB9" w:rsidP="00FF536A">
            <w:pPr>
              <w:pStyle w:val="TableText"/>
              <w:jc w:val="left"/>
              <w:rPr>
                <w:rFonts w:ascii="Neo Sans Intel" w:hAnsi="Neo Sans Intel"/>
                <w:b w:val="0"/>
                <w:bCs w:val="0"/>
                <w:color w:val="000000"/>
              </w:rPr>
            </w:pPr>
          </w:p>
        </w:tc>
        <w:tc>
          <w:tcPr>
            <w:tcW w:w="4977" w:type="dxa"/>
            <w:shd w:val="clear" w:color="auto" w:fill="FDE9D9" w:themeFill="accent6" w:themeFillTint="33"/>
          </w:tcPr>
          <w:p w14:paraId="2792263E" w14:textId="77777777" w:rsidR="00E20EB9" w:rsidRPr="00995259" w:rsidRDefault="00195D46" w:rsidP="00FF536A">
            <w:pPr>
              <w:cnfStyle w:val="000000100000" w:firstRow="0" w:lastRow="0" w:firstColumn="0" w:lastColumn="0" w:oddVBand="0" w:evenVBand="0" w:oddHBand="1" w:evenHBand="0" w:firstRowFirstColumn="0" w:firstRowLastColumn="0" w:lastRowFirstColumn="0" w:lastRowLastColumn="0"/>
              <w:rPr>
                <w:rFonts w:ascii="Neo Sans Intel" w:hAnsi="Neo Sans Intel"/>
              </w:rPr>
            </w:pPr>
            <w:r>
              <w:rPr>
                <w:rFonts w:ascii="Neo Sans Intel" w:hAnsi="Neo Sans Intel"/>
                <w:b/>
              </w:rPr>
              <w:t>Hysteresis Delay</w:t>
            </w:r>
          </w:p>
        </w:tc>
        <w:tc>
          <w:tcPr>
            <w:tcW w:w="683" w:type="dxa"/>
            <w:shd w:val="clear" w:color="auto" w:fill="FDE9D9" w:themeFill="accent6" w:themeFillTint="33"/>
          </w:tcPr>
          <w:p w14:paraId="2CD1DCEF" w14:textId="77777777" w:rsidR="00E20EB9" w:rsidRPr="00995259" w:rsidRDefault="00E20EB9" w:rsidP="00FF536A">
            <w:pPr>
              <w:cnfStyle w:val="000000100000" w:firstRow="0" w:lastRow="0" w:firstColumn="0" w:lastColumn="0" w:oddVBand="0" w:evenVBand="0" w:oddHBand="1" w:evenHBand="0" w:firstRowFirstColumn="0" w:firstRowLastColumn="0" w:lastRowFirstColumn="0" w:lastRowLastColumn="0"/>
              <w:rPr>
                <w:rFonts w:ascii="Neo Sans Intel" w:hAnsi="Neo Sans Intel"/>
              </w:rPr>
            </w:pPr>
          </w:p>
        </w:tc>
        <w:tc>
          <w:tcPr>
            <w:tcW w:w="679" w:type="dxa"/>
            <w:shd w:val="clear" w:color="auto" w:fill="FDE9D9" w:themeFill="accent6" w:themeFillTint="33"/>
          </w:tcPr>
          <w:p w14:paraId="0A159073" w14:textId="77777777" w:rsidR="00E20EB9" w:rsidRPr="00995259" w:rsidRDefault="00E20EB9" w:rsidP="00FF536A">
            <w:pPr>
              <w:cnfStyle w:val="000000100000" w:firstRow="0" w:lastRow="0" w:firstColumn="0" w:lastColumn="0" w:oddVBand="0" w:evenVBand="0" w:oddHBand="1" w:evenHBand="0" w:firstRowFirstColumn="0" w:firstRowLastColumn="0" w:lastRowFirstColumn="0" w:lastRowLastColumn="0"/>
              <w:rPr>
                <w:rFonts w:ascii="Neo Sans Intel" w:hAnsi="Neo Sans Intel"/>
              </w:rPr>
            </w:pPr>
          </w:p>
        </w:tc>
        <w:tc>
          <w:tcPr>
            <w:tcW w:w="679" w:type="dxa"/>
            <w:shd w:val="clear" w:color="auto" w:fill="FDE9D9" w:themeFill="accent6" w:themeFillTint="33"/>
          </w:tcPr>
          <w:p w14:paraId="78533429" w14:textId="77777777" w:rsidR="00E20EB9" w:rsidRPr="00995259" w:rsidRDefault="00E20EB9" w:rsidP="00FF536A">
            <w:pPr>
              <w:cnfStyle w:val="000000100000" w:firstRow="0" w:lastRow="0" w:firstColumn="0" w:lastColumn="0" w:oddVBand="0" w:evenVBand="0" w:oddHBand="1" w:evenHBand="0" w:firstRowFirstColumn="0" w:firstRowLastColumn="0" w:lastRowFirstColumn="0" w:lastRowLastColumn="0"/>
              <w:rPr>
                <w:rFonts w:ascii="Neo Sans Intel" w:hAnsi="Neo Sans Intel"/>
              </w:rPr>
            </w:pPr>
          </w:p>
        </w:tc>
      </w:tr>
      <w:tr w:rsidR="00DB6DD7" w:rsidRPr="00995259" w14:paraId="28D281C6" w14:textId="77777777" w:rsidTr="00FF53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8" w:type="dxa"/>
          </w:tcPr>
          <w:p w14:paraId="7AADFC3D" w14:textId="77777777" w:rsidR="00DB6DD7" w:rsidRPr="002E3EB9" w:rsidRDefault="00DB6DD7" w:rsidP="00FF536A">
            <w:pPr>
              <w:pStyle w:val="TableText"/>
              <w:jc w:val="left"/>
              <w:rPr>
                <w:rFonts w:ascii="Neo Sans Intel" w:hAnsi="Neo Sans Intel"/>
                <w:bCs w:val="0"/>
              </w:rPr>
            </w:pPr>
            <w:r w:rsidRPr="002E3EB9">
              <w:rPr>
                <w:rFonts w:ascii="Neo Sans Intel" w:hAnsi="Neo Sans Intel"/>
                <w:bCs w:val="0"/>
              </w:rPr>
              <w:t>t_clkgate[3:0]</w:t>
            </w:r>
          </w:p>
        </w:tc>
        <w:tc>
          <w:tcPr>
            <w:tcW w:w="4977" w:type="dxa"/>
          </w:tcPr>
          <w:p w14:paraId="7FB2A199" w14:textId="77777777" w:rsidR="00DB6DD7" w:rsidRPr="002E3EB9" w:rsidRDefault="00DB6DD7" w:rsidP="00FF536A">
            <w:pPr>
              <w:cnfStyle w:val="000000010000" w:firstRow="0" w:lastRow="0" w:firstColumn="0" w:lastColumn="0" w:oddVBand="0" w:evenVBand="0" w:oddHBand="0" w:evenHBand="1" w:firstRowFirstColumn="0" w:firstRowLastColumn="0" w:lastRowFirstColumn="0" w:lastRowLastColumn="0"/>
              <w:rPr>
                <w:rFonts w:ascii="Neo Sans Intel" w:hAnsi="Neo Sans Intel"/>
                <w:b/>
                <w:bCs/>
              </w:rPr>
            </w:pPr>
            <w:r w:rsidRPr="002E3EB9">
              <w:rPr>
                <w:rFonts w:ascii="Neo Sans Intel" w:hAnsi="Neo Sans Intel"/>
                <w:b/>
                <w:bCs/>
              </w:rPr>
              <w:t xml:space="preserve">PGCB Clock Gating Hysteresis Delay.   </w:t>
            </w:r>
          </w:p>
          <w:p w14:paraId="02EE6B17" w14:textId="77777777" w:rsidR="00DB6DD7" w:rsidRPr="002E3EB9" w:rsidRDefault="00DB6DD7" w:rsidP="00FF536A">
            <w:pPr>
              <w:spacing w:after="200"/>
              <w:cnfStyle w:val="000000010000" w:firstRow="0" w:lastRow="0" w:firstColumn="0" w:lastColumn="0" w:oddVBand="0" w:evenVBand="0" w:oddHBand="0" w:evenHBand="1" w:firstRowFirstColumn="0" w:firstRowLastColumn="0" w:lastRowFirstColumn="0" w:lastRowLastColumn="0"/>
              <w:rPr>
                <w:rFonts w:ascii="Neo Sans Intel" w:eastAsiaTheme="minorEastAsia" w:hAnsi="Neo Sans Intel" w:cstheme="minorBidi"/>
                <w:bCs/>
                <w:sz w:val="22"/>
                <w:szCs w:val="22"/>
                <w:lang w:eastAsia="zh-CN"/>
              </w:rPr>
            </w:pPr>
            <w:r w:rsidRPr="002E3EB9">
              <w:rPr>
                <w:rFonts w:ascii="Neo Sans Intel" w:hAnsi="Neo Sans Intel"/>
                <w:bCs/>
              </w:rPr>
              <w:t xml:space="preserve">Specify the minimum number of delay clocks the PGCB clock gate sequencing should wait, before enabling the PGCB clock to be gated at the trunk-level.  </w:t>
            </w:r>
          </w:p>
        </w:tc>
        <w:tc>
          <w:tcPr>
            <w:tcW w:w="683" w:type="dxa"/>
          </w:tcPr>
          <w:p w14:paraId="0F8EF241" w14:textId="77777777" w:rsidR="00DB6DD7" w:rsidRPr="00995259" w:rsidRDefault="00DB6DD7" w:rsidP="00FF536A">
            <w:pPr>
              <w:jc w:val="center"/>
              <w:cnfStyle w:val="000000010000" w:firstRow="0" w:lastRow="0" w:firstColumn="0" w:lastColumn="0" w:oddVBand="0" w:evenVBand="0" w:oddHBand="0" w:evenHBand="1" w:firstRowFirstColumn="0" w:firstRowLastColumn="0" w:lastRowFirstColumn="0" w:lastRowLastColumn="0"/>
              <w:rPr>
                <w:rFonts w:ascii="Neo Sans Intel" w:hAnsi="Neo Sans Intel"/>
              </w:rPr>
            </w:pPr>
            <w:r>
              <w:rPr>
                <w:rFonts w:ascii="Neo Sans Intel" w:hAnsi="Neo Sans Intel"/>
              </w:rPr>
              <w:t>PGCB</w:t>
            </w:r>
          </w:p>
        </w:tc>
        <w:tc>
          <w:tcPr>
            <w:tcW w:w="679" w:type="dxa"/>
          </w:tcPr>
          <w:p w14:paraId="79F0511F" w14:textId="77777777" w:rsidR="00DB6DD7" w:rsidRPr="00DB6DD7" w:rsidRDefault="00DB6DD7" w:rsidP="00195D46">
            <w:pPr>
              <w:cnfStyle w:val="000000010000" w:firstRow="0" w:lastRow="0" w:firstColumn="0" w:lastColumn="0" w:oddVBand="0" w:evenVBand="0" w:oddHBand="0" w:evenHBand="1" w:firstRowFirstColumn="0" w:firstRowLastColumn="0" w:lastRowFirstColumn="0" w:lastRowLastColumn="0"/>
              <w:rPr>
                <w:rFonts w:ascii="Neo Sans Intel" w:hAnsi="Neo Sans Intel"/>
              </w:rPr>
            </w:pPr>
            <w:r w:rsidRPr="00DB6DD7">
              <w:rPr>
                <w:rFonts w:ascii="Neo Sans Intel" w:hAnsi="Neo Sans Intel"/>
              </w:rPr>
              <w:t>SIP</w:t>
            </w:r>
          </w:p>
        </w:tc>
        <w:tc>
          <w:tcPr>
            <w:tcW w:w="679" w:type="dxa"/>
          </w:tcPr>
          <w:p w14:paraId="13651B3C" w14:textId="77777777" w:rsidR="00DB6DD7" w:rsidRPr="00995259" w:rsidRDefault="00DB6DD7" w:rsidP="00FF536A">
            <w:pPr>
              <w:cnfStyle w:val="000000010000" w:firstRow="0" w:lastRow="0" w:firstColumn="0" w:lastColumn="0" w:oddVBand="0" w:evenVBand="0" w:oddHBand="0" w:evenHBand="1" w:firstRowFirstColumn="0" w:firstRowLastColumn="0" w:lastRowFirstColumn="0" w:lastRowLastColumn="0"/>
              <w:rPr>
                <w:rFonts w:ascii="Neo Sans Intel" w:hAnsi="Neo Sans Intel"/>
              </w:rPr>
            </w:pPr>
            <w:r>
              <w:rPr>
                <w:rFonts w:ascii="Neo Sans Intel" w:hAnsi="Neo Sans Intel"/>
              </w:rPr>
              <w:t>PCGU</w:t>
            </w:r>
          </w:p>
        </w:tc>
      </w:tr>
      <w:tr w:rsidR="00DB6DD7" w:rsidRPr="00995259" w14:paraId="5F03CF9C" w14:textId="77777777" w:rsidTr="00FF5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8" w:type="dxa"/>
          </w:tcPr>
          <w:p w14:paraId="2EC94C84" w14:textId="77777777" w:rsidR="00DB6DD7" w:rsidRPr="002E3EB9" w:rsidRDefault="00DB6DD7" w:rsidP="00FF536A">
            <w:pPr>
              <w:pStyle w:val="TableText"/>
              <w:jc w:val="left"/>
              <w:rPr>
                <w:rFonts w:ascii="Neo Sans Intel" w:hAnsi="Neo Sans Intel"/>
                <w:bCs w:val="0"/>
              </w:rPr>
            </w:pPr>
            <w:r w:rsidRPr="002E3EB9">
              <w:rPr>
                <w:rFonts w:ascii="Neo Sans Intel" w:hAnsi="Neo Sans Intel"/>
                <w:bCs w:val="0"/>
              </w:rPr>
              <w:t>t_clkwake[3:0]</w:t>
            </w:r>
          </w:p>
        </w:tc>
        <w:tc>
          <w:tcPr>
            <w:tcW w:w="4977" w:type="dxa"/>
          </w:tcPr>
          <w:p w14:paraId="7B8937A5" w14:textId="77777777" w:rsidR="00DB6DD7" w:rsidRPr="002E3EB9" w:rsidRDefault="00DB6DD7" w:rsidP="00FF536A">
            <w:pPr>
              <w:cnfStyle w:val="000000100000" w:firstRow="0" w:lastRow="0" w:firstColumn="0" w:lastColumn="0" w:oddVBand="0" w:evenVBand="0" w:oddHBand="1" w:evenHBand="0" w:firstRowFirstColumn="0" w:firstRowLastColumn="0" w:lastRowFirstColumn="0" w:lastRowLastColumn="0"/>
              <w:rPr>
                <w:rFonts w:ascii="Neo Sans Intel" w:hAnsi="Neo Sans Intel"/>
                <w:b/>
                <w:bCs/>
              </w:rPr>
            </w:pPr>
            <w:r w:rsidRPr="002E3EB9">
              <w:rPr>
                <w:rFonts w:ascii="Neo Sans Intel" w:hAnsi="Neo Sans Intel"/>
                <w:b/>
                <w:bCs/>
              </w:rPr>
              <w:t xml:space="preserve">PGCB Clock Wake Hysteresis Delay.   </w:t>
            </w:r>
          </w:p>
          <w:p w14:paraId="5A28B105" w14:textId="77777777" w:rsidR="00DB6DD7" w:rsidRPr="002E3EB9" w:rsidRDefault="00DB6DD7" w:rsidP="00FF536A">
            <w:pPr>
              <w:spacing w:after="200"/>
              <w:cnfStyle w:val="000000100000" w:firstRow="0" w:lastRow="0" w:firstColumn="0" w:lastColumn="0" w:oddVBand="0" w:evenVBand="0" w:oddHBand="1" w:evenHBand="0" w:firstRowFirstColumn="0" w:firstRowLastColumn="0" w:lastRowFirstColumn="0" w:lastRowLastColumn="0"/>
              <w:rPr>
                <w:rFonts w:ascii="Neo Sans Intel" w:eastAsiaTheme="minorEastAsia" w:hAnsi="Neo Sans Intel" w:cstheme="minorBidi"/>
                <w:bCs/>
                <w:sz w:val="22"/>
                <w:szCs w:val="22"/>
                <w:lang w:eastAsia="zh-CN"/>
              </w:rPr>
            </w:pPr>
            <w:r w:rsidRPr="002E3EB9">
              <w:rPr>
                <w:rFonts w:ascii="Neo Sans Intel" w:hAnsi="Neo Sans Intel"/>
                <w:bCs/>
              </w:rPr>
              <w:t xml:space="preserve">Specify the minimum number of delay clocks the PGCB clock wake sequencing should wait, before enabling the PGCB clock consumer to use the PGCB clock.  </w:t>
            </w:r>
          </w:p>
        </w:tc>
        <w:tc>
          <w:tcPr>
            <w:tcW w:w="683" w:type="dxa"/>
          </w:tcPr>
          <w:p w14:paraId="661C0539" w14:textId="77777777" w:rsidR="00DB6DD7" w:rsidRPr="00995259" w:rsidRDefault="00DB6DD7" w:rsidP="00FF536A">
            <w:pPr>
              <w:jc w:val="center"/>
              <w:cnfStyle w:val="000000100000" w:firstRow="0" w:lastRow="0" w:firstColumn="0" w:lastColumn="0" w:oddVBand="0" w:evenVBand="0" w:oddHBand="1" w:evenHBand="0" w:firstRowFirstColumn="0" w:firstRowLastColumn="0" w:lastRowFirstColumn="0" w:lastRowLastColumn="0"/>
              <w:rPr>
                <w:rFonts w:ascii="Neo Sans Intel" w:hAnsi="Neo Sans Intel"/>
              </w:rPr>
            </w:pPr>
            <w:r>
              <w:rPr>
                <w:rFonts w:ascii="Neo Sans Intel" w:hAnsi="Neo Sans Intel"/>
              </w:rPr>
              <w:t>PGCB</w:t>
            </w:r>
          </w:p>
        </w:tc>
        <w:tc>
          <w:tcPr>
            <w:tcW w:w="679" w:type="dxa"/>
          </w:tcPr>
          <w:p w14:paraId="5C0157F0" w14:textId="77777777" w:rsidR="00DB6DD7" w:rsidRPr="00DB6DD7" w:rsidRDefault="00DB6DD7" w:rsidP="00195D46">
            <w:pPr>
              <w:cnfStyle w:val="000000100000" w:firstRow="0" w:lastRow="0" w:firstColumn="0" w:lastColumn="0" w:oddVBand="0" w:evenVBand="0" w:oddHBand="1" w:evenHBand="0" w:firstRowFirstColumn="0" w:firstRowLastColumn="0" w:lastRowFirstColumn="0" w:lastRowLastColumn="0"/>
              <w:rPr>
                <w:rFonts w:ascii="Neo Sans Intel" w:hAnsi="Neo Sans Intel"/>
              </w:rPr>
            </w:pPr>
            <w:r w:rsidRPr="00DB6DD7">
              <w:rPr>
                <w:rFonts w:ascii="Neo Sans Intel" w:hAnsi="Neo Sans Intel"/>
              </w:rPr>
              <w:t>SIP</w:t>
            </w:r>
          </w:p>
        </w:tc>
        <w:tc>
          <w:tcPr>
            <w:tcW w:w="679" w:type="dxa"/>
          </w:tcPr>
          <w:p w14:paraId="3A97722C" w14:textId="77777777" w:rsidR="00DB6DD7" w:rsidRPr="00995259" w:rsidRDefault="00DB6DD7" w:rsidP="00FF536A">
            <w:pPr>
              <w:cnfStyle w:val="000000100000" w:firstRow="0" w:lastRow="0" w:firstColumn="0" w:lastColumn="0" w:oddVBand="0" w:evenVBand="0" w:oddHBand="1" w:evenHBand="0" w:firstRowFirstColumn="0" w:firstRowLastColumn="0" w:lastRowFirstColumn="0" w:lastRowLastColumn="0"/>
              <w:rPr>
                <w:rFonts w:ascii="Neo Sans Intel" w:hAnsi="Neo Sans Intel"/>
              </w:rPr>
            </w:pPr>
            <w:r>
              <w:rPr>
                <w:rFonts w:ascii="Neo Sans Intel" w:hAnsi="Neo Sans Intel"/>
              </w:rPr>
              <w:t>PCGU</w:t>
            </w:r>
          </w:p>
        </w:tc>
      </w:tr>
      <w:tr w:rsidR="00195D46" w:rsidRPr="00995259" w14:paraId="103796AE" w14:textId="77777777" w:rsidTr="00FF53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8" w:type="dxa"/>
          </w:tcPr>
          <w:p w14:paraId="30407468" w14:textId="77777777" w:rsidR="00195D46" w:rsidRPr="002E3EB9" w:rsidRDefault="00195D46" w:rsidP="00FF536A">
            <w:pPr>
              <w:pStyle w:val="TableText"/>
              <w:jc w:val="left"/>
              <w:rPr>
                <w:rFonts w:ascii="Neo Sans Intel" w:hAnsi="Neo Sans Intel"/>
              </w:rPr>
            </w:pPr>
          </w:p>
        </w:tc>
        <w:tc>
          <w:tcPr>
            <w:tcW w:w="4977" w:type="dxa"/>
          </w:tcPr>
          <w:p w14:paraId="33BE805D" w14:textId="77777777" w:rsidR="00195D46" w:rsidRPr="002E3EB9" w:rsidRDefault="00195D46" w:rsidP="00FF536A">
            <w:pPr>
              <w:cnfStyle w:val="000000010000" w:firstRow="0" w:lastRow="0" w:firstColumn="0" w:lastColumn="0" w:oddVBand="0" w:evenVBand="0" w:oddHBand="0" w:evenHBand="1" w:firstRowFirstColumn="0" w:firstRowLastColumn="0" w:lastRowFirstColumn="0" w:lastRowLastColumn="0"/>
              <w:rPr>
                <w:rFonts w:ascii="Neo Sans Intel" w:hAnsi="Neo Sans Intel"/>
                <w:b/>
                <w:bCs/>
              </w:rPr>
            </w:pPr>
          </w:p>
        </w:tc>
        <w:tc>
          <w:tcPr>
            <w:tcW w:w="683" w:type="dxa"/>
          </w:tcPr>
          <w:p w14:paraId="2E4F4DAC" w14:textId="77777777" w:rsidR="00195D46" w:rsidRDefault="00195D46" w:rsidP="00FF536A">
            <w:pPr>
              <w:jc w:val="center"/>
              <w:cnfStyle w:val="000000010000" w:firstRow="0" w:lastRow="0" w:firstColumn="0" w:lastColumn="0" w:oddVBand="0" w:evenVBand="0" w:oddHBand="0" w:evenHBand="1" w:firstRowFirstColumn="0" w:firstRowLastColumn="0" w:lastRowFirstColumn="0" w:lastRowLastColumn="0"/>
              <w:rPr>
                <w:rFonts w:ascii="Neo Sans Intel" w:hAnsi="Neo Sans Intel"/>
              </w:rPr>
            </w:pPr>
          </w:p>
        </w:tc>
        <w:tc>
          <w:tcPr>
            <w:tcW w:w="679" w:type="dxa"/>
          </w:tcPr>
          <w:p w14:paraId="336389D0" w14:textId="77777777" w:rsidR="00195D46" w:rsidRPr="00DB6DD7" w:rsidRDefault="00195D46" w:rsidP="00195D46">
            <w:pPr>
              <w:cnfStyle w:val="000000010000" w:firstRow="0" w:lastRow="0" w:firstColumn="0" w:lastColumn="0" w:oddVBand="0" w:evenVBand="0" w:oddHBand="0" w:evenHBand="1" w:firstRowFirstColumn="0" w:firstRowLastColumn="0" w:lastRowFirstColumn="0" w:lastRowLastColumn="0"/>
              <w:rPr>
                <w:rFonts w:ascii="Neo Sans Intel" w:hAnsi="Neo Sans Intel"/>
              </w:rPr>
            </w:pPr>
          </w:p>
        </w:tc>
        <w:tc>
          <w:tcPr>
            <w:tcW w:w="679" w:type="dxa"/>
          </w:tcPr>
          <w:p w14:paraId="0CAAD199" w14:textId="77777777" w:rsidR="00195D46" w:rsidRDefault="00195D46" w:rsidP="00FF536A">
            <w:pPr>
              <w:cnfStyle w:val="000000010000" w:firstRow="0" w:lastRow="0" w:firstColumn="0" w:lastColumn="0" w:oddVBand="0" w:evenVBand="0" w:oddHBand="0" w:evenHBand="1" w:firstRowFirstColumn="0" w:firstRowLastColumn="0" w:lastRowFirstColumn="0" w:lastRowLastColumn="0"/>
              <w:rPr>
                <w:rFonts w:ascii="Neo Sans Intel" w:hAnsi="Neo Sans Intel"/>
              </w:rPr>
            </w:pPr>
          </w:p>
        </w:tc>
      </w:tr>
      <w:tr w:rsidR="00195D46" w:rsidRPr="00995259" w14:paraId="70C96978" w14:textId="77777777" w:rsidTr="00195D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8" w:type="dxa"/>
            <w:shd w:val="clear" w:color="auto" w:fill="FDE9D9" w:themeFill="accent6" w:themeFillTint="33"/>
          </w:tcPr>
          <w:p w14:paraId="3F9C3840" w14:textId="77777777" w:rsidR="00195D46" w:rsidRPr="00995259" w:rsidRDefault="00195D46" w:rsidP="00195D46">
            <w:pPr>
              <w:pStyle w:val="TableText"/>
              <w:jc w:val="left"/>
              <w:rPr>
                <w:rFonts w:ascii="Neo Sans Intel" w:hAnsi="Neo Sans Intel"/>
                <w:b w:val="0"/>
                <w:bCs w:val="0"/>
                <w:color w:val="000000"/>
              </w:rPr>
            </w:pPr>
          </w:p>
        </w:tc>
        <w:tc>
          <w:tcPr>
            <w:tcW w:w="4977" w:type="dxa"/>
            <w:shd w:val="clear" w:color="auto" w:fill="FDE9D9" w:themeFill="accent6" w:themeFillTint="33"/>
          </w:tcPr>
          <w:p w14:paraId="6726BB13" w14:textId="77777777" w:rsidR="00195D46" w:rsidRPr="00995259" w:rsidRDefault="00195D46" w:rsidP="00195D46">
            <w:pPr>
              <w:cnfStyle w:val="000000100000" w:firstRow="0" w:lastRow="0" w:firstColumn="0" w:lastColumn="0" w:oddVBand="0" w:evenVBand="0" w:oddHBand="1" w:evenHBand="0" w:firstRowFirstColumn="0" w:firstRowLastColumn="0" w:lastRowFirstColumn="0" w:lastRowLastColumn="0"/>
              <w:rPr>
                <w:rFonts w:ascii="Neo Sans Intel" w:hAnsi="Neo Sans Intel"/>
              </w:rPr>
            </w:pPr>
            <w:r>
              <w:rPr>
                <w:rFonts w:ascii="Neo Sans Intel" w:hAnsi="Neo Sans Intel"/>
                <w:b/>
              </w:rPr>
              <w:t>ECO Bits</w:t>
            </w:r>
          </w:p>
        </w:tc>
        <w:tc>
          <w:tcPr>
            <w:tcW w:w="683" w:type="dxa"/>
            <w:shd w:val="clear" w:color="auto" w:fill="FDE9D9" w:themeFill="accent6" w:themeFillTint="33"/>
          </w:tcPr>
          <w:p w14:paraId="53E3C136" w14:textId="77777777" w:rsidR="00195D46" w:rsidRPr="00995259" w:rsidRDefault="00195D46" w:rsidP="00195D46">
            <w:pPr>
              <w:cnfStyle w:val="000000100000" w:firstRow="0" w:lastRow="0" w:firstColumn="0" w:lastColumn="0" w:oddVBand="0" w:evenVBand="0" w:oddHBand="1" w:evenHBand="0" w:firstRowFirstColumn="0" w:firstRowLastColumn="0" w:lastRowFirstColumn="0" w:lastRowLastColumn="0"/>
              <w:rPr>
                <w:rFonts w:ascii="Neo Sans Intel" w:hAnsi="Neo Sans Intel"/>
              </w:rPr>
            </w:pPr>
          </w:p>
        </w:tc>
        <w:tc>
          <w:tcPr>
            <w:tcW w:w="679" w:type="dxa"/>
            <w:shd w:val="clear" w:color="auto" w:fill="FDE9D9" w:themeFill="accent6" w:themeFillTint="33"/>
          </w:tcPr>
          <w:p w14:paraId="63781160" w14:textId="77777777" w:rsidR="00195D46" w:rsidRPr="00995259" w:rsidRDefault="00195D46" w:rsidP="00195D46">
            <w:pPr>
              <w:cnfStyle w:val="000000100000" w:firstRow="0" w:lastRow="0" w:firstColumn="0" w:lastColumn="0" w:oddVBand="0" w:evenVBand="0" w:oddHBand="1" w:evenHBand="0" w:firstRowFirstColumn="0" w:firstRowLastColumn="0" w:lastRowFirstColumn="0" w:lastRowLastColumn="0"/>
              <w:rPr>
                <w:rFonts w:ascii="Neo Sans Intel" w:hAnsi="Neo Sans Intel"/>
              </w:rPr>
            </w:pPr>
          </w:p>
        </w:tc>
        <w:tc>
          <w:tcPr>
            <w:tcW w:w="679" w:type="dxa"/>
            <w:shd w:val="clear" w:color="auto" w:fill="FDE9D9" w:themeFill="accent6" w:themeFillTint="33"/>
          </w:tcPr>
          <w:p w14:paraId="103F8B23" w14:textId="77777777" w:rsidR="00195D46" w:rsidRPr="00995259" w:rsidRDefault="00195D46" w:rsidP="00195D46">
            <w:pPr>
              <w:cnfStyle w:val="000000100000" w:firstRow="0" w:lastRow="0" w:firstColumn="0" w:lastColumn="0" w:oddVBand="0" w:evenVBand="0" w:oddHBand="1" w:evenHBand="0" w:firstRowFirstColumn="0" w:firstRowLastColumn="0" w:lastRowFirstColumn="0" w:lastRowLastColumn="0"/>
              <w:rPr>
                <w:rFonts w:ascii="Neo Sans Intel" w:hAnsi="Neo Sans Intel"/>
              </w:rPr>
            </w:pPr>
          </w:p>
        </w:tc>
      </w:tr>
      <w:tr w:rsidR="00DB6DD7" w:rsidRPr="00995259" w14:paraId="3A7FBDB2" w14:textId="77777777" w:rsidTr="00FF53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8" w:type="dxa"/>
          </w:tcPr>
          <w:p w14:paraId="79E023CA" w14:textId="77777777" w:rsidR="00DB6DD7" w:rsidRPr="002E3EB9" w:rsidRDefault="00DB6DD7" w:rsidP="00FF536A">
            <w:pPr>
              <w:pStyle w:val="TableText"/>
              <w:jc w:val="left"/>
              <w:rPr>
                <w:rFonts w:ascii="Neo Sans Intel" w:hAnsi="Neo Sans Intel"/>
                <w:bCs w:val="0"/>
              </w:rPr>
            </w:pPr>
            <w:r>
              <w:rPr>
                <w:rFonts w:ascii="Neo Sans Intel" w:hAnsi="Neo Sans Intel"/>
                <w:bCs w:val="0"/>
              </w:rPr>
              <w:t>scratchpad[7:0]</w:t>
            </w:r>
          </w:p>
        </w:tc>
        <w:tc>
          <w:tcPr>
            <w:tcW w:w="4977" w:type="dxa"/>
          </w:tcPr>
          <w:p w14:paraId="26C9FEAF" w14:textId="77777777" w:rsidR="00DB6DD7" w:rsidRPr="00566B78" w:rsidRDefault="00DB6DD7" w:rsidP="00A02B0D">
            <w:pPr>
              <w:spacing w:after="200"/>
              <w:cnfStyle w:val="000000010000" w:firstRow="0" w:lastRow="0" w:firstColumn="0" w:lastColumn="0" w:oddVBand="0" w:evenVBand="0" w:oddHBand="0" w:evenHBand="1" w:firstRowFirstColumn="0" w:firstRowLastColumn="0" w:lastRowFirstColumn="0" w:lastRowLastColumn="0"/>
              <w:rPr>
                <w:rFonts w:ascii="Neo Sans Intel" w:eastAsiaTheme="minorEastAsia" w:hAnsi="Neo Sans Intel" w:cstheme="minorBidi"/>
                <w:bCs/>
                <w:lang w:eastAsia="zh-CN"/>
              </w:rPr>
            </w:pPr>
            <w:r w:rsidRPr="00566B78">
              <w:rPr>
                <w:rFonts w:ascii="Neo Sans Intel" w:eastAsiaTheme="minorEastAsia" w:hAnsi="Neo Sans Intel" w:cstheme="minorBidi"/>
                <w:b/>
                <w:bCs/>
                <w:lang w:eastAsia="zh-CN"/>
              </w:rPr>
              <w:t>Scratchpad.</w:t>
            </w:r>
            <w:r w:rsidRPr="00566B78">
              <w:rPr>
                <w:rFonts w:ascii="Neo Sans Intel" w:eastAsiaTheme="minorEastAsia" w:hAnsi="Neo Sans Intel" w:cstheme="minorBidi"/>
                <w:bCs/>
                <w:lang w:eastAsia="zh-CN"/>
              </w:rPr>
              <w:t xml:space="preserve"> </w:t>
            </w:r>
            <w:r>
              <w:rPr>
                <w:rFonts w:ascii="Neo Sans Intel" w:eastAsiaTheme="minorEastAsia" w:hAnsi="Neo Sans Intel" w:cstheme="minorBidi"/>
                <w:bCs/>
                <w:lang w:eastAsia="zh-CN"/>
              </w:rPr>
              <w:t xml:space="preserve"> </w:t>
            </w:r>
            <w:r w:rsidRPr="00566B78">
              <w:rPr>
                <w:rFonts w:ascii="Neo Sans Intel" w:eastAsiaTheme="minorEastAsia" w:hAnsi="Neo Sans Intel" w:cstheme="minorBidi"/>
                <w:bCs/>
                <w:lang w:eastAsia="zh-CN"/>
              </w:rPr>
              <w:t xml:space="preserve">This field is a generic scratchpad with </w:t>
            </w:r>
            <w:r>
              <w:rPr>
                <w:rFonts w:ascii="Neo Sans Intel" w:eastAsiaTheme="minorEastAsia" w:hAnsi="Neo Sans Intel" w:cstheme="minorBidi"/>
                <w:bCs/>
                <w:lang w:eastAsia="zh-CN"/>
              </w:rPr>
              <w:t>reserved</w:t>
            </w:r>
            <w:r w:rsidRPr="00566B78">
              <w:rPr>
                <w:rFonts w:ascii="Neo Sans Intel" w:eastAsiaTheme="minorEastAsia" w:hAnsi="Neo Sans Intel" w:cstheme="minorBidi"/>
                <w:bCs/>
                <w:lang w:eastAsia="zh-CN"/>
              </w:rPr>
              <w:t xml:space="preserve"> hardware functional implementation behind it.</w:t>
            </w:r>
            <w:r>
              <w:rPr>
                <w:rFonts w:ascii="Neo Sans Intel" w:eastAsiaTheme="minorEastAsia" w:hAnsi="Neo Sans Intel" w:cstheme="minorBidi"/>
                <w:bCs/>
                <w:lang w:eastAsia="zh-CN"/>
              </w:rPr>
              <w:t xml:space="preserve">  IP must tie these inputs to all 0s.</w:t>
            </w:r>
          </w:p>
        </w:tc>
        <w:tc>
          <w:tcPr>
            <w:tcW w:w="683" w:type="dxa"/>
          </w:tcPr>
          <w:p w14:paraId="2E3C549F" w14:textId="77777777" w:rsidR="00DB6DD7" w:rsidRPr="00995259" w:rsidRDefault="00DB6DD7" w:rsidP="00195D46">
            <w:pPr>
              <w:jc w:val="center"/>
              <w:cnfStyle w:val="000000010000" w:firstRow="0" w:lastRow="0" w:firstColumn="0" w:lastColumn="0" w:oddVBand="0" w:evenVBand="0" w:oddHBand="0" w:evenHBand="1" w:firstRowFirstColumn="0" w:firstRowLastColumn="0" w:lastRowFirstColumn="0" w:lastRowLastColumn="0"/>
              <w:rPr>
                <w:rFonts w:ascii="Neo Sans Intel" w:hAnsi="Neo Sans Intel"/>
              </w:rPr>
            </w:pPr>
            <w:r>
              <w:rPr>
                <w:rFonts w:ascii="Neo Sans Intel" w:hAnsi="Neo Sans Intel"/>
              </w:rPr>
              <w:t>PGCB</w:t>
            </w:r>
          </w:p>
        </w:tc>
        <w:tc>
          <w:tcPr>
            <w:tcW w:w="679" w:type="dxa"/>
          </w:tcPr>
          <w:p w14:paraId="5B871175" w14:textId="77777777" w:rsidR="00DB6DD7" w:rsidRPr="00DB6DD7" w:rsidRDefault="00DB6DD7" w:rsidP="00195D46">
            <w:pPr>
              <w:cnfStyle w:val="000000010000" w:firstRow="0" w:lastRow="0" w:firstColumn="0" w:lastColumn="0" w:oddVBand="0" w:evenVBand="0" w:oddHBand="0" w:evenHBand="1" w:firstRowFirstColumn="0" w:firstRowLastColumn="0" w:lastRowFirstColumn="0" w:lastRowLastColumn="0"/>
              <w:rPr>
                <w:rFonts w:ascii="Neo Sans Intel" w:hAnsi="Neo Sans Intel"/>
              </w:rPr>
            </w:pPr>
            <w:r w:rsidRPr="00DB6DD7">
              <w:rPr>
                <w:rFonts w:ascii="Neo Sans Intel" w:hAnsi="Neo Sans Intel"/>
              </w:rPr>
              <w:t>SIP</w:t>
            </w:r>
          </w:p>
        </w:tc>
        <w:tc>
          <w:tcPr>
            <w:tcW w:w="679" w:type="dxa"/>
          </w:tcPr>
          <w:p w14:paraId="67B58A19" w14:textId="77777777" w:rsidR="00DB6DD7" w:rsidRPr="00995259" w:rsidRDefault="00DB6DD7" w:rsidP="00195D46">
            <w:pPr>
              <w:cnfStyle w:val="000000010000" w:firstRow="0" w:lastRow="0" w:firstColumn="0" w:lastColumn="0" w:oddVBand="0" w:evenVBand="0" w:oddHBand="0" w:evenHBand="1" w:firstRowFirstColumn="0" w:firstRowLastColumn="0" w:lastRowFirstColumn="0" w:lastRowLastColumn="0"/>
              <w:rPr>
                <w:rFonts w:ascii="Neo Sans Intel" w:hAnsi="Neo Sans Intel"/>
              </w:rPr>
            </w:pPr>
            <w:r>
              <w:rPr>
                <w:rFonts w:ascii="Neo Sans Intel" w:hAnsi="Neo Sans Intel"/>
              </w:rPr>
              <w:t>PCGU</w:t>
            </w:r>
          </w:p>
        </w:tc>
      </w:tr>
      <w:tr w:rsidR="00195D46" w:rsidRPr="00995259" w14:paraId="20C7CF02" w14:textId="77777777" w:rsidTr="00FF5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8" w:type="dxa"/>
          </w:tcPr>
          <w:p w14:paraId="519D1C9F" w14:textId="77777777" w:rsidR="00195D46" w:rsidRDefault="00195D46" w:rsidP="00FF536A">
            <w:pPr>
              <w:pStyle w:val="TableText"/>
              <w:jc w:val="left"/>
              <w:rPr>
                <w:rFonts w:ascii="Neo Sans Intel" w:hAnsi="Neo Sans Intel"/>
              </w:rPr>
            </w:pPr>
          </w:p>
        </w:tc>
        <w:tc>
          <w:tcPr>
            <w:tcW w:w="4977" w:type="dxa"/>
          </w:tcPr>
          <w:p w14:paraId="135FDA21" w14:textId="77777777" w:rsidR="00195D46" w:rsidRPr="00566B78" w:rsidRDefault="00195D46" w:rsidP="00A02B0D">
            <w:pPr>
              <w:cnfStyle w:val="000000100000" w:firstRow="0" w:lastRow="0" w:firstColumn="0" w:lastColumn="0" w:oddVBand="0" w:evenVBand="0" w:oddHBand="1" w:evenHBand="0" w:firstRowFirstColumn="0" w:firstRowLastColumn="0" w:lastRowFirstColumn="0" w:lastRowLastColumn="0"/>
              <w:rPr>
                <w:rFonts w:ascii="Neo Sans Intel" w:hAnsi="Neo Sans Intel"/>
                <w:b/>
                <w:bCs/>
              </w:rPr>
            </w:pPr>
          </w:p>
        </w:tc>
        <w:tc>
          <w:tcPr>
            <w:tcW w:w="683" w:type="dxa"/>
          </w:tcPr>
          <w:p w14:paraId="5F3FD9B6" w14:textId="77777777" w:rsidR="00195D46" w:rsidRDefault="00195D46" w:rsidP="00195D46">
            <w:pPr>
              <w:jc w:val="center"/>
              <w:cnfStyle w:val="000000100000" w:firstRow="0" w:lastRow="0" w:firstColumn="0" w:lastColumn="0" w:oddVBand="0" w:evenVBand="0" w:oddHBand="1" w:evenHBand="0" w:firstRowFirstColumn="0" w:firstRowLastColumn="0" w:lastRowFirstColumn="0" w:lastRowLastColumn="0"/>
              <w:rPr>
                <w:rFonts w:ascii="Neo Sans Intel" w:hAnsi="Neo Sans Intel"/>
              </w:rPr>
            </w:pPr>
          </w:p>
        </w:tc>
        <w:tc>
          <w:tcPr>
            <w:tcW w:w="679" w:type="dxa"/>
          </w:tcPr>
          <w:p w14:paraId="2F8FFE06" w14:textId="77777777" w:rsidR="00195D46" w:rsidRPr="00DB6DD7" w:rsidRDefault="00195D46" w:rsidP="00195D46">
            <w:pPr>
              <w:cnfStyle w:val="000000100000" w:firstRow="0" w:lastRow="0" w:firstColumn="0" w:lastColumn="0" w:oddVBand="0" w:evenVBand="0" w:oddHBand="1" w:evenHBand="0" w:firstRowFirstColumn="0" w:firstRowLastColumn="0" w:lastRowFirstColumn="0" w:lastRowLastColumn="0"/>
              <w:rPr>
                <w:rFonts w:ascii="Neo Sans Intel" w:hAnsi="Neo Sans Intel"/>
              </w:rPr>
            </w:pPr>
          </w:p>
        </w:tc>
        <w:tc>
          <w:tcPr>
            <w:tcW w:w="679" w:type="dxa"/>
          </w:tcPr>
          <w:p w14:paraId="4210FD07" w14:textId="77777777" w:rsidR="00195D46" w:rsidRDefault="00195D46" w:rsidP="00195D46">
            <w:pPr>
              <w:cnfStyle w:val="000000100000" w:firstRow="0" w:lastRow="0" w:firstColumn="0" w:lastColumn="0" w:oddVBand="0" w:evenVBand="0" w:oddHBand="1" w:evenHBand="0" w:firstRowFirstColumn="0" w:firstRowLastColumn="0" w:lastRowFirstColumn="0" w:lastRowLastColumn="0"/>
              <w:rPr>
                <w:rFonts w:ascii="Neo Sans Intel" w:hAnsi="Neo Sans Intel"/>
              </w:rPr>
            </w:pPr>
          </w:p>
        </w:tc>
      </w:tr>
    </w:tbl>
    <w:p w14:paraId="2C5D54EC" w14:textId="77777777" w:rsidR="00E20EB9" w:rsidRPr="00995259" w:rsidRDefault="00E20EB9" w:rsidP="00E20EB9">
      <w:pPr>
        <w:rPr>
          <w:rFonts w:ascii="Neo Sans Intel" w:hAnsi="Neo Sans Intel"/>
        </w:rPr>
      </w:pPr>
    </w:p>
    <w:p w14:paraId="138FA95E" w14:textId="77777777" w:rsidR="00E20EB9" w:rsidRDefault="00E20EB9" w:rsidP="00E20EB9">
      <w:pPr>
        <w:pStyle w:val="Heading5"/>
      </w:pPr>
      <w:r>
        <w:t>PGCB Clock and Wake Interface</w:t>
      </w:r>
    </w:p>
    <w:p w14:paraId="09614781" w14:textId="77777777" w:rsidR="0071497D" w:rsidRPr="0071497D" w:rsidRDefault="0071497D" w:rsidP="0071497D">
      <w:pPr>
        <w:spacing w:after="0" w:line="240" w:lineRule="auto"/>
        <w:rPr>
          <w:rFonts w:ascii="Neo Sans Intel" w:hAnsi="Neo Sans Intel"/>
          <w:sz w:val="20"/>
          <w:szCs w:val="20"/>
          <w:lang w:eastAsia="en-US"/>
        </w:rPr>
      </w:pPr>
      <w:r>
        <w:rPr>
          <w:rFonts w:ascii="Neo Sans Intel" w:hAnsi="Neo Sans Intel"/>
          <w:sz w:val="20"/>
          <w:szCs w:val="20"/>
          <w:lang w:eastAsia="en-US"/>
        </w:rPr>
        <w:t xml:space="preserve">This is the control interface with the IP-Specific Power Control Glue logic to trigger the PGCB clock gating operation.  </w:t>
      </w:r>
    </w:p>
    <w:tbl>
      <w:tblPr>
        <w:tblStyle w:val="LightGrid-Accent12"/>
        <w:tblW w:w="0" w:type="auto"/>
        <w:tblLook w:val="04A0" w:firstRow="1" w:lastRow="0" w:firstColumn="1" w:lastColumn="0" w:noHBand="0" w:noVBand="1"/>
      </w:tblPr>
      <w:tblGrid>
        <w:gridCol w:w="2504"/>
        <w:gridCol w:w="4796"/>
        <w:gridCol w:w="682"/>
        <w:gridCol w:w="679"/>
        <w:gridCol w:w="679"/>
        <w:tblGridChange w:id="482">
          <w:tblGrid>
            <w:gridCol w:w="118"/>
            <w:gridCol w:w="2387"/>
            <w:gridCol w:w="117"/>
            <w:gridCol w:w="4678"/>
            <w:gridCol w:w="118"/>
            <w:gridCol w:w="564"/>
            <w:gridCol w:w="118"/>
            <w:gridCol w:w="561"/>
            <w:gridCol w:w="118"/>
            <w:gridCol w:w="561"/>
            <w:gridCol w:w="118"/>
          </w:tblGrid>
        </w:tblGridChange>
      </w:tblGrid>
      <w:tr w:rsidR="00E20EB9" w:rsidRPr="00995259" w14:paraId="6788195A" w14:textId="77777777" w:rsidTr="00FF53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8" w:type="dxa"/>
          </w:tcPr>
          <w:p w14:paraId="7400D6DC" w14:textId="77777777" w:rsidR="00E20EB9" w:rsidRPr="00995259" w:rsidRDefault="00E20EB9" w:rsidP="00FF536A">
            <w:pPr>
              <w:rPr>
                <w:rFonts w:ascii="Neo Sans Intel" w:hAnsi="Neo Sans Intel"/>
              </w:rPr>
            </w:pPr>
            <w:r w:rsidRPr="00995259">
              <w:rPr>
                <w:rFonts w:ascii="Neo Sans Intel" w:hAnsi="Neo Sans Intel"/>
              </w:rPr>
              <w:t>Signal</w:t>
            </w:r>
          </w:p>
        </w:tc>
        <w:tc>
          <w:tcPr>
            <w:tcW w:w="4977" w:type="dxa"/>
          </w:tcPr>
          <w:p w14:paraId="5F3F9C33" w14:textId="77777777" w:rsidR="00E20EB9" w:rsidRPr="00995259" w:rsidRDefault="00E20EB9" w:rsidP="00FF536A">
            <w:pPr>
              <w:cnfStyle w:val="100000000000" w:firstRow="1" w:lastRow="0" w:firstColumn="0" w:lastColumn="0" w:oddVBand="0" w:evenVBand="0" w:oddHBand="0" w:evenHBand="0" w:firstRowFirstColumn="0" w:firstRowLastColumn="0" w:lastRowFirstColumn="0" w:lastRowLastColumn="0"/>
              <w:rPr>
                <w:rFonts w:ascii="Neo Sans Intel" w:hAnsi="Neo Sans Intel"/>
              </w:rPr>
            </w:pPr>
            <w:r w:rsidRPr="00995259">
              <w:rPr>
                <w:rFonts w:ascii="Neo Sans Intel" w:hAnsi="Neo Sans Intel"/>
              </w:rPr>
              <w:t>Description</w:t>
            </w:r>
          </w:p>
        </w:tc>
        <w:tc>
          <w:tcPr>
            <w:tcW w:w="683" w:type="dxa"/>
          </w:tcPr>
          <w:p w14:paraId="2658281F" w14:textId="77777777" w:rsidR="00E20EB9" w:rsidRPr="00995259" w:rsidRDefault="00E20EB9" w:rsidP="00FF536A">
            <w:pPr>
              <w:cnfStyle w:val="100000000000" w:firstRow="1" w:lastRow="0" w:firstColumn="0" w:lastColumn="0" w:oddVBand="0" w:evenVBand="0" w:oddHBand="0" w:evenHBand="0" w:firstRowFirstColumn="0" w:firstRowLastColumn="0" w:lastRowFirstColumn="0" w:lastRowLastColumn="0"/>
              <w:rPr>
                <w:rFonts w:ascii="Neo Sans Intel" w:hAnsi="Neo Sans Intel"/>
              </w:rPr>
            </w:pPr>
            <w:r w:rsidRPr="00995259">
              <w:rPr>
                <w:rFonts w:ascii="Neo Sans Intel" w:hAnsi="Neo Sans Intel"/>
              </w:rPr>
              <w:t>CLK</w:t>
            </w:r>
          </w:p>
        </w:tc>
        <w:tc>
          <w:tcPr>
            <w:tcW w:w="679" w:type="dxa"/>
          </w:tcPr>
          <w:p w14:paraId="1F07EDB4" w14:textId="77777777" w:rsidR="00E20EB9" w:rsidRPr="00995259" w:rsidRDefault="00E20EB9" w:rsidP="00FF536A">
            <w:pPr>
              <w:cnfStyle w:val="100000000000" w:firstRow="1" w:lastRow="0" w:firstColumn="0" w:lastColumn="0" w:oddVBand="0" w:evenVBand="0" w:oddHBand="0" w:evenHBand="0" w:firstRowFirstColumn="0" w:firstRowLastColumn="0" w:lastRowFirstColumn="0" w:lastRowLastColumn="0"/>
              <w:rPr>
                <w:rFonts w:ascii="Neo Sans Intel" w:hAnsi="Neo Sans Intel"/>
              </w:rPr>
            </w:pPr>
            <w:r w:rsidRPr="00995259">
              <w:rPr>
                <w:rFonts w:ascii="Neo Sans Intel" w:hAnsi="Neo Sans Intel"/>
              </w:rPr>
              <w:t>SRC</w:t>
            </w:r>
          </w:p>
        </w:tc>
        <w:tc>
          <w:tcPr>
            <w:tcW w:w="679" w:type="dxa"/>
          </w:tcPr>
          <w:p w14:paraId="0E36CDF6" w14:textId="77777777" w:rsidR="00E20EB9" w:rsidRPr="00995259" w:rsidRDefault="00E20EB9" w:rsidP="00FF536A">
            <w:pPr>
              <w:cnfStyle w:val="100000000000" w:firstRow="1" w:lastRow="0" w:firstColumn="0" w:lastColumn="0" w:oddVBand="0" w:evenVBand="0" w:oddHBand="0" w:evenHBand="0" w:firstRowFirstColumn="0" w:firstRowLastColumn="0" w:lastRowFirstColumn="0" w:lastRowLastColumn="0"/>
              <w:rPr>
                <w:rFonts w:ascii="Neo Sans Intel" w:hAnsi="Neo Sans Intel"/>
              </w:rPr>
            </w:pPr>
            <w:r w:rsidRPr="00995259">
              <w:rPr>
                <w:rFonts w:ascii="Neo Sans Intel" w:hAnsi="Neo Sans Intel"/>
              </w:rPr>
              <w:t>DEST</w:t>
            </w:r>
          </w:p>
        </w:tc>
      </w:tr>
      <w:tr w:rsidR="00E20EB9" w:rsidRPr="00995259" w14:paraId="131ADE51" w14:textId="77777777" w:rsidTr="00FF5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8" w:type="dxa"/>
            <w:shd w:val="clear" w:color="auto" w:fill="FDE9D9" w:themeFill="accent6" w:themeFillTint="33"/>
          </w:tcPr>
          <w:p w14:paraId="6B417A5E" w14:textId="77777777" w:rsidR="00E20EB9" w:rsidRPr="00995259" w:rsidRDefault="00E20EB9" w:rsidP="00FF536A">
            <w:pPr>
              <w:pStyle w:val="TableText"/>
              <w:jc w:val="left"/>
              <w:rPr>
                <w:rFonts w:ascii="Neo Sans Intel" w:hAnsi="Neo Sans Intel"/>
                <w:b w:val="0"/>
                <w:bCs w:val="0"/>
                <w:color w:val="000000"/>
              </w:rPr>
            </w:pPr>
          </w:p>
        </w:tc>
        <w:tc>
          <w:tcPr>
            <w:tcW w:w="4977" w:type="dxa"/>
            <w:shd w:val="clear" w:color="auto" w:fill="FDE9D9" w:themeFill="accent6" w:themeFillTint="33"/>
          </w:tcPr>
          <w:p w14:paraId="4A005ED6" w14:textId="77777777" w:rsidR="00E20EB9" w:rsidRPr="00995259" w:rsidRDefault="007371A3" w:rsidP="00FF536A">
            <w:pPr>
              <w:cnfStyle w:val="000000100000" w:firstRow="0" w:lastRow="0" w:firstColumn="0" w:lastColumn="0" w:oddVBand="0" w:evenVBand="0" w:oddHBand="1" w:evenHBand="0" w:firstRowFirstColumn="0" w:firstRowLastColumn="0" w:lastRowFirstColumn="0" w:lastRowLastColumn="0"/>
              <w:rPr>
                <w:rFonts w:ascii="Neo Sans Intel" w:hAnsi="Neo Sans Intel"/>
              </w:rPr>
            </w:pPr>
            <w:r>
              <w:rPr>
                <w:rFonts w:ascii="Neo Sans Intel" w:hAnsi="Neo Sans Intel"/>
                <w:b/>
              </w:rPr>
              <w:t>Clock Gate and Wake Control</w:t>
            </w:r>
          </w:p>
        </w:tc>
        <w:tc>
          <w:tcPr>
            <w:tcW w:w="683" w:type="dxa"/>
            <w:shd w:val="clear" w:color="auto" w:fill="FDE9D9" w:themeFill="accent6" w:themeFillTint="33"/>
          </w:tcPr>
          <w:p w14:paraId="0B4306CC" w14:textId="77777777" w:rsidR="00E20EB9" w:rsidRPr="00995259" w:rsidRDefault="00E20EB9" w:rsidP="00FF536A">
            <w:pPr>
              <w:cnfStyle w:val="000000100000" w:firstRow="0" w:lastRow="0" w:firstColumn="0" w:lastColumn="0" w:oddVBand="0" w:evenVBand="0" w:oddHBand="1" w:evenHBand="0" w:firstRowFirstColumn="0" w:firstRowLastColumn="0" w:lastRowFirstColumn="0" w:lastRowLastColumn="0"/>
              <w:rPr>
                <w:rFonts w:ascii="Neo Sans Intel" w:hAnsi="Neo Sans Intel"/>
              </w:rPr>
            </w:pPr>
          </w:p>
        </w:tc>
        <w:tc>
          <w:tcPr>
            <w:tcW w:w="679" w:type="dxa"/>
            <w:shd w:val="clear" w:color="auto" w:fill="FDE9D9" w:themeFill="accent6" w:themeFillTint="33"/>
          </w:tcPr>
          <w:p w14:paraId="2568656D" w14:textId="77777777" w:rsidR="00E20EB9" w:rsidRPr="00995259" w:rsidRDefault="00E20EB9" w:rsidP="00FF536A">
            <w:pPr>
              <w:cnfStyle w:val="000000100000" w:firstRow="0" w:lastRow="0" w:firstColumn="0" w:lastColumn="0" w:oddVBand="0" w:evenVBand="0" w:oddHBand="1" w:evenHBand="0" w:firstRowFirstColumn="0" w:firstRowLastColumn="0" w:lastRowFirstColumn="0" w:lastRowLastColumn="0"/>
              <w:rPr>
                <w:rFonts w:ascii="Neo Sans Intel" w:hAnsi="Neo Sans Intel"/>
              </w:rPr>
            </w:pPr>
          </w:p>
        </w:tc>
        <w:tc>
          <w:tcPr>
            <w:tcW w:w="679" w:type="dxa"/>
            <w:shd w:val="clear" w:color="auto" w:fill="FDE9D9" w:themeFill="accent6" w:themeFillTint="33"/>
          </w:tcPr>
          <w:p w14:paraId="3107CB9C" w14:textId="77777777" w:rsidR="00E20EB9" w:rsidRPr="00995259" w:rsidRDefault="00E20EB9" w:rsidP="00FF536A">
            <w:pPr>
              <w:cnfStyle w:val="000000100000" w:firstRow="0" w:lastRow="0" w:firstColumn="0" w:lastColumn="0" w:oddVBand="0" w:evenVBand="0" w:oddHBand="1" w:evenHBand="0" w:firstRowFirstColumn="0" w:firstRowLastColumn="0" w:lastRowFirstColumn="0" w:lastRowLastColumn="0"/>
              <w:rPr>
                <w:rFonts w:ascii="Neo Sans Intel" w:hAnsi="Neo Sans Intel"/>
              </w:rPr>
            </w:pPr>
          </w:p>
        </w:tc>
      </w:tr>
      <w:tr w:rsidR="00DB6DD7" w:rsidRPr="00995259" w14:paraId="0B6BDF12" w14:textId="77777777" w:rsidTr="00FF53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8" w:type="dxa"/>
          </w:tcPr>
          <w:p w14:paraId="08CF7736" w14:textId="77777777" w:rsidR="00DB6DD7" w:rsidRPr="002E3EB9" w:rsidRDefault="00DB6DD7" w:rsidP="00FF536A">
            <w:pPr>
              <w:pStyle w:val="TableText"/>
              <w:jc w:val="left"/>
              <w:rPr>
                <w:rFonts w:ascii="Neo Sans Intel" w:hAnsi="Neo Sans Intel"/>
                <w:bCs w:val="0"/>
              </w:rPr>
            </w:pPr>
            <w:r>
              <w:rPr>
                <w:rFonts w:ascii="Neo Sans Intel" w:hAnsi="Neo Sans Intel"/>
                <w:bCs w:val="0"/>
              </w:rPr>
              <w:t>sync_gate</w:t>
            </w:r>
          </w:p>
        </w:tc>
        <w:tc>
          <w:tcPr>
            <w:tcW w:w="4977" w:type="dxa"/>
          </w:tcPr>
          <w:p w14:paraId="1A1D056C" w14:textId="77777777" w:rsidR="00DB6DD7" w:rsidRDefault="00EC1E66" w:rsidP="00FF536A">
            <w:pPr>
              <w:cnfStyle w:val="000000010000" w:firstRow="0" w:lastRow="0" w:firstColumn="0" w:lastColumn="0" w:oddVBand="0" w:evenVBand="0" w:oddHBand="0" w:evenHBand="1" w:firstRowFirstColumn="0" w:firstRowLastColumn="0" w:lastRowFirstColumn="0" w:lastRowLastColumn="0"/>
              <w:rPr>
                <w:rFonts w:ascii="Neo Sans Intel" w:hAnsi="Neo Sans Intel"/>
                <w:bCs/>
              </w:rPr>
            </w:pPr>
            <w:r>
              <w:rPr>
                <w:rFonts w:ascii="Neo Sans Intel" w:hAnsi="Neo Sans Intel"/>
                <w:b/>
                <w:bCs/>
              </w:rPr>
              <w:t xml:space="preserve">PGCB </w:t>
            </w:r>
            <w:r w:rsidR="00DB6DD7" w:rsidRPr="00FF536A">
              <w:rPr>
                <w:rFonts w:ascii="Neo Sans Intel" w:hAnsi="Neo Sans Intel"/>
                <w:b/>
                <w:bCs/>
              </w:rPr>
              <w:t xml:space="preserve">Clock Gate Enable.  </w:t>
            </w:r>
            <w:r w:rsidR="00DB6DD7">
              <w:rPr>
                <w:rFonts w:ascii="Neo Sans Intel" w:hAnsi="Neo Sans Intel"/>
                <w:b/>
                <w:bCs/>
              </w:rPr>
              <w:t xml:space="preserve"> </w:t>
            </w:r>
            <w:r w:rsidR="00DB6DD7" w:rsidRPr="00FF536A">
              <w:rPr>
                <w:rFonts w:ascii="Neo Sans Intel" w:hAnsi="Neo Sans Intel"/>
                <w:bCs/>
              </w:rPr>
              <w:t xml:space="preserve">When asserted, it indicates that the </w:t>
            </w:r>
            <w:r w:rsidR="00DB6DD7">
              <w:rPr>
                <w:rFonts w:ascii="Neo Sans Intel" w:hAnsi="Neo Sans Intel"/>
                <w:bCs/>
              </w:rPr>
              <w:t xml:space="preserve">IP </w:t>
            </w:r>
            <w:r w:rsidR="00DB6DD7" w:rsidRPr="00FF536A">
              <w:rPr>
                <w:rFonts w:ascii="Neo Sans Intel" w:hAnsi="Neo Sans Intel"/>
                <w:bCs/>
              </w:rPr>
              <w:t xml:space="preserve">does not require </w:t>
            </w:r>
            <w:r w:rsidR="00DB6DD7">
              <w:rPr>
                <w:rFonts w:ascii="Neo Sans Intel" w:hAnsi="Neo Sans Intel"/>
                <w:bCs/>
              </w:rPr>
              <w:t xml:space="preserve">PGCB </w:t>
            </w:r>
            <w:r w:rsidR="00DB6DD7" w:rsidRPr="00FF536A">
              <w:rPr>
                <w:rFonts w:ascii="Neo Sans Intel" w:hAnsi="Neo Sans Intel"/>
                <w:bCs/>
              </w:rPr>
              <w:t xml:space="preserve">clocks for a significant time, and allows </w:t>
            </w:r>
            <w:r w:rsidR="00DB6DD7">
              <w:rPr>
                <w:rFonts w:ascii="Neo Sans Intel" w:hAnsi="Neo Sans Intel"/>
                <w:bCs/>
              </w:rPr>
              <w:t xml:space="preserve">SOC to gate (optionally shutting down) the PGCB </w:t>
            </w:r>
            <w:r w:rsidR="00DB6DD7" w:rsidRPr="00FF536A">
              <w:rPr>
                <w:rFonts w:ascii="Neo Sans Intel" w:hAnsi="Neo Sans Intel"/>
                <w:bCs/>
              </w:rPr>
              <w:t>clock source</w:t>
            </w:r>
            <w:r w:rsidR="00DB6DD7">
              <w:rPr>
                <w:rFonts w:ascii="Neo Sans Intel" w:hAnsi="Neo Sans Intel"/>
                <w:bCs/>
              </w:rPr>
              <w:t xml:space="preserve">.  </w:t>
            </w:r>
          </w:p>
          <w:p w14:paraId="6665B98D" w14:textId="77777777" w:rsidR="00DB6DD7" w:rsidRPr="00FF536A" w:rsidRDefault="00DB6DD7" w:rsidP="00FF536A">
            <w:pPr>
              <w:cnfStyle w:val="000000010000" w:firstRow="0" w:lastRow="0" w:firstColumn="0" w:lastColumn="0" w:oddVBand="0" w:evenVBand="0" w:oddHBand="0" w:evenHBand="1" w:firstRowFirstColumn="0" w:firstRowLastColumn="0" w:lastRowFirstColumn="0" w:lastRowLastColumn="0"/>
              <w:rPr>
                <w:rFonts w:ascii="Neo Sans Intel" w:hAnsi="Neo Sans Intel"/>
                <w:bCs/>
              </w:rPr>
            </w:pPr>
            <w:r w:rsidRPr="00FF536A">
              <w:rPr>
                <w:rFonts w:ascii="Neo Sans Intel" w:hAnsi="Neo Sans Intel"/>
                <w:bCs/>
              </w:rPr>
              <w:t xml:space="preserve">When de-asserted, it indicates that wake events has been detected in </w:t>
            </w:r>
            <w:r>
              <w:rPr>
                <w:rFonts w:ascii="Neo Sans Intel" w:hAnsi="Neo Sans Intel"/>
                <w:bCs/>
              </w:rPr>
              <w:t xml:space="preserve">PGCB </w:t>
            </w:r>
            <w:r w:rsidRPr="00FF536A">
              <w:rPr>
                <w:rFonts w:ascii="Neo Sans Intel" w:hAnsi="Neo Sans Intel"/>
                <w:bCs/>
              </w:rPr>
              <w:t xml:space="preserve">clock domain and has to </w:t>
            </w:r>
            <w:proofErr w:type="spellStart"/>
            <w:r w:rsidRPr="00FF536A">
              <w:rPr>
                <w:rFonts w:ascii="Neo Sans Intel" w:hAnsi="Neo Sans Intel"/>
                <w:bCs/>
              </w:rPr>
              <w:t>ungate</w:t>
            </w:r>
            <w:proofErr w:type="spellEnd"/>
            <w:r w:rsidRPr="00FF536A">
              <w:rPr>
                <w:rFonts w:ascii="Neo Sans Intel" w:hAnsi="Neo Sans Intel"/>
                <w:bCs/>
              </w:rPr>
              <w:t xml:space="preserve"> </w:t>
            </w:r>
            <w:r>
              <w:rPr>
                <w:rFonts w:ascii="Neo Sans Intel" w:hAnsi="Neo Sans Intel"/>
                <w:bCs/>
              </w:rPr>
              <w:t xml:space="preserve">PGCB clock source. </w:t>
            </w:r>
          </w:p>
        </w:tc>
        <w:tc>
          <w:tcPr>
            <w:tcW w:w="683" w:type="dxa"/>
          </w:tcPr>
          <w:p w14:paraId="678C54B3" w14:textId="77777777" w:rsidR="00DB6DD7" w:rsidRPr="00995259" w:rsidRDefault="00DB6DD7" w:rsidP="00FF536A">
            <w:pPr>
              <w:jc w:val="center"/>
              <w:cnfStyle w:val="000000010000" w:firstRow="0" w:lastRow="0" w:firstColumn="0" w:lastColumn="0" w:oddVBand="0" w:evenVBand="0" w:oddHBand="0" w:evenHBand="1" w:firstRowFirstColumn="0" w:firstRowLastColumn="0" w:lastRowFirstColumn="0" w:lastRowLastColumn="0"/>
              <w:rPr>
                <w:rFonts w:ascii="Neo Sans Intel" w:hAnsi="Neo Sans Intel"/>
              </w:rPr>
            </w:pPr>
            <w:r>
              <w:rPr>
                <w:rFonts w:ascii="Neo Sans Intel" w:hAnsi="Neo Sans Intel"/>
              </w:rPr>
              <w:t>PGCB</w:t>
            </w:r>
          </w:p>
        </w:tc>
        <w:tc>
          <w:tcPr>
            <w:tcW w:w="679" w:type="dxa"/>
          </w:tcPr>
          <w:p w14:paraId="0D9A483F" w14:textId="77777777" w:rsidR="00DB6DD7" w:rsidRPr="00DB6DD7" w:rsidRDefault="00DB6DD7" w:rsidP="00195D46">
            <w:pPr>
              <w:cnfStyle w:val="000000010000" w:firstRow="0" w:lastRow="0" w:firstColumn="0" w:lastColumn="0" w:oddVBand="0" w:evenVBand="0" w:oddHBand="0" w:evenHBand="1" w:firstRowFirstColumn="0" w:firstRowLastColumn="0" w:lastRowFirstColumn="0" w:lastRowLastColumn="0"/>
              <w:rPr>
                <w:rFonts w:ascii="Neo Sans Intel" w:hAnsi="Neo Sans Intel"/>
              </w:rPr>
            </w:pPr>
            <w:r w:rsidRPr="00DB6DD7">
              <w:rPr>
                <w:rFonts w:ascii="Neo Sans Intel" w:hAnsi="Neo Sans Intel"/>
              </w:rPr>
              <w:t>SIP</w:t>
            </w:r>
          </w:p>
        </w:tc>
        <w:tc>
          <w:tcPr>
            <w:tcW w:w="679" w:type="dxa"/>
          </w:tcPr>
          <w:p w14:paraId="72D25DF8" w14:textId="77777777" w:rsidR="00DB6DD7" w:rsidRPr="00995259" w:rsidRDefault="00DB6DD7" w:rsidP="00FF536A">
            <w:pPr>
              <w:cnfStyle w:val="000000010000" w:firstRow="0" w:lastRow="0" w:firstColumn="0" w:lastColumn="0" w:oddVBand="0" w:evenVBand="0" w:oddHBand="0" w:evenHBand="1" w:firstRowFirstColumn="0" w:firstRowLastColumn="0" w:lastRowFirstColumn="0" w:lastRowLastColumn="0"/>
              <w:rPr>
                <w:rFonts w:ascii="Neo Sans Intel" w:hAnsi="Neo Sans Intel"/>
              </w:rPr>
            </w:pPr>
            <w:r>
              <w:rPr>
                <w:rFonts w:ascii="Neo Sans Intel" w:hAnsi="Neo Sans Intel"/>
              </w:rPr>
              <w:t>PCGU</w:t>
            </w:r>
          </w:p>
        </w:tc>
      </w:tr>
      <w:tr w:rsidR="00DB6DD7" w:rsidRPr="00995259" w14:paraId="6E10E39C" w14:textId="77777777" w:rsidTr="00FF5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8" w:type="dxa"/>
          </w:tcPr>
          <w:p w14:paraId="44595F46" w14:textId="77777777" w:rsidR="00DB6DD7" w:rsidRPr="002E3EB9" w:rsidRDefault="00DB6DD7" w:rsidP="00FF536A">
            <w:pPr>
              <w:pStyle w:val="TableText"/>
              <w:jc w:val="left"/>
              <w:rPr>
                <w:rFonts w:ascii="Neo Sans Intel" w:hAnsi="Neo Sans Intel"/>
                <w:bCs w:val="0"/>
              </w:rPr>
            </w:pPr>
            <w:r>
              <w:rPr>
                <w:rFonts w:ascii="Neo Sans Intel" w:hAnsi="Neo Sans Intel"/>
                <w:bCs w:val="0"/>
              </w:rPr>
              <w:t>async_wake_b</w:t>
            </w:r>
          </w:p>
        </w:tc>
        <w:tc>
          <w:tcPr>
            <w:tcW w:w="4977" w:type="dxa"/>
          </w:tcPr>
          <w:p w14:paraId="33A8E0F0" w14:textId="77777777" w:rsidR="00DB6DD7" w:rsidRPr="00FF536A" w:rsidRDefault="00DB6DD7" w:rsidP="00D26DC4">
            <w:pPr>
              <w:cnfStyle w:val="000000100000" w:firstRow="0" w:lastRow="0" w:firstColumn="0" w:lastColumn="0" w:oddVBand="0" w:evenVBand="0" w:oddHBand="1" w:evenHBand="0" w:firstRowFirstColumn="0" w:firstRowLastColumn="0" w:lastRowFirstColumn="0" w:lastRowLastColumn="0"/>
              <w:rPr>
                <w:rFonts w:ascii="Neo Sans Intel" w:hAnsi="Neo Sans Intel"/>
                <w:b/>
                <w:bCs/>
              </w:rPr>
            </w:pPr>
            <w:r w:rsidRPr="002E3EB9">
              <w:rPr>
                <w:rFonts w:ascii="Neo Sans Intel" w:hAnsi="Neo Sans Intel"/>
                <w:b/>
                <w:bCs/>
              </w:rPr>
              <w:t>PGCB Clock Wake</w:t>
            </w:r>
            <w:r>
              <w:rPr>
                <w:rFonts w:ascii="Neo Sans Intel" w:hAnsi="Neo Sans Intel"/>
                <w:b/>
                <w:bCs/>
              </w:rPr>
              <w:t xml:space="preserve">.   </w:t>
            </w:r>
            <w:r>
              <w:rPr>
                <w:rFonts w:ascii="Neo Sans Intel" w:hAnsi="Neo Sans Intel"/>
                <w:bCs/>
              </w:rPr>
              <w:t>Asserted when there is a PGCB clock wake event.  The assertion of this signal must meet the minimum pulse width of reset (i.e. Tresetmin).  The mechanism to meet the Tresetmin requirement will be IP-Specific.</w:t>
            </w:r>
          </w:p>
        </w:tc>
        <w:tc>
          <w:tcPr>
            <w:tcW w:w="683" w:type="dxa"/>
          </w:tcPr>
          <w:p w14:paraId="70CA2F3A" w14:textId="77777777" w:rsidR="00DB6DD7" w:rsidRPr="00995259" w:rsidRDefault="00DB6DD7" w:rsidP="00FF536A">
            <w:pPr>
              <w:jc w:val="center"/>
              <w:cnfStyle w:val="000000100000" w:firstRow="0" w:lastRow="0" w:firstColumn="0" w:lastColumn="0" w:oddVBand="0" w:evenVBand="0" w:oddHBand="1" w:evenHBand="0" w:firstRowFirstColumn="0" w:firstRowLastColumn="0" w:lastRowFirstColumn="0" w:lastRowLastColumn="0"/>
              <w:rPr>
                <w:rFonts w:ascii="Neo Sans Intel" w:hAnsi="Neo Sans Intel"/>
              </w:rPr>
            </w:pPr>
            <w:r>
              <w:rPr>
                <w:rFonts w:ascii="Neo Sans Intel" w:hAnsi="Neo Sans Intel"/>
              </w:rPr>
              <w:t>-</w:t>
            </w:r>
          </w:p>
        </w:tc>
        <w:tc>
          <w:tcPr>
            <w:tcW w:w="679" w:type="dxa"/>
          </w:tcPr>
          <w:p w14:paraId="1782AE52" w14:textId="77777777" w:rsidR="00DB6DD7" w:rsidRPr="00DB6DD7" w:rsidRDefault="00DB6DD7" w:rsidP="00195D46">
            <w:pPr>
              <w:cnfStyle w:val="000000100000" w:firstRow="0" w:lastRow="0" w:firstColumn="0" w:lastColumn="0" w:oddVBand="0" w:evenVBand="0" w:oddHBand="1" w:evenHBand="0" w:firstRowFirstColumn="0" w:firstRowLastColumn="0" w:lastRowFirstColumn="0" w:lastRowLastColumn="0"/>
              <w:rPr>
                <w:rFonts w:ascii="Neo Sans Intel" w:hAnsi="Neo Sans Intel"/>
              </w:rPr>
            </w:pPr>
            <w:r w:rsidRPr="00DB6DD7">
              <w:rPr>
                <w:rFonts w:ascii="Neo Sans Intel" w:hAnsi="Neo Sans Intel"/>
              </w:rPr>
              <w:t>SIP</w:t>
            </w:r>
          </w:p>
        </w:tc>
        <w:tc>
          <w:tcPr>
            <w:tcW w:w="679" w:type="dxa"/>
          </w:tcPr>
          <w:p w14:paraId="0B664926" w14:textId="77777777" w:rsidR="00DB6DD7" w:rsidRPr="00995259" w:rsidRDefault="00DB6DD7" w:rsidP="00FF536A">
            <w:pPr>
              <w:cnfStyle w:val="000000100000" w:firstRow="0" w:lastRow="0" w:firstColumn="0" w:lastColumn="0" w:oddVBand="0" w:evenVBand="0" w:oddHBand="1" w:evenHBand="0" w:firstRowFirstColumn="0" w:firstRowLastColumn="0" w:lastRowFirstColumn="0" w:lastRowLastColumn="0"/>
              <w:rPr>
                <w:rFonts w:ascii="Neo Sans Intel" w:hAnsi="Neo Sans Intel"/>
              </w:rPr>
            </w:pPr>
            <w:r>
              <w:rPr>
                <w:rFonts w:ascii="Neo Sans Intel" w:hAnsi="Neo Sans Intel"/>
              </w:rPr>
              <w:t>PCGU</w:t>
            </w:r>
          </w:p>
        </w:tc>
      </w:tr>
      <w:tr w:rsidR="00DB6DD7" w:rsidRPr="00995259" w14:paraId="7592C20F" w14:textId="77777777" w:rsidTr="00FF53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8" w:type="dxa"/>
          </w:tcPr>
          <w:p w14:paraId="18F8C957" w14:textId="77777777" w:rsidR="00DB6DD7" w:rsidRPr="002E3EB9" w:rsidRDefault="00DB6DD7" w:rsidP="00730818">
            <w:pPr>
              <w:pStyle w:val="TableText"/>
              <w:jc w:val="left"/>
              <w:rPr>
                <w:rFonts w:ascii="Neo Sans Intel" w:hAnsi="Neo Sans Intel"/>
                <w:bCs w:val="0"/>
              </w:rPr>
            </w:pPr>
            <w:r>
              <w:rPr>
                <w:rFonts w:ascii="Neo Sans Intel" w:hAnsi="Neo Sans Intel"/>
                <w:bCs w:val="0"/>
              </w:rPr>
              <w:t>sync_clkvld</w:t>
            </w:r>
          </w:p>
        </w:tc>
        <w:tc>
          <w:tcPr>
            <w:tcW w:w="4977" w:type="dxa"/>
          </w:tcPr>
          <w:p w14:paraId="1B50D737" w14:textId="77777777" w:rsidR="00DB6DD7" w:rsidRDefault="00DB6DD7" w:rsidP="00062DD4">
            <w:pPr>
              <w:cnfStyle w:val="000000010000" w:firstRow="0" w:lastRow="0" w:firstColumn="0" w:lastColumn="0" w:oddVBand="0" w:evenVBand="0" w:oddHBand="0" w:evenHBand="1" w:firstRowFirstColumn="0" w:firstRowLastColumn="0" w:lastRowFirstColumn="0" w:lastRowLastColumn="0"/>
              <w:rPr>
                <w:rFonts w:ascii="Neo Sans Intel" w:hAnsi="Neo Sans Intel"/>
                <w:bCs/>
              </w:rPr>
            </w:pPr>
            <w:r w:rsidRPr="002E3EB9">
              <w:rPr>
                <w:rFonts w:ascii="Neo Sans Intel" w:hAnsi="Neo Sans Intel"/>
                <w:b/>
                <w:bCs/>
              </w:rPr>
              <w:t xml:space="preserve">PGCB Clock </w:t>
            </w:r>
            <w:r>
              <w:rPr>
                <w:rFonts w:ascii="Neo Sans Intel" w:hAnsi="Neo Sans Intel"/>
                <w:b/>
                <w:bCs/>
              </w:rPr>
              <w:t>Valid</w:t>
            </w:r>
            <w:r w:rsidRPr="002E3EB9">
              <w:rPr>
                <w:rFonts w:ascii="Neo Sans Intel" w:hAnsi="Neo Sans Intel"/>
                <w:b/>
                <w:bCs/>
              </w:rPr>
              <w:t xml:space="preserve">.   </w:t>
            </w:r>
            <w:r>
              <w:rPr>
                <w:rFonts w:ascii="Neo Sans Intel" w:hAnsi="Neo Sans Intel"/>
                <w:bCs/>
              </w:rPr>
              <w:t xml:space="preserve">Asserted when the PGCB clock is ready to be used.  </w:t>
            </w:r>
          </w:p>
          <w:p w14:paraId="075D0CD6" w14:textId="77777777" w:rsidR="00DB6DD7" w:rsidRPr="00062DD4" w:rsidRDefault="00DB6DD7" w:rsidP="00062DD4">
            <w:pPr>
              <w:cnfStyle w:val="000000010000" w:firstRow="0" w:lastRow="0" w:firstColumn="0" w:lastColumn="0" w:oddVBand="0" w:evenVBand="0" w:oddHBand="0" w:evenHBand="1" w:firstRowFirstColumn="0" w:firstRowLastColumn="0" w:lastRowFirstColumn="0" w:lastRowLastColumn="0"/>
              <w:rPr>
                <w:rFonts w:ascii="Neo Sans Intel" w:hAnsi="Neo Sans Intel"/>
                <w:b/>
                <w:bCs/>
              </w:rPr>
            </w:pPr>
            <w:r>
              <w:rPr>
                <w:rFonts w:ascii="Neo Sans Intel" w:hAnsi="Neo Sans Intel"/>
                <w:bCs/>
              </w:rPr>
              <w:t>De-asserted when the PGCB clock gating block is about or already to enable the PGCB clock to be shut down.</w:t>
            </w:r>
          </w:p>
        </w:tc>
        <w:tc>
          <w:tcPr>
            <w:tcW w:w="683" w:type="dxa"/>
          </w:tcPr>
          <w:p w14:paraId="17C21588" w14:textId="77777777" w:rsidR="00DB6DD7" w:rsidRPr="00995259" w:rsidRDefault="00DB6DD7" w:rsidP="00FF536A">
            <w:pPr>
              <w:jc w:val="center"/>
              <w:cnfStyle w:val="000000010000" w:firstRow="0" w:lastRow="0" w:firstColumn="0" w:lastColumn="0" w:oddVBand="0" w:evenVBand="0" w:oddHBand="0" w:evenHBand="1" w:firstRowFirstColumn="0" w:firstRowLastColumn="0" w:lastRowFirstColumn="0" w:lastRowLastColumn="0"/>
              <w:rPr>
                <w:rFonts w:ascii="Neo Sans Intel" w:hAnsi="Neo Sans Intel"/>
              </w:rPr>
            </w:pPr>
            <w:r>
              <w:rPr>
                <w:rFonts w:ascii="Neo Sans Intel" w:hAnsi="Neo Sans Intel"/>
              </w:rPr>
              <w:t>PGCB</w:t>
            </w:r>
          </w:p>
        </w:tc>
        <w:tc>
          <w:tcPr>
            <w:tcW w:w="679" w:type="dxa"/>
          </w:tcPr>
          <w:p w14:paraId="0BC0C732" w14:textId="77777777" w:rsidR="00DB6DD7" w:rsidRPr="00995259" w:rsidRDefault="00DB6DD7" w:rsidP="00FF536A">
            <w:pPr>
              <w:cnfStyle w:val="000000010000" w:firstRow="0" w:lastRow="0" w:firstColumn="0" w:lastColumn="0" w:oddVBand="0" w:evenVBand="0" w:oddHBand="0" w:evenHBand="1" w:firstRowFirstColumn="0" w:firstRowLastColumn="0" w:lastRowFirstColumn="0" w:lastRowLastColumn="0"/>
              <w:rPr>
                <w:rFonts w:ascii="Neo Sans Intel" w:hAnsi="Neo Sans Intel"/>
              </w:rPr>
            </w:pPr>
            <w:r>
              <w:rPr>
                <w:rFonts w:ascii="Neo Sans Intel" w:hAnsi="Neo Sans Intel"/>
              </w:rPr>
              <w:t>PCGU</w:t>
            </w:r>
          </w:p>
        </w:tc>
        <w:tc>
          <w:tcPr>
            <w:tcW w:w="679" w:type="dxa"/>
          </w:tcPr>
          <w:p w14:paraId="7DA672E5" w14:textId="77777777" w:rsidR="00DB6DD7" w:rsidRPr="00DB6DD7" w:rsidRDefault="00DB6DD7" w:rsidP="00195D46">
            <w:pPr>
              <w:cnfStyle w:val="000000010000" w:firstRow="0" w:lastRow="0" w:firstColumn="0" w:lastColumn="0" w:oddVBand="0" w:evenVBand="0" w:oddHBand="0" w:evenHBand="1" w:firstRowFirstColumn="0" w:firstRowLastColumn="0" w:lastRowFirstColumn="0" w:lastRowLastColumn="0"/>
              <w:rPr>
                <w:rFonts w:ascii="Neo Sans Intel" w:hAnsi="Neo Sans Intel"/>
              </w:rPr>
            </w:pPr>
            <w:r w:rsidRPr="00DB6DD7">
              <w:rPr>
                <w:rFonts w:ascii="Neo Sans Intel" w:hAnsi="Neo Sans Intel"/>
              </w:rPr>
              <w:t>SIP</w:t>
            </w:r>
          </w:p>
        </w:tc>
      </w:tr>
      <w:tr w:rsidR="00DB6DD7" w:rsidRPr="00995259" w14:paraId="07BA0A3A" w14:textId="77777777" w:rsidTr="00982698">
        <w:tblPrEx>
          <w:tblW w:w="0" w:type="auto"/>
          <w:tblPrExChange w:id="483" w:author="Havican, Jared W" w:date="2014-06-10T13:19:00Z">
            <w:tblPrEx>
              <w:tblW w:w="0" w:type="auto"/>
            </w:tblPrEx>
          </w:tblPrExChange>
        </w:tblPrEx>
        <w:trPr>
          <w:cnfStyle w:val="000000100000" w:firstRow="0" w:lastRow="0" w:firstColumn="0" w:lastColumn="0" w:oddVBand="0" w:evenVBand="0" w:oddHBand="1" w:evenHBand="0" w:firstRowFirstColumn="0" w:firstRowLastColumn="0" w:lastRowFirstColumn="0" w:lastRowLastColumn="0"/>
          <w:trHeight w:val="259"/>
          <w:trPrChange w:id="484" w:author="Havican, Jared W" w:date="2014-06-10T13:19:00Z">
            <w:trPr>
              <w:gridAfter w:val="0"/>
            </w:trPr>
          </w:trPrChange>
        </w:trPr>
        <w:tc>
          <w:tcPr>
            <w:cnfStyle w:val="001000000000" w:firstRow="0" w:lastRow="0" w:firstColumn="1" w:lastColumn="0" w:oddVBand="0" w:evenVBand="0" w:oddHBand="0" w:evenHBand="0" w:firstRowFirstColumn="0" w:firstRowLastColumn="0" w:lastRowFirstColumn="0" w:lastRowLastColumn="0"/>
            <w:tcW w:w="2558" w:type="dxa"/>
            <w:tcPrChange w:id="485" w:author="Havican, Jared W" w:date="2014-06-10T13:19:00Z">
              <w:tcPr>
                <w:tcW w:w="2558" w:type="dxa"/>
                <w:gridSpan w:val="2"/>
              </w:tcPr>
            </w:tcPrChange>
          </w:tcPr>
          <w:p w14:paraId="1A2BB7DB" w14:textId="07730701" w:rsidR="00DB6DD7" w:rsidRPr="002E3EB9" w:rsidRDefault="006D684D" w:rsidP="00FF536A">
            <w:pPr>
              <w:pStyle w:val="TableText"/>
              <w:jc w:val="left"/>
              <w:cnfStyle w:val="001000100000" w:firstRow="0" w:lastRow="0" w:firstColumn="1" w:lastColumn="0" w:oddVBand="0" w:evenVBand="0" w:oddHBand="1" w:evenHBand="0" w:firstRowFirstColumn="0" w:firstRowLastColumn="0" w:lastRowFirstColumn="0" w:lastRowLastColumn="0"/>
              <w:rPr>
                <w:rFonts w:ascii="Neo Sans Intel" w:hAnsi="Neo Sans Intel"/>
                <w:bCs w:val="0"/>
              </w:rPr>
            </w:pPr>
            <w:ins w:id="486" w:author="Havican, Jared W" w:date="2014-06-10T13:54:00Z">
              <w:r>
                <w:rPr>
                  <w:rFonts w:ascii="Neo Sans Intel" w:hAnsi="Neo Sans Intel"/>
                  <w:bCs w:val="0"/>
                </w:rPr>
                <w:t>p</w:t>
              </w:r>
              <w:r w:rsidR="006C35EA">
                <w:rPr>
                  <w:rFonts w:ascii="Neo Sans Intel" w:hAnsi="Neo Sans Intel"/>
                  <w:bCs w:val="0"/>
                </w:rPr>
                <w:t>gcb_pok</w:t>
              </w:r>
            </w:ins>
          </w:p>
        </w:tc>
        <w:tc>
          <w:tcPr>
            <w:tcW w:w="4977" w:type="dxa"/>
            <w:tcPrChange w:id="487" w:author="Havican, Jared W" w:date="2014-06-10T13:19:00Z">
              <w:tcPr>
                <w:tcW w:w="4977" w:type="dxa"/>
                <w:gridSpan w:val="2"/>
              </w:tcPr>
            </w:tcPrChange>
          </w:tcPr>
          <w:p w14:paraId="1A391085" w14:textId="3CC4A347" w:rsidR="00DB6DD7" w:rsidRPr="002E3EB9" w:rsidRDefault="006C35EA" w:rsidP="00FF536A">
            <w:pPr>
              <w:spacing w:after="200"/>
              <w:cnfStyle w:val="000000100000" w:firstRow="0" w:lastRow="0" w:firstColumn="0" w:lastColumn="0" w:oddVBand="0" w:evenVBand="0" w:oddHBand="1" w:evenHBand="0" w:firstRowFirstColumn="0" w:firstRowLastColumn="0" w:lastRowFirstColumn="0" w:lastRowLastColumn="0"/>
              <w:rPr>
                <w:rFonts w:ascii="Neo Sans Intel" w:eastAsiaTheme="minorEastAsia" w:hAnsi="Neo Sans Intel" w:cstheme="minorBidi"/>
                <w:bCs/>
                <w:sz w:val="22"/>
                <w:szCs w:val="22"/>
                <w:lang w:eastAsia="zh-CN"/>
              </w:rPr>
            </w:pPr>
            <w:ins w:id="488" w:author="Havican, Jared W" w:date="2014-06-10T13:54:00Z">
              <w:r w:rsidRPr="006C35EA">
                <w:rPr>
                  <w:rFonts w:ascii="Neo Sans Intel" w:hAnsi="Neo Sans Intel"/>
                  <w:b/>
                  <w:bCs/>
                  <w:rPrChange w:id="489" w:author="Havican, Jared W" w:date="2014-06-10T13:54:00Z">
                    <w:rPr>
                      <w:rFonts w:ascii="Neo Sans Intel" w:hAnsi="Neo Sans Intel"/>
                      <w:bCs/>
                    </w:rPr>
                  </w:rPrChange>
                </w:rPr>
                <w:t>PGCB POK.</w:t>
              </w:r>
              <w:r>
                <w:rPr>
                  <w:rFonts w:ascii="Neo Sans Intel" w:eastAsiaTheme="minorEastAsia" w:hAnsi="Neo Sans Intel" w:cstheme="minorBidi"/>
                  <w:bCs/>
                  <w:sz w:val="22"/>
                  <w:szCs w:val="22"/>
                  <w:lang w:eastAsia="zh-CN"/>
                </w:rPr>
                <w:t xml:space="preserve"> Asserted when in an IP-Accessible state, deasserted when in IP-Inaccessible.</w:t>
              </w:r>
            </w:ins>
          </w:p>
        </w:tc>
        <w:tc>
          <w:tcPr>
            <w:tcW w:w="683" w:type="dxa"/>
            <w:tcPrChange w:id="490" w:author="Havican, Jared W" w:date="2014-06-10T13:19:00Z">
              <w:tcPr>
                <w:tcW w:w="683" w:type="dxa"/>
                <w:gridSpan w:val="2"/>
              </w:tcPr>
            </w:tcPrChange>
          </w:tcPr>
          <w:p w14:paraId="1A3B8E7E" w14:textId="05DF82AA" w:rsidR="00DB6DD7" w:rsidRPr="00995259" w:rsidRDefault="006C35EA" w:rsidP="00FF536A">
            <w:pPr>
              <w:jc w:val="center"/>
              <w:cnfStyle w:val="000000100000" w:firstRow="0" w:lastRow="0" w:firstColumn="0" w:lastColumn="0" w:oddVBand="0" w:evenVBand="0" w:oddHBand="1" w:evenHBand="0" w:firstRowFirstColumn="0" w:firstRowLastColumn="0" w:lastRowFirstColumn="0" w:lastRowLastColumn="0"/>
              <w:rPr>
                <w:rFonts w:ascii="Neo Sans Intel" w:hAnsi="Neo Sans Intel"/>
              </w:rPr>
            </w:pPr>
            <w:ins w:id="491" w:author="Havican, Jared W" w:date="2014-06-10T13:54:00Z">
              <w:r>
                <w:rPr>
                  <w:rFonts w:ascii="Neo Sans Intel" w:hAnsi="Neo Sans Intel"/>
                </w:rPr>
                <w:t>PGCB</w:t>
              </w:r>
            </w:ins>
          </w:p>
        </w:tc>
        <w:tc>
          <w:tcPr>
            <w:tcW w:w="679" w:type="dxa"/>
            <w:tcPrChange w:id="492" w:author="Havican, Jared W" w:date="2014-06-10T13:19:00Z">
              <w:tcPr>
                <w:tcW w:w="679" w:type="dxa"/>
                <w:gridSpan w:val="2"/>
              </w:tcPr>
            </w:tcPrChange>
          </w:tcPr>
          <w:p w14:paraId="79D638E2" w14:textId="6AA45506" w:rsidR="00DB6DD7" w:rsidRPr="00995259" w:rsidRDefault="006C35EA" w:rsidP="00FF536A">
            <w:pPr>
              <w:cnfStyle w:val="000000100000" w:firstRow="0" w:lastRow="0" w:firstColumn="0" w:lastColumn="0" w:oddVBand="0" w:evenVBand="0" w:oddHBand="1" w:evenHBand="0" w:firstRowFirstColumn="0" w:firstRowLastColumn="0" w:lastRowFirstColumn="0" w:lastRowLastColumn="0"/>
              <w:rPr>
                <w:rFonts w:ascii="Neo Sans Intel" w:hAnsi="Neo Sans Intel"/>
              </w:rPr>
            </w:pPr>
            <w:ins w:id="493" w:author="Havican, Jared W" w:date="2014-06-10T13:54:00Z">
              <w:r>
                <w:rPr>
                  <w:rFonts w:ascii="Neo Sans Intel" w:hAnsi="Neo Sans Intel"/>
                </w:rPr>
                <w:t>PGCB</w:t>
              </w:r>
            </w:ins>
          </w:p>
        </w:tc>
        <w:tc>
          <w:tcPr>
            <w:tcW w:w="679" w:type="dxa"/>
            <w:tcPrChange w:id="494" w:author="Havican, Jared W" w:date="2014-06-10T13:19:00Z">
              <w:tcPr>
                <w:tcW w:w="679" w:type="dxa"/>
                <w:gridSpan w:val="2"/>
              </w:tcPr>
            </w:tcPrChange>
          </w:tcPr>
          <w:p w14:paraId="2A513063" w14:textId="3D5EB9E5" w:rsidR="00DB6DD7" w:rsidRPr="00995259" w:rsidRDefault="006C35EA" w:rsidP="00FF536A">
            <w:pPr>
              <w:cnfStyle w:val="000000100000" w:firstRow="0" w:lastRow="0" w:firstColumn="0" w:lastColumn="0" w:oddVBand="0" w:evenVBand="0" w:oddHBand="1" w:evenHBand="0" w:firstRowFirstColumn="0" w:firstRowLastColumn="0" w:lastRowFirstColumn="0" w:lastRowLastColumn="0"/>
              <w:rPr>
                <w:rFonts w:ascii="Neo Sans Intel" w:hAnsi="Neo Sans Intel"/>
              </w:rPr>
            </w:pPr>
            <w:ins w:id="495" w:author="Havican, Jared W" w:date="2014-06-10T13:54:00Z">
              <w:r>
                <w:rPr>
                  <w:rFonts w:ascii="Neo Sans Intel" w:hAnsi="Neo Sans Intel"/>
                </w:rPr>
                <w:t>PCGU</w:t>
              </w:r>
            </w:ins>
          </w:p>
        </w:tc>
      </w:tr>
    </w:tbl>
    <w:p w14:paraId="072718C2" w14:textId="77777777" w:rsidR="00E20EB9" w:rsidRPr="00995259" w:rsidRDefault="00E20EB9" w:rsidP="00E20EB9">
      <w:pPr>
        <w:rPr>
          <w:rFonts w:ascii="Neo Sans Intel" w:hAnsi="Neo Sans Intel"/>
        </w:rPr>
      </w:pPr>
    </w:p>
    <w:p w14:paraId="01ED7B1C" w14:textId="77777777" w:rsidR="00DB6DD7" w:rsidRDefault="00DB6DD7" w:rsidP="00DB6DD7">
      <w:pPr>
        <w:pStyle w:val="Heading4"/>
      </w:pPr>
      <w:bookmarkStart w:id="496" w:name="_Toc354744356"/>
      <w:r w:rsidRPr="00DB6DD7">
        <w:t>DFx</w:t>
      </w:r>
      <w:bookmarkEnd w:id="496"/>
    </w:p>
    <w:p w14:paraId="0E98903B" w14:textId="77777777" w:rsidR="0071497D" w:rsidRPr="0071497D" w:rsidRDefault="0071497D" w:rsidP="0071497D">
      <w:pPr>
        <w:spacing w:after="0" w:line="240" w:lineRule="auto"/>
        <w:rPr>
          <w:lang w:eastAsia="en-US"/>
        </w:rPr>
      </w:pPr>
      <w:r>
        <w:rPr>
          <w:rFonts w:ascii="Neo Sans Intel" w:hAnsi="Neo Sans Intel"/>
          <w:sz w:val="20"/>
          <w:szCs w:val="20"/>
          <w:lang w:eastAsia="en-US"/>
        </w:rPr>
        <w:t>This is the Visa Nodes for debug purpose.</w:t>
      </w:r>
    </w:p>
    <w:tbl>
      <w:tblPr>
        <w:tblStyle w:val="LightGrid-Accent12"/>
        <w:tblW w:w="0" w:type="auto"/>
        <w:tblLook w:val="04A0" w:firstRow="1" w:lastRow="0" w:firstColumn="1" w:lastColumn="0" w:noHBand="0" w:noVBand="1"/>
      </w:tblPr>
      <w:tblGrid>
        <w:gridCol w:w="2049"/>
        <w:gridCol w:w="5084"/>
        <w:gridCol w:w="856"/>
        <w:gridCol w:w="679"/>
        <w:gridCol w:w="672"/>
      </w:tblGrid>
      <w:tr w:rsidR="00DB6DD7" w:rsidRPr="00DB6DD7" w14:paraId="28D869A0" w14:textId="77777777" w:rsidTr="00195D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1" w:type="dxa"/>
          </w:tcPr>
          <w:p w14:paraId="0DE1DD9D" w14:textId="77777777" w:rsidR="00DB6DD7" w:rsidRPr="00DB6DD7" w:rsidRDefault="00DB6DD7" w:rsidP="00195D46">
            <w:pPr>
              <w:rPr>
                <w:rFonts w:ascii="Neo Sans Intel" w:hAnsi="Neo Sans Intel"/>
              </w:rPr>
            </w:pPr>
            <w:r w:rsidRPr="00DB6DD7">
              <w:rPr>
                <w:rFonts w:ascii="Neo Sans Intel" w:hAnsi="Neo Sans Intel"/>
              </w:rPr>
              <w:t>Signal</w:t>
            </w:r>
          </w:p>
        </w:tc>
        <w:tc>
          <w:tcPr>
            <w:tcW w:w="6481" w:type="dxa"/>
          </w:tcPr>
          <w:p w14:paraId="2CFF80AA" w14:textId="77777777" w:rsidR="00DB6DD7" w:rsidRPr="00DB6DD7" w:rsidRDefault="00DB6DD7" w:rsidP="00195D46">
            <w:pPr>
              <w:cnfStyle w:val="100000000000" w:firstRow="1" w:lastRow="0" w:firstColumn="0" w:lastColumn="0" w:oddVBand="0" w:evenVBand="0" w:oddHBand="0" w:evenHBand="0" w:firstRowFirstColumn="0" w:firstRowLastColumn="0" w:lastRowFirstColumn="0" w:lastRowLastColumn="0"/>
              <w:rPr>
                <w:rFonts w:ascii="Neo Sans Intel" w:hAnsi="Neo Sans Intel"/>
              </w:rPr>
            </w:pPr>
            <w:r w:rsidRPr="00DB6DD7">
              <w:rPr>
                <w:rFonts w:ascii="Neo Sans Intel" w:hAnsi="Neo Sans Intel"/>
              </w:rPr>
              <w:t>Description</w:t>
            </w:r>
          </w:p>
        </w:tc>
        <w:tc>
          <w:tcPr>
            <w:tcW w:w="627" w:type="dxa"/>
          </w:tcPr>
          <w:p w14:paraId="60F7CF2D" w14:textId="77777777" w:rsidR="00DB6DD7" w:rsidRPr="00DB6DD7" w:rsidRDefault="00DB6DD7" w:rsidP="00195D46">
            <w:pPr>
              <w:jc w:val="center"/>
              <w:cnfStyle w:val="100000000000" w:firstRow="1" w:lastRow="0" w:firstColumn="0" w:lastColumn="0" w:oddVBand="0" w:evenVBand="0" w:oddHBand="0" w:evenHBand="0" w:firstRowFirstColumn="0" w:firstRowLastColumn="0" w:lastRowFirstColumn="0" w:lastRowLastColumn="0"/>
              <w:rPr>
                <w:rFonts w:ascii="Neo Sans Intel" w:hAnsi="Neo Sans Intel"/>
              </w:rPr>
            </w:pPr>
            <w:r w:rsidRPr="00DB6DD7">
              <w:rPr>
                <w:rFonts w:ascii="Neo Sans Intel" w:hAnsi="Neo Sans Intel"/>
              </w:rPr>
              <w:t>CLK</w:t>
            </w:r>
          </w:p>
        </w:tc>
        <w:tc>
          <w:tcPr>
            <w:tcW w:w="662" w:type="dxa"/>
          </w:tcPr>
          <w:p w14:paraId="1DD3CDE3" w14:textId="77777777" w:rsidR="00DB6DD7" w:rsidRPr="00DB6DD7" w:rsidRDefault="00DB6DD7" w:rsidP="00195D46">
            <w:pPr>
              <w:cnfStyle w:val="100000000000" w:firstRow="1" w:lastRow="0" w:firstColumn="0" w:lastColumn="0" w:oddVBand="0" w:evenVBand="0" w:oddHBand="0" w:evenHBand="0" w:firstRowFirstColumn="0" w:firstRowLastColumn="0" w:lastRowFirstColumn="0" w:lastRowLastColumn="0"/>
              <w:rPr>
                <w:rFonts w:ascii="Neo Sans Intel" w:hAnsi="Neo Sans Intel"/>
              </w:rPr>
            </w:pPr>
            <w:r w:rsidRPr="00DB6DD7">
              <w:rPr>
                <w:rFonts w:ascii="Neo Sans Intel" w:hAnsi="Neo Sans Intel"/>
              </w:rPr>
              <w:t>SRC</w:t>
            </w:r>
          </w:p>
        </w:tc>
        <w:tc>
          <w:tcPr>
            <w:tcW w:w="675" w:type="dxa"/>
          </w:tcPr>
          <w:p w14:paraId="618E3D74" w14:textId="77777777" w:rsidR="00DB6DD7" w:rsidRPr="00DB6DD7" w:rsidRDefault="00DB6DD7" w:rsidP="00195D46">
            <w:pPr>
              <w:cnfStyle w:val="100000000000" w:firstRow="1" w:lastRow="0" w:firstColumn="0" w:lastColumn="0" w:oddVBand="0" w:evenVBand="0" w:oddHBand="0" w:evenHBand="0" w:firstRowFirstColumn="0" w:firstRowLastColumn="0" w:lastRowFirstColumn="0" w:lastRowLastColumn="0"/>
              <w:rPr>
                <w:rFonts w:ascii="Neo Sans Intel" w:hAnsi="Neo Sans Intel"/>
              </w:rPr>
            </w:pPr>
            <w:r w:rsidRPr="00DB6DD7">
              <w:rPr>
                <w:rFonts w:ascii="Neo Sans Intel" w:hAnsi="Neo Sans Intel"/>
              </w:rPr>
              <w:t>DEST</w:t>
            </w:r>
          </w:p>
        </w:tc>
      </w:tr>
      <w:tr w:rsidR="00DB6DD7" w:rsidRPr="00DB6DD7" w14:paraId="44713E34" w14:textId="77777777" w:rsidTr="00195D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1" w:type="dxa"/>
            <w:shd w:val="clear" w:color="auto" w:fill="FDE9D9" w:themeFill="accent6" w:themeFillTint="33"/>
          </w:tcPr>
          <w:p w14:paraId="1158FAD7" w14:textId="77777777" w:rsidR="00DB6DD7" w:rsidRPr="00DB6DD7" w:rsidRDefault="00DB6DD7" w:rsidP="00195D46">
            <w:pPr>
              <w:pStyle w:val="TableText"/>
              <w:jc w:val="left"/>
              <w:rPr>
                <w:rFonts w:ascii="Neo Sans Intel" w:hAnsi="Neo Sans Intel"/>
                <w:b w:val="0"/>
                <w:bCs w:val="0"/>
                <w:color w:val="000000"/>
              </w:rPr>
            </w:pPr>
          </w:p>
        </w:tc>
        <w:tc>
          <w:tcPr>
            <w:tcW w:w="6481" w:type="dxa"/>
            <w:shd w:val="clear" w:color="auto" w:fill="FDE9D9" w:themeFill="accent6" w:themeFillTint="33"/>
          </w:tcPr>
          <w:p w14:paraId="1D9BCA2C" w14:textId="77777777" w:rsidR="00DB6DD7" w:rsidRPr="00DB6DD7" w:rsidRDefault="00DB6DD7" w:rsidP="00195D46">
            <w:pPr>
              <w:cnfStyle w:val="000000100000" w:firstRow="0" w:lastRow="0" w:firstColumn="0" w:lastColumn="0" w:oddVBand="0" w:evenVBand="0" w:oddHBand="1" w:evenHBand="0" w:firstRowFirstColumn="0" w:firstRowLastColumn="0" w:lastRowFirstColumn="0" w:lastRowLastColumn="0"/>
              <w:rPr>
                <w:rFonts w:ascii="Neo Sans Intel" w:hAnsi="Neo Sans Intel"/>
              </w:rPr>
            </w:pPr>
            <w:r w:rsidRPr="00DB6DD7">
              <w:rPr>
                <w:rFonts w:ascii="Neo Sans Intel" w:hAnsi="Neo Sans Intel"/>
                <w:b/>
              </w:rPr>
              <w:t>VISA Vector Signals</w:t>
            </w:r>
          </w:p>
        </w:tc>
        <w:tc>
          <w:tcPr>
            <w:tcW w:w="627" w:type="dxa"/>
            <w:shd w:val="clear" w:color="auto" w:fill="FDE9D9" w:themeFill="accent6" w:themeFillTint="33"/>
          </w:tcPr>
          <w:p w14:paraId="7CA7B912" w14:textId="77777777" w:rsidR="00DB6DD7" w:rsidRPr="00DB6DD7" w:rsidRDefault="00DB6DD7" w:rsidP="00195D46">
            <w:pPr>
              <w:jc w:val="center"/>
              <w:cnfStyle w:val="000000100000" w:firstRow="0" w:lastRow="0" w:firstColumn="0" w:lastColumn="0" w:oddVBand="0" w:evenVBand="0" w:oddHBand="1" w:evenHBand="0" w:firstRowFirstColumn="0" w:firstRowLastColumn="0" w:lastRowFirstColumn="0" w:lastRowLastColumn="0"/>
              <w:rPr>
                <w:rFonts w:ascii="Neo Sans Intel" w:hAnsi="Neo Sans Intel"/>
              </w:rPr>
            </w:pPr>
          </w:p>
        </w:tc>
        <w:tc>
          <w:tcPr>
            <w:tcW w:w="662" w:type="dxa"/>
            <w:shd w:val="clear" w:color="auto" w:fill="FDE9D9" w:themeFill="accent6" w:themeFillTint="33"/>
          </w:tcPr>
          <w:p w14:paraId="4973E57E" w14:textId="77777777" w:rsidR="00DB6DD7" w:rsidRPr="00DB6DD7" w:rsidRDefault="00DB6DD7" w:rsidP="00195D46">
            <w:pPr>
              <w:cnfStyle w:val="000000100000" w:firstRow="0" w:lastRow="0" w:firstColumn="0" w:lastColumn="0" w:oddVBand="0" w:evenVBand="0" w:oddHBand="1" w:evenHBand="0" w:firstRowFirstColumn="0" w:firstRowLastColumn="0" w:lastRowFirstColumn="0" w:lastRowLastColumn="0"/>
              <w:rPr>
                <w:rFonts w:ascii="Neo Sans Intel" w:hAnsi="Neo Sans Intel"/>
              </w:rPr>
            </w:pPr>
          </w:p>
        </w:tc>
        <w:tc>
          <w:tcPr>
            <w:tcW w:w="675" w:type="dxa"/>
            <w:shd w:val="clear" w:color="auto" w:fill="FDE9D9" w:themeFill="accent6" w:themeFillTint="33"/>
          </w:tcPr>
          <w:p w14:paraId="7E37F9A6" w14:textId="77777777" w:rsidR="00DB6DD7" w:rsidRPr="00DB6DD7" w:rsidRDefault="00DB6DD7" w:rsidP="00195D46">
            <w:pPr>
              <w:cnfStyle w:val="000000100000" w:firstRow="0" w:lastRow="0" w:firstColumn="0" w:lastColumn="0" w:oddVBand="0" w:evenVBand="0" w:oddHBand="1" w:evenHBand="0" w:firstRowFirstColumn="0" w:firstRowLastColumn="0" w:lastRowFirstColumn="0" w:lastRowLastColumn="0"/>
              <w:rPr>
                <w:rFonts w:ascii="Neo Sans Intel" w:hAnsi="Neo Sans Intel"/>
              </w:rPr>
            </w:pPr>
          </w:p>
        </w:tc>
      </w:tr>
      <w:tr w:rsidR="00DB6DD7" w:rsidRPr="00DB6DD7" w14:paraId="6EB291E7" w14:textId="77777777" w:rsidTr="00195D4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1" w:type="dxa"/>
          </w:tcPr>
          <w:p w14:paraId="476C361E" w14:textId="7CACB3B5" w:rsidR="00DB6DD7" w:rsidRPr="00DB6DD7" w:rsidRDefault="00DB6DD7" w:rsidP="0043655A">
            <w:pPr>
              <w:rPr>
                <w:rFonts w:ascii="Neo Sans Intel" w:hAnsi="Neo Sans Intel"/>
                <w:sz w:val="16"/>
                <w:szCs w:val="16"/>
              </w:rPr>
            </w:pPr>
            <w:proofErr w:type="spellStart"/>
            <w:r>
              <w:rPr>
                <w:rFonts w:ascii="Neo Sans Intel" w:hAnsi="Neo Sans Intel"/>
                <w:bCs w:val="0"/>
              </w:rPr>
              <w:t>pcgu</w:t>
            </w:r>
            <w:r w:rsidRPr="00DB6DD7">
              <w:rPr>
                <w:rFonts w:ascii="Neo Sans Intel" w:hAnsi="Neo Sans Intel"/>
                <w:bCs w:val="0"/>
              </w:rPr>
              <w:t>_</w:t>
            </w:r>
            <w:del w:id="497" w:author="Havican, Jared W" w:date="2014-06-10T13:19:00Z">
              <w:r w:rsidRPr="00DB6DD7" w:rsidDel="00982698">
                <w:rPr>
                  <w:rFonts w:ascii="Neo Sans Intel" w:hAnsi="Neo Sans Intel"/>
                  <w:bCs w:val="0"/>
                </w:rPr>
                <w:delText xml:space="preserve"> </w:delText>
              </w:r>
            </w:del>
            <w:r w:rsidRPr="00DB6DD7">
              <w:rPr>
                <w:rFonts w:ascii="Neo Sans Intel" w:hAnsi="Neo Sans Intel"/>
                <w:bCs w:val="0"/>
              </w:rPr>
              <w:t>visa</w:t>
            </w:r>
            <w:proofErr w:type="spellEnd"/>
            <w:r w:rsidRPr="00DB6DD7">
              <w:rPr>
                <w:rFonts w:ascii="Neo Sans Intel" w:hAnsi="Neo Sans Intel"/>
                <w:bCs w:val="0"/>
              </w:rPr>
              <w:t>[1</w:t>
            </w:r>
            <w:r w:rsidR="009B5926">
              <w:rPr>
                <w:rFonts w:ascii="Neo Sans Intel" w:hAnsi="Neo Sans Intel"/>
                <w:bCs w:val="0"/>
              </w:rPr>
              <w:t>5</w:t>
            </w:r>
            <w:r w:rsidRPr="00DB6DD7">
              <w:rPr>
                <w:rFonts w:ascii="Neo Sans Intel" w:hAnsi="Neo Sans Intel"/>
                <w:bCs w:val="0"/>
              </w:rPr>
              <w:t>:0]</w:t>
            </w:r>
          </w:p>
        </w:tc>
        <w:tc>
          <w:tcPr>
            <w:tcW w:w="6481" w:type="dxa"/>
          </w:tcPr>
          <w:p w14:paraId="4628D067" w14:textId="77777777" w:rsidR="00190206" w:rsidRDefault="00DB6DD7" w:rsidP="00DB6DD7">
            <w:pPr>
              <w:cnfStyle w:val="000000010000" w:firstRow="0" w:lastRow="0" w:firstColumn="0" w:lastColumn="0" w:oddVBand="0" w:evenVBand="0" w:oddHBand="0" w:evenHBand="1" w:firstRowFirstColumn="0" w:firstRowLastColumn="0" w:lastRowFirstColumn="0" w:lastRowLastColumn="0"/>
              <w:rPr>
                <w:ins w:id="498" w:author="Havican, Jared W" w:date="2014-06-11T15:06:00Z"/>
                <w:rFonts w:ascii="Neo Sans Intel" w:hAnsi="Neo Sans Intel"/>
                <w:b/>
                <w:bCs/>
              </w:rPr>
            </w:pPr>
            <w:r>
              <w:rPr>
                <w:rFonts w:ascii="Neo Sans Intel" w:hAnsi="Neo Sans Intel"/>
                <w:b/>
                <w:bCs/>
              </w:rPr>
              <w:t>PCGU</w:t>
            </w:r>
            <w:r w:rsidRPr="00DB6DD7">
              <w:rPr>
                <w:rFonts w:ascii="Neo Sans Intel" w:hAnsi="Neo Sans Intel"/>
                <w:b/>
                <w:bCs/>
              </w:rPr>
              <w:t xml:space="preserve"> Visa Vector.  </w:t>
            </w:r>
          </w:p>
          <w:p w14:paraId="0DADE006" w14:textId="17178AE4" w:rsidR="00190206" w:rsidRDefault="00190206" w:rsidP="00DB6DD7">
            <w:pPr>
              <w:cnfStyle w:val="000000010000" w:firstRow="0" w:lastRow="0" w:firstColumn="0" w:lastColumn="0" w:oddVBand="0" w:evenVBand="0" w:oddHBand="0" w:evenHBand="1" w:firstRowFirstColumn="0" w:firstRowLastColumn="0" w:lastRowFirstColumn="0" w:lastRowLastColumn="0"/>
              <w:rPr>
                <w:ins w:id="499" w:author="Havican, Jared W" w:date="2014-06-11T16:08:00Z"/>
                <w:rFonts w:ascii="Neo Sans Intel" w:hAnsi="Neo Sans Intel"/>
                <w:bCs/>
              </w:rPr>
            </w:pPr>
            <w:ins w:id="500" w:author="Havican, Jared W" w:date="2014-06-11T15:06:00Z">
              <w:r>
                <w:rPr>
                  <w:rFonts w:ascii="Neo Sans Intel" w:hAnsi="Neo Sans Intel"/>
                  <w:bCs/>
                </w:rPr>
                <w:t xml:space="preserve">The latest recommendation is that </w:t>
              </w:r>
            </w:ins>
            <w:ins w:id="501" w:author="Havican, Jared W" w:date="2014-06-11T16:06:00Z">
              <w:r w:rsidR="0085260A">
                <w:rPr>
                  <w:rFonts w:ascii="Neo Sans Intel" w:hAnsi="Neo Sans Intel"/>
                  <w:bCs/>
                </w:rPr>
                <w:t>the integrating IP have the VISA tool automatically insert VISA in the PCGU and that this output be ignored.</w:t>
              </w:r>
            </w:ins>
            <w:ins w:id="502" w:author="Havican, Jared W" w:date="2014-06-11T16:08:00Z">
              <w:r w:rsidR="0085260A">
                <w:rPr>
                  <w:rFonts w:ascii="Neo Sans Intel" w:hAnsi="Neo Sans Intel"/>
                  <w:bCs/>
                </w:rPr>
                <w:t xml:space="preserve"> See the provided .sig files under $MODEL_ROOT/tools/visa.</w:t>
              </w:r>
            </w:ins>
          </w:p>
          <w:p w14:paraId="23453BC8" w14:textId="77777777" w:rsidR="0085260A" w:rsidRPr="00190206" w:rsidRDefault="0085260A" w:rsidP="00DB6DD7">
            <w:pPr>
              <w:cnfStyle w:val="000000010000" w:firstRow="0" w:lastRow="0" w:firstColumn="0" w:lastColumn="0" w:oddVBand="0" w:evenVBand="0" w:oddHBand="0" w:evenHBand="1" w:firstRowFirstColumn="0" w:firstRowLastColumn="0" w:lastRowFirstColumn="0" w:lastRowLastColumn="0"/>
              <w:rPr>
                <w:ins w:id="503" w:author="Havican, Jared W" w:date="2014-06-11T15:06:00Z"/>
                <w:rFonts w:ascii="Neo Sans Intel" w:hAnsi="Neo Sans Intel"/>
                <w:bCs/>
                <w:rPrChange w:id="504" w:author="Havican, Jared W" w:date="2014-06-11T15:06:00Z">
                  <w:rPr>
                    <w:ins w:id="505" w:author="Havican, Jared W" w:date="2014-06-11T15:06:00Z"/>
                    <w:rFonts w:ascii="Neo Sans Intel" w:hAnsi="Neo Sans Intel"/>
                    <w:b/>
                    <w:bCs/>
                  </w:rPr>
                </w:rPrChange>
              </w:rPr>
            </w:pPr>
          </w:p>
          <w:p w14:paraId="53A86044" w14:textId="38795F2E" w:rsidR="00A9658F" w:rsidRPr="00190206" w:rsidRDefault="0085260A" w:rsidP="00DB6DD7">
            <w:pPr>
              <w:cnfStyle w:val="000000010000" w:firstRow="0" w:lastRow="0" w:firstColumn="0" w:lastColumn="0" w:oddVBand="0" w:evenVBand="0" w:oddHBand="0" w:evenHBand="1" w:firstRowFirstColumn="0" w:firstRowLastColumn="0" w:lastRowFirstColumn="0" w:lastRowLastColumn="0"/>
              <w:rPr>
                <w:ins w:id="506" w:author="Havican, Jared W" w:date="2014-06-11T15:05:00Z"/>
                <w:rFonts w:ascii="Neo Sans Intel" w:hAnsi="Neo Sans Intel"/>
                <w:b/>
                <w:bCs/>
                <w:rPrChange w:id="507" w:author="Havican, Jared W" w:date="2014-06-11T15:06:00Z">
                  <w:rPr>
                    <w:ins w:id="508" w:author="Havican, Jared W" w:date="2014-06-11T15:05:00Z"/>
                    <w:rFonts w:ascii="Neo Sans Intel" w:hAnsi="Neo Sans Intel"/>
                    <w:bCs/>
                  </w:rPr>
                </w:rPrChange>
              </w:rPr>
            </w:pPr>
            <w:ins w:id="509" w:author="Havican, Jared W" w:date="2014-06-11T16:07:00Z">
              <w:r>
                <w:rPr>
                  <w:rFonts w:ascii="Neo Sans Intel" w:hAnsi="Neo Sans Intel"/>
                  <w:bCs/>
                </w:rPr>
                <w:t>Note that these should be fed into a VISA ULM in the always on domain.</w:t>
              </w:r>
            </w:ins>
            <w:del w:id="510" w:author="Havican, Jared W" w:date="2014-06-11T16:07:00Z">
              <w:r w:rsidR="00DB6DD7" w:rsidRPr="00DB6DD7" w:rsidDel="0085260A">
                <w:rPr>
                  <w:rFonts w:ascii="Neo Sans Intel" w:hAnsi="Neo Sans Intel"/>
                  <w:bCs/>
                </w:rPr>
                <w:delText>The VISA ULM must be in the Always-ON domain</w:delText>
              </w:r>
              <w:r w:rsidR="00A9658F" w:rsidDel="0085260A">
                <w:rPr>
                  <w:rFonts w:ascii="Neo Sans Intel" w:hAnsi="Neo Sans Intel"/>
                  <w:bCs/>
                </w:rPr>
                <w:delText>.</w:delText>
              </w:r>
            </w:del>
          </w:p>
          <w:p w14:paraId="7D81EA9D" w14:textId="77777777" w:rsidR="00190206" w:rsidRDefault="00190206" w:rsidP="00DB6DD7">
            <w:pPr>
              <w:cnfStyle w:val="000000010000" w:firstRow="0" w:lastRow="0" w:firstColumn="0" w:lastColumn="0" w:oddVBand="0" w:evenVBand="0" w:oddHBand="0" w:evenHBand="1" w:firstRowFirstColumn="0" w:firstRowLastColumn="0" w:lastRowFirstColumn="0" w:lastRowLastColumn="0"/>
              <w:rPr>
                <w:ins w:id="511" w:author="Havican, Jared W" w:date="2014-06-11T15:05:00Z"/>
                <w:rFonts w:ascii="Neo Sans Intel" w:hAnsi="Neo Sans Intel"/>
                <w:bCs/>
              </w:rPr>
            </w:pPr>
          </w:p>
          <w:p w14:paraId="7C128809" w14:textId="7AFDC665" w:rsidR="00190206" w:rsidRDefault="0085260A" w:rsidP="00DB6DD7">
            <w:pPr>
              <w:cnfStyle w:val="000000010000" w:firstRow="0" w:lastRow="0" w:firstColumn="0" w:lastColumn="0" w:oddVBand="0" w:evenVBand="0" w:oddHBand="0" w:evenHBand="1" w:firstRowFirstColumn="0" w:firstRowLastColumn="0" w:lastRowFirstColumn="0" w:lastRowLastColumn="0"/>
              <w:rPr>
                <w:ins w:id="512" w:author="Havican, Jared W" w:date="2014-06-11T15:05:00Z"/>
                <w:rFonts w:ascii="Neo Sans Intel" w:hAnsi="Neo Sans Intel"/>
                <w:bCs/>
              </w:rPr>
            </w:pPr>
            <w:ins w:id="513" w:author="Havican, Jared W" w:date="2014-06-11T16:08:00Z">
              <w:r>
                <w:rPr>
                  <w:rFonts w:ascii="Neo Sans Intel" w:hAnsi="Neo Sans Intel"/>
                  <w:bCs/>
                </w:rPr>
                <w:t>Bit Definitions:</w:t>
              </w:r>
            </w:ins>
          </w:p>
          <w:p w14:paraId="2B3AA522" w14:textId="7852947F" w:rsidR="00190206" w:rsidRPr="00190206" w:rsidRDefault="00190206" w:rsidP="00190206">
            <w:pPr>
              <w:cnfStyle w:val="000000010000" w:firstRow="0" w:lastRow="0" w:firstColumn="0" w:lastColumn="0" w:oddVBand="0" w:evenVBand="0" w:oddHBand="0" w:evenHBand="1" w:firstRowFirstColumn="0" w:firstRowLastColumn="0" w:lastRowFirstColumn="0" w:lastRowLastColumn="0"/>
              <w:rPr>
                <w:ins w:id="514" w:author="Havican, Jared W" w:date="2014-06-11T15:05:00Z"/>
                <w:rFonts w:ascii="Courier New" w:hAnsi="Courier New" w:cs="Courier New"/>
                <w:bCs/>
                <w:sz w:val="16"/>
                <w:rPrChange w:id="515" w:author="Havican, Jared W" w:date="2014-06-11T15:05:00Z">
                  <w:rPr>
                    <w:ins w:id="516" w:author="Havican, Jared W" w:date="2014-06-11T15:05:00Z"/>
                    <w:rFonts w:ascii="Neo Sans Intel" w:hAnsi="Neo Sans Intel"/>
                    <w:bCs/>
                  </w:rPr>
                </w:rPrChange>
              </w:rPr>
            </w:pPr>
            <w:ins w:id="517" w:author="Havican, Jared W" w:date="2014-06-11T15:05:00Z">
              <w:r w:rsidRPr="00190206">
                <w:rPr>
                  <w:rFonts w:ascii="Courier New" w:hAnsi="Courier New" w:cs="Courier New"/>
                  <w:bCs/>
                  <w:sz w:val="16"/>
                  <w:rPrChange w:id="518" w:author="Havican, Jared W" w:date="2014-06-11T15:05:00Z">
                    <w:rPr>
                      <w:rFonts w:ascii="Neo Sans Intel" w:hAnsi="Neo Sans Intel"/>
                      <w:bCs/>
                    </w:rPr>
                  </w:rPrChange>
                </w:rPr>
                <w:t xml:space="preserve">[15]  - </w:t>
              </w:r>
              <w:proofErr w:type="spellStart"/>
              <w:r w:rsidRPr="00190206">
                <w:rPr>
                  <w:rFonts w:ascii="Courier New" w:hAnsi="Courier New" w:cs="Courier New"/>
                  <w:bCs/>
                  <w:sz w:val="16"/>
                  <w:rPrChange w:id="519" w:author="Havican, Jared W" w:date="2014-06-11T15:05:00Z">
                    <w:rPr>
                      <w:rFonts w:ascii="Neo Sans Intel" w:hAnsi="Neo Sans Intel"/>
                      <w:bCs/>
                    </w:rPr>
                  </w:rPrChange>
                </w:rPr>
                <w:t>acc_wake_flop</w:t>
              </w:r>
              <w:proofErr w:type="spellEnd"/>
              <w:r w:rsidRPr="00190206">
                <w:rPr>
                  <w:rFonts w:ascii="Courier New" w:hAnsi="Courier New" w:cs="Courier New"/>
                  <w:bCs/>
                  <w:sz w:val="16"/>
                  <w:rPrChange w:id="520" w:author="Havican, Jared W" w:date="2014-06-11T15:05:00Z">
                    <w:rPr>
                      <w:rFonts w:ascii="Neo Sans Intel" w:hAnsi="Neo Sans Intel"/>
                      <w:bCs/>
                    </w:rPr>
                  </w:rPrChange>
                </w:rPr>
                <w:t xml:space="preserve">     #async</w:t>
              </w:r>
            </w:ins>
          </w:p>
          <w:p w14:paraId="03DDCD9E" w14:textId="77777777" w:rsidR="00190206" w:rsidRPr="00190206" w:rsidRDefault="00190206" w:rsidP="00190206">
            <w:pPr>
              <w:cnfStyle w:val="000000010000" w:firstRow="0" w:lastRow="0" w:firstColumn="0" w:lastColumn="0" w:oddVBand="0" w:evenVBand="0" w:oddHBand="0" w:evenHBand="1" w:firstRowFirstColumn="0" w:firstRowLastColumn="0" w:lastRowFirstColumn="0" w:lastRowLastColumn="0"/>
              <w:rPr>
                <w:ins w:id="521" w:author="Havican, Jared W" w:date="2014-06-11T15:05:00Z"/>
                <w:rFonts w:ascii="Courier New" w:hAnsi="Courier New" w:cs="Courier New"/>
                <w:bCs/>
                <w:sz w:val="16"/>
                <w:rPrChange w:id="522" w:author="Havican, Jared W" w:date="2014-06-11T15:05:00Z">
                  <w:rPr>
                    <w:ins w:id="523" w:author="Havican, Jared W" w:date="2014-06-11T15:05:00Z"/>
                    <w:rFonts w:ascii="Neo Sans Intel" w:hAnsi="Neo Sans Intel"/>
                    <w:bCs/>
                  </w:rPr>
                </w:rPrChange>
              </w:rPr>
            </w:pPr>
            <w:ins w:id="524" w:author="Havican, Jared W" w:date="2014-06-11T15:05:00Z">
              <w:r w:rsidRPr="00190206">
                <w:rPr>
                  <w:rFonts w:ascii="Courier New" w:hAnsi="Courier New" w:cs="Courier New"/>
                  <w:bCs/>
                  <w:sz w:val="16"/>
                  <w:rPrChange w:id="525" w:author="Havican, Jared W" w:date="2014-06-11T15:05:00Z">
                    <w:rPr>
                      <w:rFonts w:ascii="Neo Sans Intel" w:hAnsi="Neo Sans Intel"/>
                      <w:bCs/>
                    </w:rPr>
                  </w:rPrChange>
                </w:rPr>
                <w:t xml:space="preserve">[14]  - </w:t>
              </w:r>
              <w:proofErr w:type="spellStart"/>
              <w:r w:rsidRPr="00190206">
                <w:rPr>
                  <w:rFonts w:ascii="Courier New" w:hAnsi="Courier New" w:cs="Courier New"/>
                  <w:bCs/>
                  <w:sz w:val="16"/>
                  <w:rPrChange w:id="526" w:author="Havican, Jared W" w:date="2014-06-11T15:05:00Z">
                    <w:rPr>
                      <w:rFonts w:ascii="Neo Sans Intel" w:hAnsi="Neo Sans Intel"/>
                      <w:bCs/>
                    </w:rPr>
                  </w:rPrChange>
                </w:rPr>
                <w:t>defon_flag</w:t>
              </w:r>
              <w:proofErr w:type="spellEnd"/>
            </w:ins>
          </w:p>
          <w:p w14:paraId="6F25C5B7" w14:textId="131276D7" w:rsidR="00190206" w:rsidRPr="00190206" w:rsidRDefault="00190206" w:rsidP="00190206">
            <w:pPr>
              <w:cnfStyle w:val="000000010000" w:firstRow="0" w:lastRow="0" w:firstColumn="0" w:lastColumn="0" w:oddVBand="0" w:evenVBand="0" w:oddHBand="0" w:evenHBand="1" w:firstRowFirstColumn="0" w:firstRowLastColumn="0" w:lastRowFirstColumn="0" w:lastRowLastColumn="0"/>
              <w:rPr>
                <w:ins w:id="527" w:author="Havican, Jared W" w:date="2014-06-11T15:05:00Z"/>
                <w:rFonts w:ascii="Courier New" w:hAnsi="Courier New" w:cs="Courier New"/>
                <w:bCs/>
                <w:sz w:val="16"/>
                <w:rPrChange w:id="528" w:author="Havican, Jared W" w:date="2014-06-11T15:05:00Z">
                  <w:rPr>
                    <w:ins w:id="529" w:author="Havican, Jared W" w:date="2014-06-11T15:05:00Z"/>
                    <w:rFonts w:ascii="Neo Sans Intel" w:hAnsi="Neo Sans Intel"/>
                    <w:bCs/>
                  </w:rPr>
                </w:rPrChange>
              </w:rPr>
            </w:pPr>
            <w:ins w:id="530" w:author="Havican, Jared W" w:date="2014-06-11T15:05:00Z">
              <w:r w:rsidRPr="00190206">
                <w:rPr>
                  <w:rFonts w:ascii="Courier New" w:hAnsi="Courier New" w:cs="Courier New"/>
                  <w:bCs/>
                  <w:sz w:val="16"/>
                  <w:rPrChange w:id="531" w:author="Havican, Jared W" w:date="2014-06-11T15:05:00Z">
                    <w:rPr>
                      <w:rFonts w:ascii="Neo Sans Intel" w:hAnsi="Neo Sans Intel"/>
                      <w:bCs/>
                    </w:rPr>
                  </w:rPrChange>
                </w:rPr>
                <w:t xml:space="preserve">[13]  - </w:t>
              </w:r>
              <w:proofErr w:type="spellStart"/>
              <w:r w:rsidRPr="00190206">
                <w:rPr>
                  <w:rFonts w:ascii="Courier New" w:hAnsi="Courier New" w:cs="Courier New"/>
                  <w:bCs/>
                  <w:sz w:val="16"/>
                  <w:rPrChange w:id="532" w:author="Havican, Jared W" w:date="2014-06-11T15:05:00Z">
                    <w:rPr>
                      <w:rFonts w:ascii="Neo Sans Intel" w:hAnsi="Neo Sans Intel"/>
                      <w:bCs/>
                    </w:rPr>
                  </w:rPrChange>
                </w:rPr>
                <w:t>pmc_wake_assert</w:t>
              </w:r>
              <w:proofErr w:type="spellEnd"/>
              <w:r w:rsidRPr="00190206">
                <w:rPr>
                  <w:rFonts w:ascii="Courier New" w:hAnsi="Courier New" w:cs="Courier New"/>
                  <w:bCs/>
                  <w:sz w:val="16"/>
                  <w:rPrChange w:id="533" w:author="Havican, Jared W" w:date="2014-06-11T15:05:00Z">
                    <w:rPr>
                      <w:rFonts w:ascii="Neo Sans Intel" w:hAnsi="Neo Sans Intel"/>
                      <w:bCs/>
                    </w:rPr>
                  </w:rPrChange>
                </w:rPr>
                <w:t xml:space="preserve">   #async</w:t>
              </w:r>
            </w:ins>
          </w:p>
          <w:p w14:paraId="171EFAD7" w14:textId="4665BF9E" w:rsidR="00190206" w:rsidRPr="00190206" w:rsidRDefault="00190206" w:rsidP="00190206">
            <w:pPr>
              <w:cnfStyle w:val="000000010000" w:firstRow="0" w:lastRow="0" w:firstColumn="0" w:lastColumn="0" w:oddVBand="0" w:evenVBand="0" w:oddHBand="0" w:evenHBand="1" w:firstRowFirstColumn="0" w:firstRowLastColumn="0" w:lastRowFirstColumn="0" w:lastRowLastColumn="0"/>
              <w:rPr>
                <w:ins w:id="534" w:author="Havican, Jared W" w:date="2014-06-11T15:05:00Z"/>
                <w:rFonts w:ascii="Courier New" w:hAnsi="Courier New" w:cs="Courier New"/>
                <w:bCs/>
                <w:sz w:val="16"/>
                <w:rPrChange w:id="535" w:author="Havican, Jared W" w:date="2014-06-11T15:05:00Z">
                  <w:rPr>
                    <w:ins w:id="536" w:author="Havican, Jared W" w:date="2014-06-11T15:05:00Z"/>
                    <w:rFonts w:ascii="Neo Sans Intel" w:hAnsi="Neo Sans Intel"/>
                    <w:bCs/>
                  </w:rPr>
                </w:rPrChange>
              </w:rPr>
            </w:pPr>
            <w:ins w:id="537" w:author="Havican, Jared W" w:date="2014-06-11T15:05:00Z">
              <w:r w:rsidRPr="00190206">
                <w:rPr>
                  <w:rFonts w:ascii="Courier New" w:hAnsi="Courier New" w:cs="Courier New"/>
                  <w:bCs/>
                  <w:sz w:val="16"/>
                  <w:rPrChange w:id="538" w:author="Havican, Jared W" w:date="2014-06-11T15:05:00Z">
                    <w:rPr>
                      <w:rFonts w:ascii="Neo Sans Intel" w:hAnsi="Neo Sans Intel"/>
                      <w:bCs/>
                    </w:rPr>
                  </w:rPrChange>
                </w:rPr>
                <w:t xml:space="preserve">[12]  - </w:t>
              </w:r>
              <w:proofErr w:type="spellStart"/>
              <w:r w:rsidRPr="00190206">
                <w:rPr>
                  <w:rFonts w:ascii="Courier New" w:hAnsi="Courier New" w:cs="Courier New"/>
                  <w:bCs/>
                  <w:sz w:val="16"/>
                  <w:rPrChange w:id="539" w:author="Havican, Jared W" w:date="2014-06-11T15:05:00Z">
                    <w:rPr>
                      <w:rFonts w:ascii="Neo Sans Intel" w:hAnsi="Neo Sans Intel"/>
                      <w:bCs/>
                    </w:rPr>
                  </w:rPrChange>
                </w:rPr>
                <w:t>acc_wake_assert</w:t>
              </w:r>
              <w:proofErr w:type="spellEnd"/>
              <w:r w:rsidRPr="00190206">
                <w:rPr>
                  <w:rFonts w:ascii="Courier New" w:hAnsi="Courier New" w:cs="Courier New"/>
                  <w:bCs/>
                  <w:sz w:val="16"/>
                  <w:rPrChange w:id="540" w:author="Havican, Jared W" w:date="2014-06-11T15:05:00Z">
                    <w:rPr>
                      <w:rFonts w:ascii="Neo Sans Intel" w:hAnsi="Neo Sans Intel"/>
                      <w:bCs/>
                    </w:rPr>
                  </w:rPrChange>
                </w:rPr>
                <w:t xml:space="preserve">   #async</w:t>
              </w:r>
            </w:ins>
          </w:p>
          <w:p w14:paraId="1A89B93D" w14:textId="77777777" w:rsidR="00190206" w:rsidRPr="00190206" w:rsidRDefault="00190206" w:rsidP="00190206">
            <w:pPr>
              <w:cnfStyle w:val="000000010000" w:firstRow="0" w:lastRow="0" w:firstColumn="0" w:lastColumn="0" w:oddVBand="0" w:evenVBand="0" w:oddHBand="0" w:evenHBand="1" w:firstRowFirstColumn="0" w:firstRowLastColumn="0" w:lastRowFirstColumn="0" w:lastRowLastColumn="0"/>
              <w:rPr>
                <w:ins w:id="541" w:author="Havican, Jared W" w:date="2014-06-11T15:05:00Z"/>
                <w:rFonts w:ascii="Courier New" w:hAnsi="Courier New" w:cs="Courier New"/>
                <w:bCs/>
                <w:sz w:val="16"/>
                <w:rPrChange w:id="542" w:author="Havican, Jared W" w:date="2014-06-11T15:05:00Z">
                  <w:rPr>
                    <w:ins w:id="543" w:author="Havican, Jared W" w:date="2014-06-11T15:05:00Z"/>
                    <w:rFonts w:ascii="Neo Sans Intel" w:hAnsi="Neo Sans Intel"/>
                    <w:bCs/>
                  </w:rPr>
                </w:rPrChange>
              </w:rPr>
            </w:pPr>
            <w:ins w:id="544" w:author="Havican, Jared W" w:date="2014-06-11T15:05:00Z">
              <w:r w:rsidRPr="00190206">
                <w:rPr>
                  <w:rFonts w:ascii="Courier New" w:hAnsi="Courier New" w:cs="Courier New"/>
                  <w:bCs/>
                  <w:sz w:val="16"/>
                  <w:rPrChange w:id="545" w:author="Havican, Jared W" w:date="2014-06-11T15:05:00Z">
                    <w:rPr>
                      <w:rFonts w:ascii="Neo Sans Intel" w:hAnsi="Neo Sans Intel"/>
                      <w:bCs/>
                    </w:rPr>
                  </w:rPrChange>
                </w:rPr>
                <w:t xml:space="preserve">[11]  - </w:t>
              </w:r>
              <w:proofErr w:type="spellStart"/>
              <w:r w:rsidRPr="00190206">
                <w:rPr>
                  <w:rFonts w:ascii="Courier New" w:hAnsi="Courier New" w:cs="Courier New"/>
                  <w:bCs/>
                  <w:sz w:val="16"/>
                  <w:rPrChange w:id="546" w:author="Havican, Jared W" w:date="2014-06-11T15:05:00Z">
                    <w:rPr>
                      <w:rFonts w:ascii="Neo Sans Intel" w:hAnsi="Neo Sans Intel"/>
                      <w:bCs/>
                    </w:rPr>
                  </w:rPrChange>
                </w:rPr>
                <w:t>clkreq_sustain</w:t>
              </w:r>
              <w:proofErr w:type="spellEnd"/>
            </w:ins>
          </w:p>
          <w:p w14:paraId="3094164E" w14:textId="77777777" w:rsidR="00190206" w:rsidRPr="00190206" w:rsidRDefault="00190206" w:rsidP="00190206">
            <w:pPr>
              <w:cnfStyle w:val="000000010000" w:firstRow="0" w:lastRow="0" w:firstColumn="0" w:lastColumn="0" w:oddVBand="0" w:evenVBand="0" w:oddHBand="0" w:evenHBand="1" w:firstRowFirstColumn="0" w:firstRowLastColumn="0" w:lastRowFirstColumn="0" w:lastRowLastColumn="0"/>
              <w:rPr>
                <w:ins w:id="547" w:author="Havican, Jared W" w:date="2014-06-11T15:05:00Z"/>
                <w:rFonts w:ascii="Courier New" w:hAnsi="Courier New" w:cs="Courier New"/>
                <w:bCs/>
                <w:sz w:val="16"/>
                <w:rPrChange w:id="548" w:author="Havican, Jared W" w:date="2014-06-11T15:05:00Z">
                  <w:rPr>
                    <w:ins w:id="549" w:author="Havican, Jared W" w:date="2014-06-11T15:05:00Z"/>
                    <w:rFonts w:ascii="Neo Sans Intel" w:hAnsi="Neo Sans Intel"/>
                    <w:bCs/>
                  </w:rPr>
                </w:rPrChange>
              </w:rPr>
            </w:pPr>
            <w:ins w:id="550" w:author="Havican, Jared W" w:date="2014-06-11T15:05:00Z">
              <w:r w:rsidRPr="00190206">
                <w:rPr>
                  <w:rFonts w:ascii="Courier New" w:hAnsi="Courier New" w:cs="Courier New"/>
                  <w:bCs/>
                  <w:sz w:val="16"/>
                  <w:rPrChange w:id="551" w:author="Havican, Jared W" w:date="2014-06-11T15:05:00Z">
                    <w:rPr>
                      <w:rFonts w:ascii="Neo Sans Intel" w:hAnsi="Neo Sans Intel"/>
                      <w:bCs/>
                    </w:rPr>
                  </w:rPrChange>
                </w:rPr>
                <w:t xml:space="preserve">[10]  - </w:t>
              </w:r>
              <w:proofErr w:type="spellStart"/>
              <w:r w:rsidRPr="00190206">
                <w:rPr>
                  <w:rFonts w:ascii="Courier New" w:hAnsi="Courier New" w:cs="Courier New"/>
                  <w:bCs/>
                  <w:sz w:val="16"/>
                  <w:rPrChange w:id="552" w:author="Havican, Jared W" w:date="2014-06-11T15:05:00Z">
                    <w:rPr>
                      <w:rFonts w:ascii="Neo Sans Intel" w:hAnsi="Neo Sans Intel"/>
                      <w:bCs/>
                    </w:rPr>
                  </w:rPrChange>
                </w:rPr>
                <w:t>clkack_syn</w:t>
              </w:r>
              <w:proofErr w:type="spellEnd"/>
            </w:ins>
          </w:p>
          <w:p w14:paraId="3C286A34" w14:textId="77777777" w:rsidR="00190206" w:rsidRPr="00190206" w:rsidRDefault="00190206" w:rsidP="00190206">
            <w:pPr>
              <w:cnfStyle w:val="000000010000" w:firstRow="0" w:lastRow="0" w:firstColumn="0" w:lastColumn="0" w:oddVBand="0" w:evenVBand="0" w:oddHBand="0" w:evenHBand="1" w:firstRowFirstColumn="0" w:firstRowLastColumn="0" w:lastRowFirstColumn="0" w:lastRowLastColumn="0"/>
              <w:rPr>
                <w:ins w:id="553" w:author="Havican, Jared W" w:date="2014-06-11T15:05:00Z"/>
                <w:rFonts w:ascii="Courier New" w:hAnsi="Courier New" w:cs="Courier New"/>
                <w:bCs/>
                <w:sz w:val="16"/>
                <w:rPrChange w:id="554" w:author="Havican, Jared W" w:date="2014-06-11T15:05:00Z">
                  <w:rPr>
                    <w:ins w:id="555" w:author="Havican, Jared W" w:date="2014-06-11T15:05:00Z"/>
                    <w:rFonts w:ascii="Neo Sans Intel" w:hAnsi="Neo Sans Intel"/>
                    <w:bCs/>
                  </w:rPr>
                </w:rPrChange>
              </w:rPr>
            </w:pPr>
            <w:ins w:id="556" w:author="Havican, Jared W" w:date="2014-06-11T15:05:00Z">
              <w:r w:rsidRPr="00190206">
                <w:rPr>
                  <w:rFonts w:ascii="Courier New" w:hAnsi="Courier New" w:cs="Courier New"/>
                  <w:bCs/>
                  <w:sz w:val="16"/>
                  <w:rPrChange w:id="557" w:author="Havican, Jared W" w:date="2014-06-11T15:05:00Z">
                    <w:rPr>
                      <w:rFonts w:ascii="Neo Sans Intel" w:hAnsi="Neo Sans Intel"/>
                      <w:bCs/>
                    </w:rPr>
                  </w:rPrChange>
                </w:rPr>
                <w:t>[9]   - async_wake_b</w:t>
              </w:r>
            </w:ins>
          </w:p>
          <w:p w14:paraId="757F2BBF" w14:textId="77777777" w:rsidR="00190206" w:rsidRPr="00190206" w:rsidRDefault="00190206" w:rsidP="00190206">
            <w:pPr>
              <w:cnfStyle w:val="000000010000" w:firstRow="0" w:lastRow="0" w:firstColumn="0" w:lastColumn="0" w:oddVBand="0" w:evenVBand="0" w:oddHBand="0" w:evenHBand="1" w:firstRowFirstColumn="0" w:firstRowLastColumn="0" w:lastRowFirstColumn="0" w:lastRowLastColumn="0"/>
              <w:rPr>
                <w:ins w:id="558" w:author="Havican, Jared W" w:date="2014-06-11T15:05:00Z"/>
                <w:rFonts w:ascii="Courier New" w:hAnsi="Courier New" w:cs="Courier New"/>
                <w:bCs/>
                <w:sz w:val="16"/>
                <w:rPrChange w:id="559" w:author="Havican, Jared W" w:date="2014-06-11T15:05:00Z">
                  <w:rPr>
                    <w:ins w:id="560" w:author="Havican, Jared W" w:date="2014-06-11T15:05:00Z"/>
                    <w:rFonts w:ascii="Neo Sans Intel" w:hAnsi="Neo Sans Intel"/>
                    <w:bCs/>
                  </w:rPr>
                </w:rPrChange>
              </w:rPr>
            </w:pPr>
            <w:ins w:id="561" w:author="Havican, Jared W" w:date="2014-06-11T15:05:00Z">
              <w:r w:rsidRPr="00190206">
                <w:rPr>
                  <w:rFonts w:ascii="Courier New" w:hAnsi="Courier New" w:cs="Courier New"/>
                  <w:bCs/>
                  <w:sz w:val="16"/>
                  <w:rPrChange w:id="562" w:author="Havican, Jared W" w:date="2014-06-11T15:05:00Z">
                    <w:rPr>
                      <w:rFonts w:ascii="Neo Sans Intel" w:hAnsi="Neo Sans Intel"/>
                      <w:bCs/>
                    </w:rPr>
                  </w:rPrChange>
                </w:rPr>
                <w:t xml:space="preserve">[8]   - </w:t>
              </w:r>
              <w:proofErr w:type="spellStart"/>
              <w:r w:rsidRPr="00190206">
                <w:rPr>
                  <w:rFonts w:ascii="Courier New" w:hAnsi="Courier New" w:cs="Courier New"/>
                  <w:bCs/>
                  <w:sz w:val="16"/>
                  <w:rPrChange w:id="563" w:author="Havican, Jared W" w:date="2014-06-11T15:05:00Z">
                    <w:rPr>
                      <w:rFonts w:ascii="Neo Sans Intel" w:hAnsi="Neo Sans Intel"/>
                      <w:bCs/>
                    </w:rPr>
                  </w:rPrChange>
                </w:rPr>
                <w:t>sync_gate</w:t>
              </w:r>
              <w:proofErr w:type="spellEnd"/>
            </w:ins>
          </w:p>
          <w:p w14:paraId="2ABE3CF1" w14:textId="4874DC00" w:rsidR="00190206" w:rsidRPr="00190206" w:rsidRDefault="00190206" w:rsidP="00190206">
            <w:pPr>
              <w:cnfStyle w:val="000000010000" w:firstRow="0" w:lastRow="0" w:firstColumn="0" w:lastColumn="0" w:oddVBand="0" w:evenVBand="0" w:oddHBand="0" w:evenHBand="1" w:firstRowFirstColumn="0" w:firstRowLastColumn="0" w:lastRowFirstColumn="0" w:lastRowLastColumn="0"/>
              <w:rPr>
                <w:ins w:id="564" w:author="Havican, Jared W" w:date="2014-06-11T15:05:00Z"/>
                <w:rFonts w:ascii="Courier New" w:hAnsi="Courier New" w:cs="Courier New"/>
                <w:bCs/>
                <w:sz w:val="16"/>
                <w:rPrChange w:id="565" w:author="Havican, Jared W" w:date="2014-06-11T15:05:00Z">
                  <w:rPr>
                    <w:ins w:id="566" w:author="Havican, Jared W" w:date="2014-06-11T15:05:00Z"/>
                    <w:rFonts w:ascii="Neo Sans Intel" w:hAnsi="Neo Sans Intel"/>
                    <w:bCs/>
                  </w:rPr>
                </w:rPrChange>
              </w:rPr>
            </w:pPr>
            <w:ins w:id="567" w:author="Havican, Jared W" w:date="2014-06-11T15:05:00Z">
              <w:r w:rsidRPr="00190206">
                <w:rPr>
                  <w:rFonts w:ascii="Courier New" w:hAnsi="Courier New" w:cs="Courier New"/>
                  <w:bCs/>
                  <w:sz w:val="16"/>
                  <w:rPrChange w:id="568" w:author="Havican, Jared W" w:date="2014-06-11T15:05:00Z">
                    <w:rPr>
                      <w:rFonts w:ascii="Neo Sans Intel" w:hAnsi="Neo Sans Intel"/>
                      <w:bCs/>
                    </w:rPr>
                  </w:rPrChange>
                </w:rPr>
                <w:t xml:space="preserve">[7]   - </w:t>
              </w:r>
              <w:proofErr w:type="spellStart"/>
              <w:r w:rsidRPr="00190206">
                <w:rPr>
                  <w:rFonts w:ascii="Courier New" w:hAnsi="Courier New" w:cs="Courier New"/>
                  <w:bCs/>
                  <w:sz w:val="16"/>
                  <w:rPrChange w:id="569" w:author="Havican, Jared W" w:date="2014-06-11T15:05:00Z">
                    <w:rPr>
                      <w:rFonts w:ascii="Neo Sans Intel" w:hAnsi="Neo Sans Intel"/>
                      <w:bCs/>
                    </w:rPr>
                  </w:rPrChange>
                </w:rPr>
                <w:t>pgcb_clkreq</w:t>
              </w:r>
              <w:proofErr w:type="spellEnd"/>
              <w:r w:rsidRPr="00190206">
                <w:rPr>
                  <w:rFonts w:ascii="Courier New" w:hAnsi="Courier New" w:cs="Courier New"/>
                  <w:bCs/>
                  <w:sz w:val="16"/>
                  <w:rPrChange w:id="570" w:author="Havican, Jared W" w:date="2014-06-11T15:05:00Z">
                    <w:rPr>
                      <w:rFonts w:ascii="Neo Sans Intel" w:hAnsi="Neo Sans Intel"/>
                      <w:bCs/>
                    </w:rPr>
                  </w:rPrChange>
                </w:rPr>
                <w:t xml:space="preserve">       #async</w:t>
              </w:r>
            </w:ins>
          </w:p>
          <w:p w14:paraId="5F34BB72" w14:textId="77777777" w:rsidR="00190206" w:rsidRPr="00190206" w:rsidRDefault="00190206" w:rsidP="00190206">
            <w:pPr>
              <w:cnfStyle w:val="000000010000" w:firstRow="0" w:lastRow="0" w:firstColumn="0" w:lastColumn="0" w:oddVBand="0" w:evenVBand="0" w:oddHBand="0" w:evenHBand="1" w:firstRowFirstColumn="0" w:firstRowLastColumn="0" w:lastRowFirstColumn="0" w:lastRowLastColumn="0"/>
              <w:rPr>
                <w:ins w:id="571" w:author="Havican, Jared W" w:date="2014-06-11T15:05:00Z"/>
                <w:rFonts w:ascii="Courier New" w:hAnsi="Courier New" w:cs="Courier New"/>
                <w:bCs/>
                <w:sz w:val="16"/>
                <w:rPrChange w:id="572" w:author="Havican, Jared W" w:date="2014-06-11T15:05:00Z">
                  <w:rPr>
                    <w:ins w:id="573" w:author="Havican, Jared W" w:date="2014-06-11T15:05:00Z"/>
                    <w:rFonts w:ascii="Neo Sans Intel" w:hAnsi="Neo Sans Intel"/>
                    <w:bCs/>
                  </w:rPr>
                </w:rPrChange>
              </w:rPr>
            </w:pPr>
            <w:ins w:id="574" w:author="Havican, Jared W" w:date="2014-06-11T15:05:00Z">
              <w:r w:rsidRPr="00190206">
                <w:rPr>
                  <w:rFonts w:ascii="Courier New" w:hAnsi="Courier New" w:cs="Courier New"/>
                  <w:bCs/>
                  <w:sz w:val="16"/>
                  <w:rPrChange w:id="575" w:author="Havican, Jared W" w:date="2014-06-11T15:05:00Z">
                    <w:rPr>
                      <w:rFonts w:ascii="Neo Sans Intel" w:hAnsi="Neo Sans Intel"/>
                      <w:bCs/>
                    </w:rPr>
                  </w:rPrChange>
                </w:rPr>
                <w:t xml:space="preserve">[6:3] - </w:t>
              </w:r>
              <w:proofErr w:type="spellStart"/>
              <w:r w:rsidRPr="00190206">
                <w:rPr>
                  <w:rFonts w:ascii="Courier New" w:hAnsi="Courier New" w:cs="Courier New"/>
                  <w:bCs/>
                  <w:sz w:val="16"/>
                  <w:rPrChange w:id="576" w:author="Havican, Jared W" w:date="2014-06-11T15:05:00Z">
                    <w:rPr>
                      <w:rFonts w:ascii="Neo Sans Intel" w:hAnsi="Neo Sans Intel"/>
                      <w:bCs/>
                    </w:rPr>
                  </w:rPrChange>
                </w:rPr>
                <w:t>tmr</w:t>
              </w:r>
              <w:proofErr w:type="spellEnd"/>
            </w:ins>
          </w:p>
          <w:p w14:paraId="0E204803" w14:textId="77777777" w:rsidR="00190206" w:rsidRDefault="00190206" w:rsidP="00190206">
            <w:pPr>
              <w:cnfStyle w:val="000000010000" w:firstRow="0" w:lastRow="0" w:firstColumn="0" w:lastColumn="0" w:oddVBand="0" w:evenVBand="0" w:oddHBand="0" w:evenHBand="1" w:firstRowFirstColumn="0" w:firstRowLastColumn="0" w:lastRowFirstColumn="0" w:lastRowLastColumn="0"/>
              <w:rPr>
                <w:ins w:id="577" w:author="Havican, Jared W" w:date="2014-06-11T16:09:00Z"/>
                <w:rFonts w:ascii="Courier New" w:hAnsi="Courier New" w:cs="Courier New"/>
                <w:bCs/>
                <w:sz w:val="16"/>
              </w:rPr>
            </w:pPr>
            <w:ins w:id="578" w:author="Havican, Jared W" w:date="2014-06-11T15:05:00Z">
              <w:r w:rsidRPr="00190206">
                <w:rPr>
                  <w:rFonts w:ascii="Courier New" w:hAnsi="Courier New" w:cs="Courier New"/>
                  <w:bCs/>
                  <w:sz w:val="16"/>
                  <w:rPrChange w:id="579" w:author="Havican, Jared W" w:date="2014-06-11T15:05:00Z">
                    <w:rPr>
                      <w:rFonts w:ascii="Neo Sans Intel" w:hAnsi="Neo Sans Intel"/>
                      <w:bCs/>
                    </w:rPr>
                  </w:rPrChange>
                </w:rPr>
                <w:t xml:space="preserve">[2:0] - </w:t>
              </w:r>
              <w:proofErr w:type="spellStart"/>
              <w:r w:rsidRPr="00190206">
                <w:rPr>
                  <w:rFonts w:ascii="Courier New" w:hAnsi="Courier New" w:cs="Courier New"/>
                  <w:bCs/>
                  <w:sz w:val="16"/>
                  <w:rPrChange w:id="580" w:author="Havican, Jared W" w:date="2014-06-11T15:05:00Z">
                    <w:rPr>
                      <w:rFonts w:ascii="Neo Sans Intel" w:hAnsi="Neo Sans Intel"/>
                      <w:bCs/>
                    </w:rPr>
                  </w:rPrChange>
                </w:rPr>
                <w:t>clkreqseqsm_ps</w:t>
              </w:r>
            </w:ins>
            <w:proofErr w:type="spellEnd"/>
          </w:p>
          <w:p w14:paraId="1D6505F3" w14:textId="0507F2B6" w:rsidR="00A40345" w:rsidRPr="00A9658F" w:rsidRDefault="00A40345" w:rsidP="00190206">
            <w:pPr>
              <w:cnfStyle w:val="000000010000" w:firstRow="0" w:lastRow="0" w:firstColumn="0" w:lastColumn="0" w:oddVBand="0" w:evenVBand="0" w:oddHBand="0" w:evenHBand="1" w:firstRowFirstColumn="0" w:firstRowLastColumn="0" w:lastRowFirstColumn="0" w:lastRowLastColumn="0"/>
              <w:rPr>
                <w:rFonts w:ascii="Neo Sans Intel" w:hAnsi="Neo Sans Intel"/>
                <w:bCs/>
              </w:rPr>
            </w:pPr>
          </w:p>
        </w:tc>
        <w:tc>
          <w:tcPr>
            <w:tcW w:w="627" w:type="dxa"/>
          </w:tcPr>
          <w:p w14:paraId="47A20814" w14:textId="3B22D8CC" w:rsidR="00DB6DD7" w:rsidRPr="00DB6DD7" w:rsidRDefault="0085260A" w:rsidP="00195D46">
            <w:pPr>
              <w:jc w:val="center"/>
              <w:cnfStyle w:val="000000010000" w:firstRow="0" w:lastRow="0" w:firstColumn="0" w:lastColumn="0" w:oddVBand="0" w:evenVBand="0" w:oddHBand="0" w:evenHBand="1" w:firstRowFirstColumn="0" w:firstRowLastColumn="0" w:lastRowFirstColumn="0" w:lastRowLastColumn="0"/>
              <w:rPr>
                <w:rFonts w:ascii="Neo Sans Intel" w:hAnsi="Neo Sans Intel"/>
              </w:rPr>
            </w:pPr>
            <w:ins w:id="581" w:author="Havican, Jared W" w:date="2014-06-11T16:07:00Z">
              <w:r>
                <w:rPr>
                  <w:rFonts w:ascii="Neo Sans Intel" w:hAnsi="Neo Sans Intel"/>
                </w:rPr>
                <w:t>PGCB</w:t>
              </w:r>
              <w:r>
                <w:rPr>
                  <w:rFonts w:ascii="Neo Sans Intel" w:hAnsi="Neo Sans Intel"/>
                </w:rPr>
                <w:br/>
                <w:t>(except as noted)</w:t>
              </w:r>
            </w:ins>
            <w:del w:id="582" w:author="Havican, Jared W" w:date="2014-06-11T16:07:00Z">
              <w:r w:rsidR="00DB6DD7" w:rsidRPr="00DB6DD7" w:rsidDel="0085260A">
                <w:rPr>
                  <w:rFonts w:ascii="Neo Sans Intel" w:hAnsi="Neo Sans Intel"/>
                </w:rPr>
                <w:delText>-</w:delText>
              </w:r>
            </w:del>
          </w:p>
        </w:tc>
        <w:tc>
          <w:tcPr>
            <w:tcW w:w="662" w:type="dxa"/>
          </w:tcPr>
          <w:p w14:paraId="2E1CC813" w14:textId="77777777" w:rsidR="00DB6DD7" w:rsidRPr="00DB6DD7" w:rsidRDefault="00DB6DD7" w:rsidP="00195D46">
            <w:pPr>
              <w:cnfStyle w:val="000000010000" w:firstRow="0" w:lastRow="0" w:firstColumn="0" w:lastColumn="0" w:oddVBand="0" w:evenVBand="0" w:oddHBand="0" w:evenHBand="1" w:firstRowFirstColumn="0" w:firstRowLastColumn="0" w:lastRowFirstColumn="0" w:lastRowLastColumn="0"/>
              <w:rPr>
                <w:rFonts w:ascii="Neo Sans Intel" w:hAnsi="Neo Sans Intel"/>
              </w:rPr>
            </w:pPr>
            <w:r>
              <w:rPr>
                <w:rFonts w:ascii="Neo Sans Intel" w:hAnsi="Neo Sans Intel"/>
              </w:rPr>
              <w:t>PCGU</w:t>
            </w:r>
          </w:p>
        </w:tc>
        <w:tc>
          <w:tcPr>
            <w:tcW w:w="675" w:type="dxa"/>
          </w:tcPr>
          <w:p w14:paraId="21344E75" w14:textId="77777777" w:rsidR="00DB6DD7" w:rsidRPr="00DB6DD7" w:rsidRDefault="00DB6DD7" w:rsidP="00195D46">
            <w:pPr>
              <w:cnfStyle w:val="000000010000" w:firstRow="0" w:lastRow="0" w:firstColumn="0" w:lastColumn="0" w:oddVBand="0" w:evenVBand="0" w:oddHBand="0" w:evenHBand="1" w:firstRowFirstColumn="0" w:firstRowLastColumn="0" w:lastRowFirstColumn="0" w:lastRowLastColumn="0"/>
              <w:rPr>
                <w:rFonts w:ascii="Neo Sans Intel" w:hAnsi="Neo Sans Intel"/>
              </w:rPr>
            </w:pPr>
            <w:r w:rsidRPr="00DB6DD7">
              <w:rPr>
                <w:rFonts w:ascii="Neo Sans Intel" w:hAnsi="Neo Sans Intel"/>
              </w:rPr>
              <w:t>SIP</w:t>
            </w:r>
          </w:p>
        </w:tc>
      </w:tr>
      <w:tr w:rsidR="00DB6DD7" w:rsidRPr="00DB6DD7" w14:paraId="78D250F8" w14:textId="77777777" w:rsidTr="00195D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1" w:type="dxa"/>
          </w:tcPr>
          <w:p w14:paraId="53943BFC" w14:textId="321339DB" w:rsidR="00DB6DD7" w:rsidRPr="00DB6DD7" w:rsidRDefault="00DB6DD7" w:rsidP="00195D46">
            <w:pPr>
              <w:rPr>
                <w:rFonts w:ascii="Neo Sans Intel" w:hAnsi="Neo Sans Intel"/>
                <w:sz w:val="16"/>
                <w:szCs w:val="16"/>
              </w:rPr>
            </w:pPr>
          </w:p>
        </w:tc>
        <w:tc>
          <w:tcPr>
            <w:tcW w:w="6481" w:type="dxa"/>
          </w:tcPr>
          <w:p w14:paraId="78CE1021" w14:textId="77777777" w:rsidR="00DB6DD7" w:rsidRPr="00DB6DD7" w:rsidRDefault="00DB6DD7" w:rsidP="00195D46">
            <w:pPr>
              <w:cnfStyle w:val="000000100000" w:firstRow="0" w:lastRow="0" w:firstColumn="0" w:lastColumn="0" w:oddVBand="0" w:evenVBand="0" w:oddHBand="1" w:evenHBand="0" w:firstRowFirstColumn="0" w:firstRowLastColumn="0" w:lastRowFirstColumn="0" w:lastRowLastColumn="0"/>
              <w:rPr>
                <w:rFonts w:ascii="Neo Sans Intel" w:hAnsi="Neo Sans Intel"/>
                <w:b/>
                <w:bCs/>
              </w:rPr>
            </w:pPr>
          </w:p>
        </w:tc>
        <w:tc>
          <w:tcPr>
            <w:tcW w:w="627" w:type="dxa"/>
          </w:tcPr>
          <w:p w14:paraId="144DBD2C" w14:textId="77777777" w:rsidR="00DB6DD7" w:rsidRPr="00DB6DD7" w:rsidRDefault="00DB6DD7" w:rsidP="00195D46">
            <w:pPr>
              <w:jc w:val="center"/>
              <w:cnfStyle w:val="000000100000" w:firstRow="0" w:lastRow="0" w:firstColumn="0" w:lastColumn="0" w:oddVBand="0" w:evenVBand="0" w:oddHBand="1" w:evenHBand="0" w:firstRowFirstColumn="0" w:firstRowLastColumn="0" w:lastRowFirstColumn="0" w:lastRowLastColumn="0"/>
              <w:rPr>
                <w:rFonts w:ascii="Neo Sans Intel" w:hAnsi="Neo Sans Intel"/>
              </w:rPr>
            </w:pPr>
          </w:p>
        </w:tc>
        <w:tc>
          <w:tcPr>
            <w:tcW w:w="662" w:type="dxa"/>
          </w:tcPr>
          <w:p w14:paraId="055F0C24" w14:textId="77777777" w:rsidR="00DB6DD7" w:rsidRPr="00DB6DD7" w:rsidRDefault="00DB6DD7" w:rsidP="00195D46">
            <w:pPr>
              <w:cnfStyle w:val="000000100000" w:firstRow="0" w:lastRow="0" w:firstColumn="0" w:lastColumn="0" w:oddVBand="0" w:evenVBand="0" w:oddHBand="1" w:evenHBand="0" w:firstRowFirstColumn="0" w:firstRowLastColumn="0" w:lastRowFirstColumn="0" w:lastRowLastColumn="0"/>
              <w:rPr>
                <w:rFonts w:ascii="Neo Sans Intel" w:hAnsi="Neo Sans Intel"/>
              </w:rPr>
            </w:pPr>
          </w:p>
        </w:tc>
        <w:tc>
          <w:tcPr>
            <w:tcW w:w="675" w:type="dxa"/>
          </w:tcPr>
          <w:p w14:paraId="2A617BAC" w14:textId="77777777" w:rsidR="00DB6DD7" w:rsidRPr="00DB6DD7" w:rsidRDefault="00DB6DD7" w:rsidP="00195D46">
            <w:pPr>
              <w:cnfStyle w:val="000000100000" w:firstRow="0" w:lastRow="0" w:firstColumn="0" w:lastColumn="0" w:oddVBand="0" w:evenVBand="0" w:oddHBand="1" w:evenHBand="0" w:firstRowFirstColumn="0" w:firstRowLastColumn="0" w:lastRowFirstColumn="0" w:lastRowLastColumn="0"/>
              <w:rPr>
                <w:rFonts w:ascii="Neo Sans Intel" w:hAnsi="Neo Sans Intel"/>
              </w:rPr>
            </w:pPr>
          </w:p>
        </w:tc>
      </w:tr>
    </w:tbl>
    <w:p w14:paraId="377931FB" w14:textId="77777777" w:rsidR="00DB6DD7" w:rsidRPr="00DB6DD7" w:rsidRDefault="00DB6DD7" w:rsidP="00DB6DD7">
      <w:pPr>
        <w:rPr>
          <w:rFonts w:ascii="Neo Sans Intel" w:hAnsi="Neo Sans Intel"/>
        </w:rPr>
      </w:pPr>
    </w:p>
    <w:p w14:paraId="3F7F35A3" w14:textId="77777777" w:rsidR="00A1758C" w:rsidRPr="002E3EB9" w:rsidRDefault="00A1758C" w:rsidP="002E3EB9">
      <w:pPr>
        <w:spacing w:after="0" w:line="240" w:lineRule="auto"/>
        <w:rPr>
          <w:rFonts w:ascii="Neo Sans Intel" w:hAnsi="Neo Sans Intel"/>
          <w:sz w:val="20"/>
        </w:rPr>
      </w:pPr>
    </w:p>
    <w:p w14:paraId="0E3984AF" w14:textId="77777777" w:rsidR="00A1758C" w:rsidRPr="002E3EB9" w:rsidRDefault="00A1758C" w:rsidP="002E3EB9">
      <w:pPr>
        <w:spacing w:after="0" w:line="240" w:lineRule="auto"/>
        <w:rPr>
          <w:rFonts w:ascii="Neo Sans Intel" w:hAnsi="Neo Sans Intel"/>
          <w:sz w:val="20"/>
        </w:rPr>
      </w:pPr>
    </w:p>
    <w:p w14:paraId="4FA3F894" w14:textId="77777777" w:rsidR="00A1758C" w:rsidRPr="002E3EB9" w:rsidRDefault="00A1758C" w:rsidP="002E3EB9">
      <w:pPr>
        <w:pStyle w:val="Heading3"/>
      </w:pPr>
      <w:bookmarkStart w:id="583" w:name="_Toc390267829"/>
      <w:r w:rsidRPr="002E3EB9">
        <w:t>Implementation Details</w:t>
      </w:r>
      <w:bookmarkEnd w:id="583"/>
    </w:p>
    <w:p w14:paraId="608418C9" w14:textId="3FA2A7A9" w:rsidR="008B62A4" w:rsidRPr="002E3EB9" w:rsidRDefault="007B368C" w:rsidP="008B62A4">
      <w:pPr>
        <w:spacing w:after="0" w:line="240" w:lineRule="auto"/>
        <w:rPr>
          <w:rFonts w:ascii="Neo Sans Intel" w:hAnsi="Neo Sans Intel"/>
          <w:sz w:val="20"/>
          <w:szCs w:val="20"/>
          <w:lang w:eastAsia="en-US"/>
        </w:rPr>
      </w:pPr>
      <w:r>
        <w:rPr>
          <w:rFonts w:ascii="Neo Sans Intel" w:hAnsi="Neo Sans Intel"/>
          <w:sz w:val="20"/>
          <w:szCs w:val="20"/>
          <w:lang w:eastAsia="en-US"/>
        </w:rPr>
        <w:fldChar w:fldCharType="begin"/>
      </w:r>
      <w:r>
        <w:rPr>
          <w:rFonts w:ascii="Neo Sans Intel" w:hAnsi="Neo Sans Intel"/>
          <w:sz w:val="20"/>
          <w:szCs w:val="20"/>
          <w:lang w:eastAsia="en-US"/>
        </w:rPr>
        <w:instrText xml:space="preserve"> REF _Ref361747773 \h </w:instrText>
      </w:r>
      <w:r>
        <w:rPr>
          <w:rFonts w:ascii="Neo Sans Intel" w:hAnsi="Neo Sans Intel"/>
          <w:sz w:val="20"/>
          <w:szCs w:val="20"/>
          <w:lang w:eastAsia="en-US"/>
        </w:rPr>
      </w:r>
      <w:r>
        <w:rPr>
          <w:rFonts w:ascii="Neo Sans Intel" w:hAnsi="Neo Sans Intel"/>
          <w:sz w:val="20"/>
          <w:szCs w:val="20"/>
          <w:lang w:eastAsia="en-US"/>
        </w:rPr>
        <w:fldChar w:fldCharType="end"/>
      </w:r>
      <w:del w:id="584" w:author="Havican, Jared W" w:date="2014-06-10T13:19:00Z">
        <w:r w:rsidDel="00982698">
          <w:rPr>
            <w:rFonts w:ascii="Neo Sans Intel" w:hAnsi="Neo Sans Intel"/>
            <w:sz w:val="20"/>
            <w:szCs w:val="20"/>
            <w:lang w:eastAsia="en-US"/>
          </w:rPr>
          <w:delText xml:space="preserve"> </w:delText>
        </w:r>
        <w:r w:rsidR="008B62A4" w:rsidRPr="002E3EB9" w:rsidDel="00982698">
          <w:rPr>
            <w:rFonts w:ascii="Neo Sans Intel" w:hAnsi="Neo Sans Intel"/>
            <w:sz w:val="20"/>
            <w:szCs w:val="20"/>
            <w:lang w:eastAsia="en-US"/>
          </w:rPr>
          <w:delText>i</w:delText>
        </w:r>
      </w:del>
      <w:ins w:id="585" w:author="Havican, Jared W" w:date="2014-06-10T13:19:00Z">
        <w:r w:rsidR="00982698">
          <w:rPr>
            <w:rFonts w:ascii="Neo Sans Intel" w:hAnsi="Neo Sans Intel"/>
            <w:sz w:val="20"/>
            <w:szCs w:val="20"/>
            <w:lang w:eastAsia="en-US"/>
          </w:rPr>
          <w:t>I</w:t>
        </w:r>
      </w:ins>
      <w:r w:rsidR="008B62A4" w:rsidRPr="002E3EB9">
        <w:rPr>
          <w:rFonts w:ascii="Neo Sans Intel" w:hAnsi="Neo Sans Intel"/>
          <w:sz w:val="20"/>
          <w:szCs w:val="20"/>
          <w:lang w:eastAsia="en-US"/>
        </w:rPr>
        <w:t>llustrates the PGCB Clock Control Block with Asynchronous Assertion and Synchronous De-Assertion of the PGCB Clock Request.</w:t>
      </w:r>
    </w:p>
    <w:bookmarkStart w:id="586" w:name="_Ref361747773"/>
    <w:bookmarkStart w:id="587" w:name="_Ref361747604"/>
    <w:bookmarkStart w:id="588" w:name="_Toc361747706"/>
    <w:bookmarkEnd w:id="586"/>
    <w:p w14:paraId="46B7BAC0" w14:textId="62E05CBF" w:rsidR="002E3EB9" w:rsidRDefault="00982698" w:rsidP="002E3EB9">
      <w:pPr>
        <w:keepNext/>
        <w:spacing w:line="240" w:lineRule="auto"/>
        <w:jc w:val="center"/>
      </w:pPr>
      <w:ins w:id="589" w:author="Havican, Jared W" w:date="2014-06-10T13:20:00Z">
        <w:r>
          <w:object w:dxaOrig="13455" w:dyaOrig="14475" w14:anchorId="5DD83EF6">
            <v:shape id="_x0000_i1027" type="#_x0000_t75" style="width:467.25pt;height:503.25pt" o:ole="">
              <v:imagedata r:id="rId16" o:title=""/>
            </v:shape>
            <o:OLEObject Type="Embed" ProgID="Visio.Drawing.15" ShapeID="_x0000_i1027" DrawAspect="Content" ObjectID="_1464444613" r:id="rId17"/>
          </w:object>
        </w:r>
      </w:ins>
    </w:p>
    <w:p w14:paraId="11842887" w14:textId="77777777" w:rsidR="002E3EB9" w:rsidRPr="002E3EB9" w:rsidRDefault="002E3EB9" w:rsidP="002E3EB9">
      <w:pPr>
        <w:pStyle w:val="Caption"/>
        <w:jc w:val="center"/>
        <w:rPr>
          <w:rFonts w:ascii="Neo Sans Intel" w:hAnsi="Neo Sans Intel"/>
          <w:sz w:val="20"/>
          <w:szCs w:val="20"/>
        </w:rPr>
      </w:pPr>
      <w:bookmarkStart w:id="590" w:name="_Toc390267845"/>
      <w:r w:rsidRPr="002E3EB9">
        <w:rPr>
          <w:rFonts w:ascii="Neo Sans Intel" w:hAnsi="Neo Sans Intel"/>
          <w:sz w:val="20"/>
          <w:szCs w:val="20"/>
        </w:rPr>
        <w:t xml:space="preserve">Figure </w:t>
      </w:r>
      <w:r w:rsidRPr="002E3EB9">
        <w:rPr>
          <w:rFonts w:ascii="Neo Sans Intel" w:hAnsi="Neo Sans Intel"/>
          <w:sz w:val="20"/>
          <w:szCs w:val="20"/>
        </w:rPr>
        <w:fldChar w:fldCharType="begin"/>
      </w:r>
      <w:r w:rsidRPr="002E3EB9">
        <w:rPr>
          <w:rFonts w:ascii="Neo Sans Intel" w:hAnsi="Neo Sans Intel"/>
          <w:sz w:val="20"/>
          <w:szCs w:val="20"/>
        </w:rPr>
        <w:instrText xml:space="preserve"> SEQ Figure \* ARABIC </w:instrText>
      </w:r>
      <w:r w:rsidRPr="002E3EB9">
        <w:rPr>
          <w:rFonts w:ascii="Neo Sans Intel" w:hAnsi="Neo Sans Intel"/>
          <w:sz w:val="20"/>
          <w:szCs w:val="20"/>
        </w:rPr>
        <w:fldChar w:fldCharType="separate"/>
      </w:r>
      <w:r w:rsidR="00196BCA">
        <w:rPr>
          <w:rFonts w:ascii="Neo Sans Intel" w:hAnsi="Neo Sans Intel"/>
          <w:noProof/>
          <w:sz w:val="20"/>
          <w:szCs w:val="20"/>
        </w:rPr>
        <w:t>3</w:t>
      </w:r>
      <w:r w:rsidRPr="002E3EB9">
        <w:rPr>
          <w:rFonts w:ascii="Neo Sans Intel" w:hAnsi="Neo Sans Intel"/>
          <w:sz w:val="20"/>
          <w:szCs w:val="20"/>
        </w:rPr>
        <w:fldChar w:fldCharType="end"/>
      </w:r>
      <w:r w:rsidRPr="002E3EB9">
        <w:rPr>
          <w:rFonts w:ascii="Neo Sans Intel" w:hAnsi="Neo Sans Intel"/>
          <w:sz w:val="20"/>
          <w:szCs w:val="20"/>
        </w:rPr>
        <w:t>: PGCB Clock Control Block w/ Asynchronous Handling of the PGCB Clock Request</w:t>
      </w:r>
      <w:bookmarkEnd w:id="590"/>
    </w:p>
    <w:bookmarkEnd w:id="587"/>
    <w:bookmarkEnd w:id="588"/>
    <w:p w14:paraId="16136F2E" w14:textId="77777777" w:rsidR="008B62A4" w:rsidRPr="002E3EB9" w:rsidRDefault="008B62A4" w:rsidP="007B368C">
      <w:pPr>
        <w:keepNext/>
        <w:spacing w:line="240" w:lineRule="auto"/>
        <w:rPr>
          <w:rFonts w:ascii="Neo Sans Intel" w:hAnsi="Neo Sans Intel"/>
        </w:rPr>
      </w:pPr>
    </w:p>
    <w:p w14:paraId="029CEAAB" w14:textId="77777777" w:rsidR="008B62A4" w:rsidRPr="002E3EB9" w:rsidRDefault="008B62A4" w:rsidP="008B62A4">
      <w:pPr>
        <w:spacing w:after="0" w:line="240" w:lineRule="auto"/>
        <w:rPr>
          <w:rFonts w:ascii="Neo Sans Intel" w:hAnsi="Neo Sans Intel"/>
          <w:sz w:val="20"/>
          <w:szCs w:val="20"/>
          <w:lang w:eastAsia="en-US"/>
        </w:rPr>
      </w:pPr>
      <w:r w:rsidRPr="002E3EB9">
        <w:rPr>
          <w:rFonts w:ascii="Neo Sans Intel" w:hAnsi="Neo Sans Intel"/>
          <w:sz w:val="20"/>
          <w:szCs w:val="20"/>
          <w:lang w:eastAsia="en-US"/>
        </w:rPr>
        <w:t>The PGCB Clock Control logic is summarized as follow:</w:t>
      </w:r>
    </w:p>
    <w:p w14:paraId="58E34303" w14:textId="77777777" w:rsidR="008B62A4" w:rsidRPr="002E3EB9" w:rsidRDefault="008B62A4" w:rsidP="003246C7">
      <w:pPr>
        <w:pStyle w:val="ListParagraph"/>
        <w:numPr>
          <w:ilvl w:val="0"/>
          <w:numId w:val="4"/>
        </w:numPr>
      </w:pPr>
      <w:r w:rsidRPr="002E3EB9">
        <w:t xml:space="preserve">Use PGCB clock to synchronize the </w:t>
      </w:r>
      <w:proofErr w:type="spellStart"/>
      <w:r w:rsidRPr="002E3EB9">
        <w:t>pgcb_clkack</w:t>
      </w:r>
      <w:proofErr w:type="spellEnd"/>
      <w:r w:rsidRPr="002E3EB9">
        <w:t xml:space="preserve">.  </w:t>
      </w:r>
    </w:p>
    <w:p w14:paraId="218EC055" w14:textId="77777777" w:rsidR="008B62A4" w:rsidRPr="002E3EB9" w:rsidRDefault="008B62A4" w:rsidP="003246C7">
      <w:pPr>
        <w:pStyle w:val="ListParagraph"/>
        <w:numPr>
          <w:ilvl w:val="0"/>
          <w:numId w:val="4"/>
        </w:numPr>
      </w:pPr>
      <w:r w:rsidRPr="002E3EB9">
        <w:t xml:space="preserve">Implement clock request control logic to generate the </w:t>
      </w:r>
      <w:proofErr w:type="spellStart"/>
      <w:r w:rsidRPr="002E3EB9">
        <w:t>pgcb_clkreq</w:t>
      </w:r>
      <w:proofErr w:type="spellEnd"/>
      <w:r w:rsidRPr="002E3EB9">
        <w:t xml:space="preserve"> in the PGCB domain.  </w:t>
      </w:r>
    </w:p>
    <w:p w14:paraId="7C75391E" w14:textId="21CFDC1F" w:rsidR="008B62A4" w:rsidRPr="002E3EB9" w:rsidDel="00982698" w:rsidRDefault="008B62A4" w:rsidP="003246C7">
      <w:pPr>
        <w:pStyle w:val="ListParagraph"/>
        <w:numPr>
          <w:ilvl w:val="1"/>
          <w:numId w:val="4"/>
        </w:numPr>
        <w:rPr>
          <w:del w:id="591" w:author="Havican, Jared W" w:date="2014-06-10T13:21:00Z"/>
        </w:rPr>
      </w:pPr>
      <w:del w:id="592" w:author="Havican, Jared W" w:date="2014-06-10T13:21:00Z">
        <w:r w:rsidRPr="002E3EB9" w:rsidDel="00982698">
          <w:delText>The clock request control logic could be implemented as a flag with synchronous clear and asynchronous set.  Both clear and set events are guaranteed to be mutually exclusive.</w:delText>
        </w:r>
      </w:del>
    </w:p>
    <w:p w14:paraId="381D359A" w14:textId="3E3C4E8E" w:rsidR="008B62A4" w:rsidRPr="002E3EB9" w:rsidDel="00982698" w:rsidRDefault="008B62A4" w:rsidP="003246C7">
      <w:pPr>
        <w:pStyle w:val="ListParagraph"/>
        <w:numPr>
          <w:ilvl w:val="1"/>
          <w:numId w:val="4"/>
        </w:numPr>
        <w:rPr>
          <w:del w:id="593" w:author="Havican, Jared W" w:date="2014-06-10T13:21:00Z"/>
        </w:rPr>
      </w:pPr>
      <w:del w:id="594" w:author="Havican, Jared W" w:date="2014-06-10T13:21:00Z">
        <w:r w:rsidRPr="002E3EB9" w:rsidDel="00982698">
          <w:delText>The asynchronous reset will be decoupled from the asynchronous preset flop to provide a deterministic output when PGCB reset is asserted.</w:delText>
        </w:r>
      </w:del>
    </w:p>
    <w:p w14:paraId="539E189B" w14:textId="419EAD56" w:rsidR="008B62A4" w:rsidRDefault="008B62A4" w:rsidP="003246C7">
      <w:pPr>
        <w:pStyle w:val="ListParagraph"/>
        <w:numPr>
          <w:ilvl w:val="2"/>
          <w:numId w:val="4"/>
        </w:numPr>
        <w:rPr>
          <w:ins w:id="595" w:author="Havican, Jared W" w:date="2014-06-10T13:21:00Z"/>
        </w:rPr>
      </w:pPr>
      <w:del w:id="596" w:author="Havican, Jared W" w:date="2014-06-10T13:21:00Z">
        <w:r w:rsidRPr="002E3EB9" w:rsidDel="00982698">
          <w:delText xml:space="preserve">Since the pgcb_clkreq is not asserted when PGCB reset is asserted, we may not have the clock to synchronize the de-assertion of the PGCB reset.  Hence, a fully-asynchronous PGCB reset shall be used to mask the pgcb_clkreq output. </w:delText>
        </w:r>
      </w:del>
      <w:ins w:id="597" w:author="Havican, Jared W" w:date="2014-06-10T13:21:00Z">
        <w:r w:rsidR="00982698">
          <w:t>There are two paths to cause clkreq to assert:</w:t>
        </w:r>
      </w:ins>
    </w:p>
    <w:p w14:paraId="56E245DA" w14:textId="5FA20169" w:rsidR="00982698" w:rsidRDefault="00982698">
      <w:pPr>
        <w:pStyle w:val="ListParagraph"/>
        <w:numPr>
          <w:ilvl w:val="3"/>
          <w:numId w:val="4"/>
        </w:numPr>
        <w:rPr>
          <w:ins w:id="598" w:author="Havican, Jared W" w:date="2014-06-10T13:21:00Z"/>
        </w:rPr>
        <w:pPrChange w:id="599" w:author="Havican, Jared W" w:date="2014-06-10T13:21:00Z">
          <w:pPr>
            <w:pStyle w:val="ListParagraph"/>
            <w:numPr>
              <w:ilvl w:val="2"/>
              <w:numId w:val="4"/>
            </w:numPr>
            <w:ind w:left="2160" w:hanging="180"/>
          </w:pPr>
        </w:pPrChange>
      </w:pPr>
      <w:proofErr w:type="spellStart"/>
      <w:ins w:id="600" w:author="Havican, Jared W" w:date="2014-06-10T13:21:00Z">
        <w:r>
          <w:t>async_pmc_ip_wake</w:t>
        </w:r>
        <w:proofErr w:type="spellEnd"/>
        <w:r>
          <w:t xml:space="preserve"> </w:t>
        </w:r>
      </w:ins>
      <w:ins w:id="601" w:author="Havican, Jared W" w:date="2014-06-10T13:22:00Z">
        <w:r>
          <w:t>–</w:t>
        </w:r>
      </w:ins>
      <w:ins w:id="602" w:author="Havican, Jared W" w:date="2014-06-10T13:21:00Z">
        <w:r>
          <w:t xml:space="preserve"> </w:t>
        </w:r>
      </w:ins>
      <w:ins w:id="603" w:author="Havican, Jared W" w:date="2014-06-10T13:22:00Z">
        <w:r>
          <w:t xml:space="preserve">will be the only path that is </w:t>
        </w:r>
        <w:r w:rsidR="00B342E8">
          <w:t xml:space="preserve">open during IP-Inaccessible PG. </w:t>
        </w:r>
      </w:ins>
      <w:ins w:id="604" w:author="Havican, Jared W" w:date="2014-06-10T13:45:00Z">
        <w:r w:rsidR="00B342E8">
          <w:t>Is masked</w:t>
        </w:r>
      </w:ins>
      <w:ins w:id="605" w:author="Havican, Jared W" w:date="2014-06-10T13:22:00Z">
        <w:r>
          <w:t xml:space="preserve"> off when the clkreq is driven synchronously</w:t>
        </w:r>
      </w:ins>
      <w:ins w:id="606" w:author="Havican, Jared W" w:date="2014-06-10T13:45:00Z">
        <w:r w:rsidR="00B342E8">
          <w:t>.</w:t>
        </w:r>
      </w:ins>
    </w:p>
    <w:p w14:paraId="10962753" w14:textId="66EE583A" w:rsidR="00982698" w:rsidRDefault="00982698">
      <w:pPr>
        <w:pStyle w:val="ListParagraph"/>
        <w:numPr>
          <w:ilvl w:val="3"/>
          <w:numId w:val="4"/>
        </w:numPr>
        <w:rPr>
          <w:ins w:id="607" w:author="Havican, Jared W" w:date="2014-06-10T13:23:00Z"/>
        </w:rPr>
        <w:pPrChange w:id="608" w:author="Havican, Jared W" w:date="2014-06-10T13:21:00Z">
          <w:pPr>
            <w:pStyle w:val="ListParagraph"/>
            <w:numPr>
              <w:ilvl w:val="2"/>
              <w:numId w:val="4"/>
            </w:numPr>
            <w:ind w:left="2160" w:hanging="180"/>
          </w:pPr>
        </w:pPrChange>
      </w:pPr>
      <w:ins w:id="609" w:author="Havican, Jared W" w:date="2014-06-10T13:21:00Z">
        <w:r>
          <w:t>async_wake_b</w:t>
        </w:r>
      </w:ins>
      <w:ins w:id="610" w:author="Havican, Jared W" w:date="2014-06-10T13:22:00Z">
        <w:r>
          <w:t xml:space="preserve"> – IP-Accessible wake path.  This path sets a flag (</w:t>
        </w:r>
      </w:ins>
      <w:proofErr w:type="spellStart"/>
      <w:ins w:id="611" w:author="Havican, Jared W" w:date="2014-06-10T13:23:00Z">
        <w:r>
          <w:t>acc_wake_flop</w:t>
        </w:r>
        <w:proofErr w:type="spellEnd"/>
        <w:r>
          <w:t>) asynchronously which will be cleared and masked off when the clkreq is driven synchronously.</w:t>
        </w:r>
      </w:ins>
    </w:p>
    <w:p w14:paraId="5603B2C7" w14:textId="2FFDF9F1" w:rsidR="00982698" w:rsidRDefault="00982698" w:rsidP="0043655A">
      <w:pPr>
        <w:pStyle w:val="ListParagraph"/>
        <w:numPr>
          <w:ilvl w:val="2"/>
          <w:numId w:val="4"/>
        </w:numPr>
        <w:rPr>
          <w:ins w:id="612" w:author="Havican, Jared W" w:date="2014-06-10T13:24:00Z"/>
        </w:rPr>
      </w:pPr>
      <w:ins w:id="613" w:author="Havican, Jared W" w:date="2014-06-10T13:23:00Z">
        <w:r>
          <w:t xml:space="preserve">The wake events are synchronized back into the pgcb_clk domain and set a flop </w:t>
        </w:r>
      </w:ins>
      <w:ins w:id="614" w:author="Havican, Jared W" w:date="2014-06-10T13:25:00Z">
        <w:r>
          <w:t>(</w:t>
        </w:r>
        <w:proofErr w:type="spellStart"/>
        <w:r>
          <w:t>clkreq_sustain</w:t>
        </w:r>
        <w:proofErr w:type="spellEnd"/>
        <w:r>
          <w:t xml:space="preserve">) </w:t>
        </w:r>
      </w:ins>
      <w:ins w:id="615" w:author="Havican, Jared W" w:date="2014-06-10T13:23:00Z">
        <w:r>
          <w:t>synchronously to keep the clkreq asserted.</w:t>
        </w:r>
      </w:ins>
      <w:ins w:id="616" w:author="Havican, Jared W" w:date="2014-06-10T13:24:00Z">
        <w:r>
          <w:t xml:space="preserve"> When this flop is set, the async wake paths are masked off.</w:t>
        </w:r>
      </w:ins>
    </w:p>
    <w:p w14:paraId="2D06F5C3" w14:textId="651CF90D" w:rsidR="00982698" w:rsidRDefault="00982698" w:rsidP="006D684D">
      <w:pPr>
        <w:pStyle w:val="ListParagraph"/>
        <w:numPr>
          <w:ilvl w:val="2"/>
          <w:numId w:val="4"/>
        </w:numPr>
        <w:rPr>
          <w:ins w:id="617" w:author="Havican, Jared W" w:date="2014-06-10T13:25:00Z"/>
        </w:rPr>
      </w:pPr>
      <w:ins w:id="618" w:author="Havican, Jared W" w:date="2014-06-10T13:24:00Z">
        <w:r>
          <w:t xml:space="preserve">The </w:t>
        </w:r>
        <w:proofErr w:type="spellStart"/>
        <w:r>
          <w:t>clkreq_sustain</w:t>
        </w:r>
      </w:ins>
      <w:proofErr w:type="spellEnd"/>
      <w:ins w:id="619" w:author="Havican, Jared W" w:date="2014-06-10T13:25:00Z">
        <w:r>
          <w:t xml:space="preserve"> flop is cleared when gating the clock</w:t>
        </w:r>
      </w:ins>
      <w:ins w:id="620" w:author="Havican, Jared W" w:date="2014-06-10T13:45:00Z">
        <w:r w:rsidR="00B342E8">
          <w:t>,</w:t>
        </w:r>
      </w:ins>
      <w:ins w:id="621" w:author="Havican, Jared W" w:date="2014-06-10T13:25:00Z">
        <w:r>
          <w:t xml:space="preserve"> which causes clkreq to deassert.</w:t>
        </w:r>
      </w:ins>
    </w:p>
    <w:p w14:paraId="2D5653CC" w14:textId="2B211A62" w:rsidR="00982698" w:rsidRPr="002E3EB9" w:rsidRDefault="00982698" w:rsidP="006D684D">
      <w:pPr>
        <w:pStyle w:val="ListParagraph"/>
        <w:numPr>
          <w:ilvl w:val="2"/>
          <w:numId w:val="4"/>
        </w:numPr>
      </w:pPr>
      <w:ins w:id="622" w:author="Havican, Jared W" w:date="2014-06-10T13:25:00Z">
        <w:r>
          <w:t>When clkack is confirmed deasserted, the wake paths are again opened back up to allow clkreq to assert again.</w:t>
        </w:r>
      </w:ins>
    </w:p>
    <w:p w14:paraId="7322CCF8" w14:textId="77777777" w:rsidR="008B62A4" w:rsidRPr="002E3EB9" w:rsidRDefault="008B62A4" w:rsidP="003246C7">
      <w:pPr>
        <w:pStyle w:val="ListParagraph"/>
        <w:numPr>
          <w:ilvl w:val="0"/>
          <w:numId w:val="4"/>
        </w:numPr>
      </w:pPr>
      <w:r w:rsidRPr="002E3EB9">
        <w:t>Implement a CLKREQ sequencer to perform the PGCG clock gate and wake sequencing:</w:t>
      </w:r>
    </w:p>
    <w:p w14:paraId="191E3E0F" w14:textId="1F7E7CF0" w:rsidR="008B62A4" w:rsidRPr="002E3EB9" w:rsidRDefault="008B62A4" w:rsidP="003246C7">
      <w:pPr>
        <w:pStyle w:val="ListParagraph"/>
        <w:numPr>
          <w:ilvl w:val="1"/>
          <w:numId w:val="4"/>
        </w:numPr>
      </w:pPr>
      <w:r w:rsidRPr="002E3EB9">
        <w:t xml:space="preserve">Since the </w:t>
      </w:r>
      <w:proofErr w:type="spellStart"/>
      <w:r w:rsidRPr="002E3EB9">
        <w:t>pgcb_clkreq</w:t>
      </w:r>
      <w:proofErr w:type="spellEnd"/>
      <w:r w:rsidRPr="002E3EB9">
        <w:t xml:space="preserve"> is not asserted when PGCB reset is asserted, the CLKREQ sequencer will be default to </w:t>
      </w:r>
      <w:del w:id="623" w:author="Havican, Jared W" w:date="2014-06-10T13:46:00Z">
        <w:r w:rsidRPr="002E3EB9" w:rsidDel="00B342E8">
          <w:delText xml:space="preserve">SELWAKE </w:delText>
        </w:r>
      </w:del>
      <w:ins w:id="624" w:author="Havican, Jared W" w:date="2014-06-10T13:46:00Z">
        <w:r w:rsidR="00B342E8">
          <w:t>PMCWAKE</w:t>
        </w:r>
        <w:r w:rsidR="00B342E8" w:rsidRPr="002E3EB9">
          <w:t xml:space="preserve"> </w:t>
        </w:r>
      </w:ins>
      <w:r w:rsidRPr="002E3EB9">
        <w:t xml:space="preserve">state to enable the asynchronous </w:t>
      </w:r>
      <w:del w:id="625" w:author="Havican, Jared W" w:date="2014-06-10T13:46:00Z">
        <w:r w:rsidRPr="002E3EB9" w:rsidDel="00B342E8">
          <w:delText>set path</w:delText>
        </w:r>
      </w:del>
      <w:ins w:id="626" w:author="Havican, Jared W" w:date="2014-06-10T13:46:00Z">
        <w:r w:rsidR="00B342E8">
          <w:t>pmc_ip_wake path</w:t>
        </w:r>
      </w:ins>
      <w:r w:rsidRPr="002E3EB9">
        <w:t xml:space="preserve"> of the clock request control logic.  The </w:t>
      </w:r>
      <w:proofErr w:type="spellStart"/>
      <w:r w:rsidRPr="002E3EB9">
        <w:t>sync_clkvld</w:t>
      </w:r>
      <w:proofErr w:type="spellEnd"/>
      <w:r w:rsidRPr="002E3EB9">
        <w:t xml:space="preserve"> will be de-asserted.</w:t>
      </w:r>
    </w:p>
    <w:p w14:paraId="383F7195" w14:textId="2193C0A8" w:rsidR="008B62A4" w:rsidRPr="002E3EB9" w:rsidRDefault="008B62A4" w:rsidP="003246C7">
      <w:pPr>
        <w:pStyle w:val="ListParagraph"/>
        <w:numPr>
          <w:ilvl w:val="1"/>
          <w:numId w:val="4"/>
        </w:numPr>
      </w:pPr>
      <w:r w:rsidRPr="002E3EB9">
        <w:t xml:space="preserve">Once the SOC indicated that the PGCB clock is running, the CLKREQ sequencer will transition from SELWAKE to NOSEL state and disable the asynchronous </w:t>
      </w:r>
      <w:del w:id="627" w:author="Havican, Jared W" w:date="2014-06-10T13:46:00Z">
        <w:r w:rsidRPr="002E3EB9" w:rsidDel="0026606B">
          <w:delText>set path</w:delText>
        </w:r>
      </w:del>
      <w:ins w:id="628" w:author="Havican, Jared W" w:date="2014-06-10T13:46:00Z">
        <w:r w:rsidR="0026606B">
          <w:t>wake paths</w:t>
        </w:r>
      </w:ins>
      <w:r w:rsidRPr="002E3EB9">
        <w:t xml:space="preserve">.   Since SD is not going to PV the asynchronous </w:t>
      </w:r>
      <w:del w:id="629" w:author="Havican, Jared W" w:date="2014-06-10T13:47:00Z">
        <w:r w:rsidRPr="002E3EB9" w:rsidDel="0026606B">
          <w:delText xml:space="preserve">set </w:delText>
        </w:r>
      </w:del>
      <w:ins w:id="630" w:author="Havican, Jared W" w:date="2014-06-10T13:47:00Z">
        <w:r w:rsidR="0026606B">
          <w:t>wake path</w:t>
        </w:r>
        <w:r w:rsidR="0026606B" w:rsidRPr="002E3EB9">
          <w:t xml:space="preserve"> </w:t>
        </w:r>
      </w:ins>
      <w:r w:rsidRPr="002E3EB9">
        <w:t>timing</w:t>
      </w:r>
      <w:ins w:id="631" w:author="Havican, Jared W" w:date="2014-06-10T13:48:00Z">
        <w:r w:rsidR="0026606B">
          <w:t>s</w:t>
        </w:r>
      </w:ins>
      <w:r w:rsidRPr="002E3EB9">
        <w:t xml:space="preserve">, there is a concern on the routing delay of the asynchronous </w:t>
      </w:r>
      <w:del w:id="632" w:author="Havican, Jared W" w:date="2014-06-10T13:48:00Z">
        <w:r w:rsidRPr="002E3EB9" w:rsidDel="0026606B">
          <w:delText xml:space="preserve">set </w:delText>
        </w:r>
      </w:del>
      <w:r w:rsidRPr="002E3EB9">
        <w:t>signal</w:t>
      </w:r>
      <w:ins w:id="633" w:author="Havican, Jared W" w:date="2014-06-10T13:48:00Z">
        <w:r w:rsidR="0026606B">
          <w:t>s</w:t>
        </w:r>
      </w:ins>
      <w:r w:rsidRPr="002E3EB9">
        <w:t xml:space="preserve">.  Hence, a clock wake hysteresis timer is supported to ensure that the asynchronous </w:t>
      </w:r>
      <w:del w:id="634" w:author="Havican, Jared W" w:date="2014-06-10T13:48:00Z">
        <w:r w:rsidRPr="002E3EB9" w:rsidDel="0026606B">
          <w:delText xml:space="preserve">set </w:delText>
        </w:r>
      </w:del>
      <w:ins w:id="635" w:author="Havican, Jared W" w:date="2014-06-10T13:48:00Z">
        <w:r w:rsidR="0026606B">
          <w:t>wake</w:t>
        </w:r>
        <w:r w:rsidR="0026606B" w:rsidRPr="002E3EB9">
          <w:t xml:space="preserve"> </w:t>
        </w:r>
      </w:ins>
      <w:r w:rsidRPr="002E3EB9">
        <w:t>path</w:t>
      </w:r>
      <w:ins w:id="636" w:author="Havican, Jared W" w:date="2014-06-10T13:48:00Z">
        <w:r w:rsidR="0026606B">
          <w:t>s</w:t>
        </w:r>
      </w:ins>
      <w:r w:rsidRPr="002E3EB9">
        <w:t xml:space="preserve"> </w:t>
      </w:r>
      <w:del w:id="637" w:author="Havican, Jared W" w:date="2014-06-10T13:48:00Z">
        <w:r w:rsidRPr="002E3EB9" w:rsidDel="0026606B">
          <w:delText>is</w:delText>
        </w:r>
      </w:del>
      <w:ins w:id="638" w:author="Havican, Jared W" w:date="2014-06-10T13:48:00Z">
        <w:r w:rsidR="0026606B">
          <w:t>are</w:t>
        </w:r>
      </w:ins>
      <w:r w:rsidRPr="002E3EB9">
        <w:t xml:space="preserve"> completely disabled at the clock request control logic.  </w:t>
      </w:r>
    </w:p>
    <w:p w14:paraId="74F53A71" w14:textId="059C74AB" w:rsidR="008B62A4" w:rsidRPr="002E3EB9" w:rsidRDefault="008B62A4" w:rsidP="003246C7">
      <w:pPr>
        <w:pStyle w:val="ListParagraph"/>
        <w:numPr>
          <w:ilvl w:val="1"/>
          <w:numId w:val="4"/>
        </w:numPr>
      </w:pPr>
      <w:r w:rsidRPr="002E3EB9">
        <w:t xml:space="preserve">Once the clock wake hysteresis timer is timeout, the CLKREQ sequencer will transition from NOSEL to </w:t>
      </w:r>
      <w:del w:id="639" w:author="Havican, Jared W" w:date="2014-06-10T13:48:00Z">
        <w:r w:rsidRPr="002E3EB9" w:rsidDel="0026606B">
          <w:delText xml:space="preserve">WAIT4GATE </w:delText>
        </w:r>
      </w:del>
      <w:ins w:id="640" w:author="Havican, Jared W" w:date="2014-06-10T13:48:00Z">
        <w:r w:rsidR="0026606B">
          <w:t>UNGATECLK</w:t>
        </w:r>
        <w:r w:rsidR="0026606B" w:rsidRPr="002E3EB9">
          <w:t xml:space="preserve"> </w:t>
        </w:r>
      </w:ins>
      <w:r w:rsidRPr="002E3EB9">
        <w:t xml:space="preserve">state, and assert the </w:t>
      </w:r>
      <w:proofErr w:type="spellStart"/>
      <w:r w:rsidRPr="002E3EB9">
        <w:t>sync_clkvld</w:t>
      </w:r>
      <w:proofErr w:type="spellEnd"/>
      <w:r w:rsidRPr="002E3EB9">
        <w:t xml:space="preserve">.  </w:t>
      </w:r>
    </w:p>
    <w:p w14:paraId="7ECFEEAB" w14:textId="356776C3" w:rsidR="008B62A4" w:rsidRPr="002E3EB9" w:rsidRDefault="008B62A4" w:rsidP="003246C7">
      <w:pPr>
        <w:pStyle w:val="ListParagraph"/>
        <w:numPr>
          <w:ilvl w:val="1"/>
          <w:numId w:val="4"/>
        </w:numPr>
      </w:pPr>
      <w:r w:rsidRPr="002E3EB9">
        <w:t xml:space="preserve">When the CLKREQ sequencer is in </w:t>
      </w:r>
      <w:del w:id="641" w:author="Havican, Jared W" w:date="2014-06-10T13:48:00Z">
        <w:r w:rsidRPr="002E3EB9" w:rsidDel="0026606B">
          <w:delText>WAIT4GATE</w:delText>
        </w:r>
      </w:del>
      <w:ins w:id="642" w:author="Havican, Jared W" w:date="2014-06-10T13:48:00Z">
        <w:r w:rsidR="0026606B">
          <w:t>UNGATECLK</w:t>
        </w:r>
      </w:ins>
      <w:r w:rsidRPr="002E3EB9">
        <w:t xml:space="preserve">, it will transition to GATEPEND if the </w:t>
      </w:r>
      <w:proofErr w:type="spellStart"/>
      <w:r w:rsidRPr="002E3EB9">
        <w:t>sync_gate</w:t>
      </w:r>
      <w:proofErr w:type="spellEnd"/>
      <w:r w:rsidRPr="002E3EB9">
        <w:t xml:space="preserve"> is asserted.  The </w:t>
      </w:r>
      <w:proofErr w:type="spellStart"/>
      <w:r w:rsidRPr="002E3EB9">
        <w:t>sync_clkvld</w:t>
      </w:r>
      <w:proofErr w:type="spellEnd"/>
      <w:r w:rsidRPr="002E3EB9">
        <w:t xml:space="preserve"> will be de-asserted as the indication to the IP that PGCB clock will be gated soon.  </w:t>
      </w:r>
    </w:p>
    <w:p w14:paraId="0A040C70" w14:textId="0CB204DD" w:rsidR="008B62A4" w:rsidRDefault="008B62A4" w:rsidP="003246C7">
      <w:pPr>
        <w:pStyle w:val="ListParagraph"/>
        <w:numPr>
          <w:ilvl w:val="1"/>
          <w:numId w:val="4"/>
        </w:numPr>
        <w:rPr>
          <w:ins w:id="643" w:author="Havican, Jared W" w:date="2014-06-10T13:50:00Z"/>
        </w:rPr>
      </w:pPr>
      <w:r w:rsidRPr="002E3EB9">
        <w:t xml:space="preserve">When the CLKREQ sequencer is in GATEPEND, it will activate the clock gate </w:t>
      </w:r>
      <w:del w:id="644" w:author="Havican, Jared W" w:date="2014-06-10T13:49:00Z">
        <w:r w:rsidRPr="002E3EB9" w:rsidDel="0026606B">
          <w:delText xml:space="preserve">hysteresis </w:delText>
        </w:r>
      </w:del>
      <w:ins w:id="645" w:author="Havican, Jared W" w:date="2014-06-10T13:49:00Z">
        <w:r w:rsidR="0026606B">
          <w:t>safety-net</w:t>
        </w:r>
        <w:r w:rsidR="0026606B" w:rsidRPr="002E3EB9">
          <w:t xml:space="preserve"> </w:t>
        </w:r>
      </w:ins>
      <w:r w:rsidRPr="002E3EB9">
        <w:t>timer and wait for the</w:t>
      </w:r>
      <w:del w:id="646" w:author="Havican, Jared W" w:date="2014-06-10T13:49:00Z">
        <w:r w:rsidRPr="002E3EB9" w:rsidDel="0026606B">
          <w:delText xml:space="preserve"> </w:delText>
        </w:r>
      </w:del>
      <w:ins w:id="647" w:author="Havican, Jared W" w:date="2014-06-10T13:49:00Z">
        <w:r w:rsidR="0026606B">
          <w:t xml:space="preserve"> </w:t>
        </w:r>
      </w:ins>
      <w:del w:id="648" w:author="Havican, Jared W" w:date="2014-06-10T13:49:00Z">
        <w:r w:rsidRPr="002E3EB9" w:rsidDel="0026606B">
          <w:delText xml:space="preserve">hysteresis </w:delText>
        </w:r>
      </w:del>
      <w:r w:rsidRPr="002E3EB9">
        <w:t>timer</w:t>
      </w:r>
      <w:ins w:id="649" w:author="Havican, Jared W" w:date="2014-06-10T13:49:00Z">
        <w:r w:rsidR="0026606B">
          <w:t xml:space="preserve"> to</w:t>
        </w:r>
      </w:ins>
      <w:r w:rsidRPr="002E3EB9">
        <w:t xml:space="preserve"> expire</w:t>
      </w:r>
      <w:del w:id="650" w:author="Havican, Jared W" w:date="2014-06-10T13:49:00Z">
        <w:r w:rsidRPr="002E3EB9" w:rsidDel="0026606B">
          <w:delText>d</w:delText>
        </w:r>
      </w:del>
      <w:r w:rsidRPr="002E3EB9">
        <w:t xml:space="preserve"> before de-asserting the </w:t>
      </w:r>
      <w:proofErr w:type="spellStart"/>
      <w:r w:rsidRPr="002E3EB9">
        <w:t>pgcb_clkreq</w:t>
      </w:r>
      <w:proofErr w:type="spellEnd"/>
      <w:r w:rsidRPr="002E3EB9">
        <w:t xml:space="preserve">.  If </w:t>
      </w:r>
      <w:del w:id="651" w:author="Havican, Jared W" w:date="2014-06-10T13:49:00Z">
        <w:r w:rsidRPr="002E3EB9" w:rsidDel="0026606B">
          <w:delText xml:space="preserve">the </w:delText>
        </w:r>
      </w:del>
      <w:proofErr w:type="spellStart"/>
      <w:r w:rsidRPr="002E3EB9">
        <w:t>sync_gate</w:t>
      </w:r>
      <w:proofErr w:type="spellEnd"/>
      <w:r w:rsidRPr="002E3EB9">
        <w:t xml:space="preserve"> is de-asserted before the </w:t>
      </w:r>
      <w:del w:id="652" w:author="Havican, Jared W" w:date="2014-06-10T13:49:00Z">
        <w:r w:rsidRPr="002E3EB9" w:rsidDel="0026606B">
          <w:delText xml:space="preserve">hysteresis </w:delText>
        </w:r>
      </w:del>
      <w:r w:rsidRPr="002E3EB9">
        <w:t>timer expire</w:t>
      </w:r>
      <w:ins w:id="653" w:author="Havican, Jared W" w:date="2014-06-10T13:50:00Z">
        <w:r w:rsidR="0026606B">
          <w:t>s</w:t>
        </w:r>
      </w:ins>
      <w:del w:id="654" w:author="Havican, Jared W" w:date="2014-06-10T13:50:00Z">
        <w:r w:rsidRPr="002E3EB9" w:rsidDel="0026606B">
          <w:delText>d</w:delText>
        </w:r>
      </w:del>
      <w:r w:rsidRPr="002E3EB9">
        <w:t xml:space="preserve">, the CLKREQ sequencer will abort the PGCB clock gating flow, and return to </w:t>
      </w:r>
      <w:del w:id="655" w:author="Havican, Jared W" w:date="2014-06-10T13:50:00Z">
        <w:r w:rsidRPr="002E3EB9" w:rsidDel="0026606B">
          <w:delText xml:space="preserve">WAIT4GATE </w:delText>
        </w:r>
      </w:del>
      <w:ins w:id="656" w:author="Havican, Jared W" w:date="2014-06-10T13:50:00Z">
        <w:r w:rsidR="0026606B">
          <w:t>the UNGATECLK</w:t>
        </w:r>
        <w:r w:rsidR="0026606B" w:rsidRPr="002E3EB9">
          <w:t xml:space="preserve"> </w:t>
        </w:r>
      </w:ins>
      <w:r w:rsidRPr="002E3EB9">
        <w:t xml:space="preserve">state.  </w:t>
      </w:r>
      <w:del w:id="657" w:author="Havican, Jared W" w:date="2014-06-10T13:50:00Z">
        <w:r w:rsidRPr="002E3EB9" w:rsidDel="0026606B">
          <w:delText xml:space="preserve">The </w:delText>
        </w:r>
      </w:del>
      <w:proofErr w:type="spellStart"/>
      <w:proofErr w:type="gramStart"/>
      <w:r w:rsidRPr="002E3EB9">
        <w:t>sync_clkvld</w:t>
      </w:r>
      <w:proofErr w:type="spellEnd"/>
      <w:proofErr w:type="gramEnd"/>
      <w:r w:rsidRPr="002E3EB9">
        <w:t xml:space="preserve"> will be asserted as the indication to the IP that PGCB clock is </w:t>
      </w:r>
      <w:ins w:id="658" w:author="Havican, Jared W" w:date="2014-06-10T13:50:00Z">
        <w:r w:rsidR="0026606B">
          <w:t xml:space="preserve">again </w:t>
        </w:r>
      </w:ins>
      <w:r w:rsidRPr="002E3EB9">
        <w:t>available.</w:t>
      </w:r>
    </w:p>
    <w:p w14:paraId="24714610" w14:textId="45A7AD21" w:rsidR="0026606B" w:rsidRPr="002E3EB9" w:rsidRDefault="0026606B">
      <w:pPr>
        <w:pStyle w:val="ListParagraph"/>
        <w:numPr>
          <w:ilvl w:val="2"/>
          <w:numId w:val="4"/>
        </w:numPr>
        <w:pPrChange w:id="659" w:author="Havican, Jared W" w:date="2014-06-10T13:50:00Z">
          <w:pPr>
            <w:pStyle w:val="ListParagraph"/>
            <w:numPr>
              <w:ilvl w:val="1"/>
              <w:numId w:val="4"/>
            </w:numPr>
            <w:ind w:left="1440" w:hanging="360"/>
          </w:pPr>
        </w:pPrChange>
      </w:pPr>
      <w:ins w:id="660" w:author="Havican, Jared W" w:date="2014-06-10T13:50:00Z">
        <w:r w:rsidRPr="0026606B">
          <w:rPr>
            <w:b/>
            <w:rPrChange w:id="661" w:author="Havican, Jared W" w:date="2014-06-10T13:52:00Z">
              <w:rPr/>
            </w:rPrChange>
          </w:rPr>
          <w:t>Note</w:t>
        </w:r>
        <w:r>
          <w:t xml:space="preserve">: the timer that is running in GATEPEND cannot truly be called a hysteresis timer as the clock </w:t>
        </w:r>
      </w:ins>
      <w:ins w:id="662" w:author="Havican, Jared W" w:date="2014-06-10T13:51:00Z">
        <w:r>
          <w:t xml:space="preserve">that drives the </w:t>
        </w:r>
        <w:proofErr w:type="spellStart"/>
        <w:r>
          <w:t>fanin</w:t>
        </w:r>
        <w:proofErr w:type="spellEnd"/>
        <w:r>
          <w:t xml:space="preserve"> to </w:t>
        </w:r>
        <w:proofErr w:type="spellStart"/>
        <w:r>
          <w:t>sync_gate</w:t>
        </w:r>
        <w:proofErr w:type="spellEnd"/>
        <w:r>
          <w:t xml:space="preserve"> </w:t>
        </w:r>
      </w:ins>
      <w:ins w:id="663" w:author="Havican, Jared W" w:date="2014-06-10T13:50:00Z">
        <w:r>
          <w:t xml:space="preserve">will likely be gated when </w:t>
        </w:r>
        <w:proofErr w:type="spellStart"/>
        <w:r>
          <w:t>sync_clkvld</w:t>
        </w:r>
        <w:proofErr w:type="spellEnd"/>
        <w:r>
          <w:t xml:space="preserve"> deasserts (if following the </w:t>
        </w:r>
      </w:ins>
      <w:ins w:id="664" w:author="Havican, Jared W" w:date="2014-06-10T13:51:00Z">
        <w:r>
          <w:t xml:space="preserve">provided </w:t>
        </w:r>
      </w:ins>
      <w:ins w:id="665" w:author="Havican, Jared W" w:date="2014-06-10T13:50:00Z">
        <w:r>
          <w:t>reference designs)</w:t>
        </w:r>
      </w:ins>
      <w:ins w:id="666" w:author="Havican, Jared W" w:date="2014-06-10T13:51:00Z">
        <w:r>
          <w:t xml:space="preserve">.  Instead it acts as a safety-net as </w:t>
        </w:r>
        <w:proofErr w:type="spellStart"/>
        <w:r>
          <w:t>sync_gate</w:t>
        </w:r>
        <w:proofErr w:type="spellEnd"/>
        <w:r>
          <w:t xml:space="preserve"> could assert in the same cycle as </w:t>
        </w:r>
        <w:proofErr w:type="spellStart"/>
        <w:r>
          <w:t>sync_clkvld</w:t>
        </w:r>
        <w:proofErr w:type="spellEnd"/>
        <w:r>
          <w:t xml:space="preserve"> deasserts.</w:t>
        </w:r>
      </w:ins>
    </w:p>
    <w:p w14:paraId="585DD0F8" w14:textId="629C4C4A" w:rsidR="008B62A4" w:rsidRPr="002E3EB9" w:rsidRDefault="008B62A4" w:rsidP="003246C7">
      <w:pPr>
        <w:pStyle w:val="ListParagraph"/>
        <w:numPr>
          <w:ilvl w:val="1"/>
          <w:numId w:val="4"/>
        </w:numPr>
      </w:pPr>
      <w:r w:rsidRPr="002E3EB9">
        <w:t xml:space="preserve">If the </w:t>
      </w:r>
      <w:proofErr w:type="spellStart"/>
      <w:r w:rsidRPr="002E3EB9">
        <w:t>sync_gate</w:t>
      </w:r>
      <w:proofErr w:type="spellEnd"/>
      <w:r w:rsidRPr="002E3EB9">
        <w:t xml:space="preserve"> remains asserted when the clock gate </w:t>
      </w:r>
      <w:del w:id="667" w:author="Havican, Jared W" w:date="2014-06-10T13:52:00Z">
        <w:r w:rsidRPr="002E3EB9" w:rsidDel="0026606B">
          <w:delText xml:space="preserve">hysteresis </w:delText>
        </w:r>
      </w:del>
      <w:r w:rsidRPr="002E3EB9">
        <w:t>timer expire</w:t>
      </w:r>
      <w:ins w:id="668" w:author="Havican, Jared W" w:date="2014-06-10T13:52:00Z">
        <w:r w:rsidR="0026606B">
          <w:t>s</w:t>
        </w:r>
      </w:ins>
      <w:del w:id="669" w:author="Havican, Jared W" w:date="2014-06-10T13:52:00Z">
        <w:r w:rsidRPr="002E3EB9" w:rsidDel="0026606B">
          <w:delText>d</w:delText>
        </w:r>
      </w:del>
      <w:r w:rsidRPr="002E3EB9">
        <w:t xml:space="preserve">, the CLKREQ sequencer will transition from GATEPEND to </w:t>
      </w:r>
      <w:del w:id="670" w:author="Havican, Jared W" w:date="2014-06-10T13:52:00Z">
        <w:r w:rsidRPr="002E3EB9" w:rsidDel="0026606B">
          <w:delText xml:space="preserve">WAIT4CLKACKB </w:delText>
        </w:r>
      </w:del>
      <w:ins w:id="671" w:author="Havican, Jared W" w:date="2014-06-10T13:52:00Z">
        <w:r w:rsidR="0026606B">
          <w:t>GATECLK</w:t>
        </w:r>
        <w:r w:rsidR="0026606B" w:rsidRPr="002E3EB9">
          <w:t xml:space="preserve"> </w:t>
        </w:r>
      </w:ins>
      <w:r w:rsidRPr="002E3EB9">
        <w:t xml:space="preserve">state and de-assert the </w:t>
      </w:r>
      <w:proofErr w:type="spellStart"/>
      <w:r w:rsidRPr="002E3EB9">
        <w:t>pgcb_clkreq</w:t>
      </w:r>
      <w:proofErr w:type="spellEnd"/>
      <w:r w:rsidRPr="002E3EB9">
        <w:t>.</w:t>
      </w:r>
    </w:p>
    <w:p w14:paraId="2226A159" w14:textId="0CB3F306" w:rsidR="008B62A4" w:rsidRPr="002E3EB9" w:rsidRDefault="008B62A4" w:rsidP="003246C7">
      <w:pPr>
        <w:pStyle w:val="ListParagraph"/>
        <w:numPr>
          <w:ilvl w:val="1"/>
          <w:numId w:val="4"/>
        </w:numPr>
      </w:pPr>
      <w:r w:rsidRPr="002E3EB9">
        <w:t>Once the SOC acknowledge</w:t>
      </w:r>
      <w:ins w:id="672" w:author="Havican, Jared W" w:date="2014-06-10T13:52:00Z">
        <w:r w:rsidR="0026606B">
          <w:t>s</w:t>
        </w:r>
      </w:ins>
      <w:r w:rsidRPr="002E3EB9">
        <w:t xml:space="preserve"> the </w:t>
      </w:r>
      <w:proofErr w:type="spellStart"/>
      <w:r w:rsidRPr="002E3EB9">
        <w:t>pgcb_clkreq</w:t>
      </w:r>
      <w:proofErr w:type="spellEnd"/>
      <w:r w:rsidRPr="002E3EB9">
        <w:t xml:space="preserve"> de-assertion event, the CLKR</w:t>
      </w:r>
      <w:ins w:id="673" w:author="Havican, Jared W" w:date="2014-06-10T13:52:00Z">
        <w:r w:rsidR="0026606B">
          <w:t>E</w:t>
        </w:r>
      </w:ins>
      <w:r w:rsidRPr="002E3EB9">
        <w:t xml:space="preserve">Q sequencer will transition to </w:t>
      </w:r>
      <w:ins w:id="674" w:author="Havican, Jared W" w:date="2014-06-10T13:53:00Z">
        <w:r w:rsidR="0026606B">
          <w:t xml:space="preserve">either the </w:t>
        </w:r>
      </w:ins>
      <w:r w:rsidRPr="002E3EB9">
        <w:t>SELWAKE</w:t>
      </w:r>
      <w:ins w:id="675" w:author="Havican, Jared W" w:date="2014-06-10T13:53:00Z">
        <w:r w:rsidR="0026606B">
          <w:t xml:space="preserve"> state or the PMCWAKE</w:t>
        </w:r>
      </w:ins>
      <w:r w:rsidRPr="002E3EB9">
        <w:t xml:space="preserve"> state to enable the asynchronous </w:t>
      </w:r>
      <w:del w:id="676" w:author="Havican, Jared W" w:date="2014-06-10T13:53:00Z">
        <w:r w:rsidRPr="002E3EB9" w:rsidDel="0026606B">
          <w:delText xml:space="preserve">set </w:delText>
        </w:r>
      </w:del>
      <w:ins w:id="677" w:author="Havican, Jared W" w:date="2014-06-10T13:53:00Z">
        <w:r w:rsidR="0026606B">
          <w:t>wake</w:t>
        </w:r>
        <w:r w:rsidR="0026606B" w:rsidRPr="002E3EB9">
          <w:t xml:space="preserve"> </w:t>
        </w:r>
      </w:ins>
      <w:r w:rsidRPr="002E3EB9">
        <w:t>path</w:t>
      </w:r>
      <w:ins w:id="678" w:author="Havican, Jared W" w:date="2014-06-10T13:53:00Z">
        <w:r w:rsidR="0026606B">
          <w:t>s</w:t>
        </w:r>
      </w:ins>
      <w:r w:rsidRPr="002E3EB9">
        <w:t xml:space="preserve"> of the clock request control logic in a glitch free fashion.</w:t>
      </w:r>
    </w:p>
    <w:p w14:paraId="3F089259" w14:textId="77777777" w:rsidR="008B62A4" w:rsidRPr="002E3EB9" w:rsidRDefault="008B62A4" w:rsidP="003246C7">
      <w:pPr>
        <w:pStyle w:val="ListParagraph"/>
        <w:numPr>
          <w:ilvl w:val="2"/>
          <w:numId w:val="4"/>
        </w:numPr>
      </w:pPr>
      <w:r w:rsidRPr="002E3EB9">
        <w:t xml:space="preserve">The design assumes the SOC is compliant to Clock Chassis Gen 2, such that it will only shutdown the clock at least 8 clocks after de-asserting the </w:t>
      </w:r>
      <w:proofErr w:type="spellStart"/>
      <w:r w:rsidRPr="002E3EB9">
        <w:t>pgcb_clkack</w:t>
      </w:r>
      <w:proofErr w:type="spellEnd"/>
      <w:r w:rsidRPr="002E3EB9">
        <w:t xml:space="preserve">.   This is required for the </w:t>
      </w:r>
      <w:proofErr w:type="spellStart"/>
      <w:r w:rsidRPr="002E3EB9">
        <w:t>pgcb_clkack</w:t>
      </w:r>
      <w:proofErr w:type="spellEnd"/>
      <w:r w:rsidRPr="002E3EB9">
        <w:t xml:space="preserve"> to be synchronized to the PGCB clock domain.  </w:t>
      </w:r>
    </w:p>
    <w:p w14:paraId="46E330F4" w14:textId="2C568656" w:rsidR="008B62A4" w:rsidRPr="002E3EB9" w:rsidRDefault="008B62A4" w:rsidP="003246C7">
      <w:pPr>
        <w:pStyle w:val="ListParagraph"/>
        <w:numPr>
          <w:ilvl w:val="0"/>
          <w:numId w:val="4"/>
        </w:numPr>
      </w:pPr>
      <w:r w:rsidRPr="002E3EB9">
        <w:t xml:space="preserve">Implement a </w:t>
      </w:r>
      <w:del w:id="679" w:author="Havican, Jared W" w:date="2014-06-10T13:53:00Z">
        <w:r w:rsidRPr="002E3EB9" w:rsidDel="002A0616">
          <w:delText xml:space="preserve">hysteresis </w:delText>
        </w:r>
      </w:del>
      <w:r w:rsidRPr="002E3EB9">
        <w:t>timer for clock gate and wake sequencing:</w:t>
      </w:r>
    </w:p>
    <w:p w14:paraId="14D9EB91" w14:textId="77777777" w:rsidR="008B62A4" w:rsidRPr="002E3EB9" w:rsidRDefault="008B62A4" w:rsidP="003246C7">
      <w:pPr>
        <w:pStyle w:val="ListParagraph"/>
        <w:numPr>
          <w:ilvl w:val="1"/>
          <w:numId w:val="4"/>
        </w:numPr>
      </w:pPr>
      <w:r w:rsidRPr="002E3EB9">
        <w:t>Reload the timer with the clock wake hysteresis value when the CLKREQ sequencer is transitioning from SELWAKE to NOSEL state</w:t>
      </w:r>
    </w:p>
    <w:p w14:paraId="072ED4DF" w14:textId="1E3F94FE" w:rsidR="008B62A4" w:rsidRPr="002E3EB9" w:rsidRDefault="008B62A4" w:rsidP="003246C7">
      <w:pPr>
        <w:pStyle w:val="ListParagraph"/>
        <w:numPr>
          <w:ilvl w:val="1"/>
          <w:numId w:val="4"/>
        </w:numPr>
      </w:pPr>
      <w:r w:rsidRPr="002E3EB9">
        <w:t xml:space="preserve">Reload the timer with the clock gate hysteresis value when the CLKREQ sequencer is transitioning from </w:t>
      </w:r>
      <w:del w:id="680" w:author="Havican, Jared W" w:date="2014-06-10T13:53:00Z">
        <w:r w:rsidRPr="002E3EB9" w:rsidDel="00D66ED1">
          <w:delText xml:space="preserve">WAIT4GATE </w:delText>
        </w:r>
      </w:del>
      <w:ins w:id="681" w:author="Havican, Jared W" w:date="2014-06-10T13:53:00Z">
        <w:r w:rsidR="00D66ED1">
          <w:t>UNGATECLK</w:t>
        </w:r>
        <w:r w:rsidR="00D66ED1" w:rsidRPr="002E3EB9">
          <w:t xml:space="preserve"> </w:t>
        </w:r>
      </w:ins>
      <w:r w:rsidRPr="002E3EB9">
        <w:t>to GATEPEND state</w:t>
      </w:r>
    </w:p>
    <w:p w14:paraId="2AA93585" w14:textId="77777777" w:rsidR="008B62A4" w:rsidRPr="002E3EB9" w:rsidRDefault="008B62A4" w:rsidP="003246C7">
      <w:pPr>
        <w:pStyle w:val="ListParagraph"/>
        <w:numPr>
          <w:ilvl w:val="1"/>
          <w:numId w:val="4"/>
        </w:numPr>
      </w:pPr>
      <w:r w:rsidRPr="002E3EB9">
        <w:t>Decrement the timer when the CLKREQ sequencer is in NOSEL or GATEPEND state.</w:t>
      </w:r>
    </w:p>
    <w:p w14:paraId="3877063C" w14:textId="77777777" w:rsidR="001C1C63" w:rsidRPr="002E3EB9" w:rsidRDefault="008B62A4" w:rsidP="008D67F2">
      <w:pPr>
        <w:pStyle w:val="ListParagraph"/>
        <w:numPr>
          <w:ilvl w:val="0"/>
          <w:numId w:val="4"/>
        </w:numPr>
      </w:pPr>
      <w:r w:rsidRPr="002E3EB9">
        <w:t xml:space="preserve">Since the async_wake_b signal is asserted asynchronously, there is a concern that it may introduce some meta-stability issue if the </w:t>
      </w:r>
      <w:r w:rsidR="001C1C63" w:rsidRPr="002E3EB9">
        <w:t xml:space="preserve">width of the </w:t>
      </w:r>
      <w:r w:rsidRPr="002E3EB9">
        <w:t xml:space="preserve">async_wake_b signal is </w:t>
      </w:r>
      <w:r w:rsidR="001C1C63" w:rsidRPr="002E3EB9">
        <w:t xml:space="preserve">less than the Tresetmin requirement.  </w:t>
      </w:r>
      <w:r w:rsidR="008D67F2">
        <w:t xml:space="preserve"> If this happens, BXT library team is unable to guarantee there is no meta-stability issue, even though the clock request control logic is clock gated during that time.  Hence, PCGU will not attempt to locally clock gate the clock request control logic.   It imposes a restriction to have IP to generate the async_wake_b in a glitch free manner, and able to meet the Tresetmin requirement.  </w:t>
      </w:r>
    </w:p>
    <w:p w14:paraId="4936FA3F" w14:textId="2E888F7F" w:rsidR="008B62A4" w:rsidRPr="002E3EB9" w:rsidRDefault="008B62A4" w:rsidP="003246C7">
      <w:pPr>
        <w:pStyle w:val="ListParagraph"/>
        <w:numPr>
          <w:ilvl w:val="1"/>
          <w:numId w:val="4"/>
        </w:numPr>
      </w:pPr>
      <w:del w:id="682" w:author="Havican, Jared W" w:date="2014-06-10T13:56:00Z">
        <w:r w:rsidRPr="002E3EB9" w:rsidDel="00856B5A">
          <w:rPr>
            <w:highlight w:val="yellow"/>
          </w:rPr>
          <w:delText>[To Do]</w:delText>
        </w:r>
        <w:r w:rsidRPr="002E3EB9" w:rsidDel="00856B5A">
          <w:delText xml:space="preserve"> </w:delText>
        </w:r>
      </w:del>
      <w:r w:rsidRPr="002E3EB9">
        <w:t>Additional SCON</w:t>
      </w:r>
      <w:ins w:id="683" w:author="Havican, Jared W" w:date="2014-06-10T13:56:00Z">
        <w:r w:rsidR="00856B5A">
          <w:t>s</w:t>
        </w:r>
      </w:ins>
      <w:r w:rsidRPr="002E3EB9">
        <w:t xml:space="preserve"> </w:t>
      </w:r>
      <w:del w:id="684" w:author="Havican, Jared W" w:date="2014-06-10T13:56:00Z">
        <w:r w:rsidRPr="002E3EB9" w:rsidDel="00856B5A">
          <w:delText>is</w:delText>
        </w:r>
      </w:del>
      <w:ins w:id="685" w:author="Havican, Jared W" w:date="2014-06-10T13:56:00Z">
        <w:r w:rsidR="00856B5A">
          <w:t>are</w:t>
        </w:r>
      </w:ins>
      <w:r w:rsidRPr="002E3EB9">
        <w:t xml:space="preserve"> needed to waive the clock cross violations on the async_wake_b generation.  </w:t>
      </w:r>
    </w:p>
    <w:p w14:paraId="5D2B238B" w14:textId="6B372546" w:rsidR="00415990" w:rsidDel="002A1DD3" w:rsidRDefault="00415990" w:rsidP="003246C7">
      <w:pPr>
        <w:pStyle w:val="ListParagraph"/>
        <w:numPr>
          <w:ilvl w:val="0"/>
          <w:numId w:val="4"/>
        </w:numPr>
        <w:rPr>
          <w:del w:id="686" w:author="Havican, Jared W" w:date="2014-06-10T13:56:00Z"/>
        </w:rPr>
      </w:pPr>
      <w:del w:id="687" w:author="Havican, Jared W" w:date="2014-06-10T13:56:00Z">
        <w:r w:rsidDel="002A1DD3">
          <w:delText>Generate the VISA bus for debug purpose:</w:delText>
        </w:r>
      </w:del>
    </w:p>
    <w:tbl>
      <w:tblPr>
        <w:tblStyle w:val="LightGrid-Accent11"/>
        <w:tblW w:w="0" w:type="auto"/>
        <w:tblInd w:w="1800" w:type="dxa"/>
        <w:tblLayout w:type="fixed"/>
        <w:tblLook w:val="04A0" w:firstRow="1" w:lastRow="0" w:firstColumn="1" w:lastColumn="0" w:noHBand="0" w:noVBand="1"/>
      </w:tblPr>
      <w:tblGrid>
        <w:gridCol w:w="2052"/>
        <w:gridCol w:w="2339"/>
        <w:gridCol w:w="2339"/>
      </w:tblGrid>
      <w:tr w:rsidR="00415990" w:rsidDel="002A1DD3" w14:paraId="48822721" w14:textId="71A563AB" w:rsidTr="00195D46">
        <w:trPr>
          <w:cnfStyle w:val="100000000000" w:firstRow="1" w:lastRow="0" w:firstColumn="0" w:lastColumn="0" w:oddVBand="0" w:evenVBand="0" w:oddHBand="0" w:evenHBand="0" w:firstRowFirstColumn="0" w:firstRowLastColumn="0" w:lastRowFirstColumn="0" w:lastRowLastColumn="0"/>
          <w:del w:id="688" w:author="Havican, Jared W" w:date="2014-06-10T13:56:00Z"/>
        </w:trPr>
        <w:tc>
          <w:tcPr>
            <w:cnfStyle w:val="001000000000" w:firstRow="0" w:lastRow="0" w:firstColumn="1" w:lastColumn="0" w:oddVBand="0" w:evenVBand="0" w:oddHBand="0" w:evenHBand="0" w:firstRowFirstColumn="0" w:firstRowLastColumn="0" w:lastRowFirstColumn="0" w:lastRowLastColumn="0"/>
            <w:tcW w:w="2052" w:type="dxa"/>
          </w:tcPr>
          <w:p w14:paraId="5AFF7179" w14:textId="3D9DF06E" w:rsidR="00415990" w:rsidDel="002A1DD3" w:rsidRDefault="00415990" w:rsidP="00195D46">
            <w:pPr>
              <w:pStyle w:val="ListParagraph"/>
              <w:ind w:left="0"/>
              <w:rPr>
                <w:del w:id="689" w:author="Havican, Jared W" w:date="2014-06-10T13:56:00Z"/>
              </w:rPr>
            </w:pPr>
            <w:del w:id="690" w:author="Havican, Jared W" w:date="2014-06-10T13:56:00Z">
              <w:r w:rsidDel="002A1DD3">
                <w:delText>Bits</w:delText>
              </w:r>
            </w:del>
          </w:p>
        </w:tc>
        <w:tc>
          <w:tcPr>
            <w:tcW w:w="2339" w:type="dxa"/>
          </w:tcPr>
          <w:p w14:paraId="14B110F7" w14:textId="6F1D8B7E" w:rsidR="00415990" w:rsidDel="002A1DD3" w:rsidRDefault="00415990" w:rsidP="00195D46">
            <w:pPr>
              <w:pStyle w:val="ListParagraph"/>
              <w:ind w:left="0"/>
              <w:cnfStyle w:val="100000000000" w:firstRow="1" w:lastRow="0" w:firstColumn="0" w:lastColumn="0" w:oddVBand="0" w:evenVBand="0" w:oddHBand="0" w:evenHBand="0" w:firstRowFirstColumn="0" w:firstRowLastColumn="0" w:lastRowFirstColumn="0" w:lastRowLastColumn="0"/>
              <w:rPr>
                <w:del w:id="691" w:author="Havican, Jared W" w:date="2014-06-10T13:56:00Z"/>
              </w:rPr>
            </w:pPr>
            <w:del w:id="692" w:author="Havican, Jared W" w:date="2014-06-10T13:56:00Z">
              <w:r w:rsidDel="002A1DD3">
                <w:delText>Signals</w:delText>
              </w:r>
            </w:del>
          </w:p>
        </w:tc>
        <w:tc>
          <w:tcPr>
            <w:tcW w:w="2339" w:type="dxa"/>
          </w:tcPr>
          <w:p w14:paraId="67E49DAF" w14:textId="5B7D5150" w:rsidR="00415990" w:rsidDel="002A1DD3" w:rsidRDefault="00415990" w:rsidP="00195D46">
            <w:pPr>
              <w:pStyle w:val="ListParagraph"/>
              <w:ind w:left="0"/>
              <w:cnfStyle w:val="100000000000" w:firstRow="1" w:lastRow="0" w:firstColumn="0" w:lastColumn="0" w:oddVBand="0" w:evenVBand="0" w:oddHBand="0" w:evenHBand="0" w:firstRowFirstColumn="0" w:firstRowLastColumn="0" w:lastRowFirstColumn="0" w:lastRowLastColumn="0"/>
              <w:rPr>
                <w:del w:id="693" w:author="Havican, Jared W" w:date="2014-06-10T13:56:00Z"/>
              </w:rPr>
            </w:pPr>
            <w:del w:id="694" w:author="Havican, Jared W" w:date="2014-06-10T13:56:00Z">
              <w:r w:rsidDel="002A1DD3">
                <w:delText>Description</w:delText>
              </w:r>
            </w:del>
          </w:p>
        </w:tc>
      </w:tr>
      <w:tr w:rsidR="00415990" w:rsidDel="002A1DD3" w14:paraId="12147502" w14:textId="521759FA" w:rsidTr="00195D46">
        <w:trPr>
          <w:cnfStyle w:val="000000100000" w:firstRow="0" w:lastRow="0" w:firstColumn="0" w:lastColumn="0" w:oddVBand="0" w:evenVBand="0" w:oddHBand="1" w:evenHBand="0" w:firstRowFirstColumn="0" w:firstRowLastColumn="0" w:lastRowFirstColumn="0" w:lastRowLastColumn="0"/>
          <w:del w:id="695" w:author="Havican, Jared W" w:date="2014-06-10T13:56:00Z"/>
        </w:trPr>
        <w:tc>
          <w:tcPr>
            <w:cnfStyle w:val="001000000000" w:firstRow="0" w:lastRow="0" w:firstColumn="1" w:lastColumn="0" w:oddVBand="0" w:evenVBand="0" w:oddHBand="0" w:evenHBand="0" w:firstRowFirstColumn="0" w:firstRowLastColumn="0" w:lastRowFirstColumn="0" w:lastRowLastColumn="0"/>
            <w:tcW w:w="2052" w:type="dxa"/>
          </w:tcPr>
          <w:p w14:paraId="4423EDB0" w14:textId="6D439CE6" w:rsidR="00415990" w:rsidRPr="00D8797F" w:rsidDel="002A1DD3" w:rsidRDefault="000B6F55" w:rsidP="00195D46">
            <w:pPr>
              <w:pStyle w:val="ListParagraph"/>
              <w:ind w:left="0"/>
              <w:rPr>
                <w:del w:id="696" w:author="Havican, Jared W" w:date="2014-06-10T13:56:00Z"/>
                <w:b w:val="0"/>
              </w:rPr>
            </w:pPr>
            <w:del w:id="697" w:author="Havican, Jared W" w:date="2014-06-10T13:56:00Z">
              <w:r w:rsidDel="002A1DD3">
                <w:delText>1</w:delText>
              </w:r>
              <w:r w:rsidR="00AB5011" w:rsidDel="002A1DD3">
                <w:delText>5:10</w:delText>
              </w:r>
            </w:del>
          </w:p>
        </w:tc>
        <w:tc>
          <w:tcPr>
            <w:tcW w:w="2339" w:type="dxa"/>
          </w:tcPr>
          <w:p w14:paraId="31624477" w14:textId="55E71765" w:rsidR="00415990" w:rsidDel="002A1DD3" w:rsidRDefault="00415990" w:rsidP="00195D46">
            <w:pPr>
              <w:pStyle w:val="ListParagraph"/>
              <w:ind w:left="0"/>
              <w:cnfStyle w:val="000000100000" w:firstRow="0" w:lastRow="0" w:firstColumn="0" w:lastColumn="0" w:oddVBand="0" w:evenVBand="0" w:oddHBand="1" w:evenHBand="0" w:firstRowFirstColumn="0" w:firstRowLastColumn="0" w:lastRowFirstColumn="0" w:lastRowLastColumn="0"/>
              <w:rPr>
                <w:del w:id="698" w:author="Havican, Jared W" w:date="2014-06-10T13:56:00Z"/>
              </w:rPr>
            </w:pPr>
            <w:del w:id="699" w:author="Havican, Jared W" w:date="2014-06-10T13:56:00Z">
              <w:r w:rsidDel="002A1DD3">
                <w:delText>Reserved, and tied to 0</w:delText>
              </w:r>
            </w:del>
          </w:p>
        </w:tc>
        <w:tc>
          <w:tcPr>
            <w:tcW w:w="2339" w:type="dxa"/>
          </w:tcPr>
          <w:p w14:paraId="21E966AB" w14:textId="1D7950A4" w:rsidR="00415990" w:rsidDel="002A1DD3" w:rsidRDefault="00415990" w:rsidP="00195D46">
            <w:pPr>
              <w:pStyle w:val="ListParagraph"/>
              <w:ind w:left="0"/>
              <w:cnfStyle w:val="000000100000" w:firstRow="0" w:lastRow="0" w:firstColumn="0" w:lastColumn="0" w:oddVBand="0" w:evenVBand="0" w:oddHBand="1" w:evenHBand="0" w:firstRowFirstColumn="0" w:firstRowLastColumn="0" w:lastRowFirstColumn="0" w:lastRowLastColumn="0"/>
              <w:rPr>
                <w:del w:id="700" w:author="Havican, Jared W" w:date="2014-06-10T13:56:00Z"/>
              </w:rPr>
            </w:pPr>
            <w:del w:id="701" w:author="Havican, Jared W" w:date="2014-06-10T13:56:00Z">
              <w:r w:rsidDel="002A1DD3">
                <w:delText>Reserved</w:delText>
              </w:r>
            </w:del>
          </w:p>
        </w:tc>
      </w:tr>
      <w:tr w:rsidR="00AB5011" w:rsidDel="002A1DD3" w14:paraId="22967041" w14:textId="49452EA3" w:rsidTr="00195D46">
        <w:trPr>
          <w:cnfStyle w:val="000000010000" w:firstRow="0" w:lastRow="0" w:firstColumn="0" w:lastColumn="0" w:oddVBand="0" w:evenVBand="0" w:oddHBand="0" w:evenHBand="1" w:firstRowFirstColumn="0" w:firstRowLastColumn="0" w:lastRowFirstColumn="0" w:lastRowLastColumn="0"/>
          <w:del w:id="702" w:author="Havican, Jared W" w:date="2014-06-10T13:56:00Z"/>
        </w:trPr>
        <w:tc>
          <w:tcPr>
            <w:cnfStyle w:val="001000000000" w:firstRow="0" w:lastRow="0" w:firstColumn="1" w:lastColumn="0" w:oddVBand="0" w:evenVBand="0" w:oddHBand="0" w:evenHBand="0" w:firstRowFirstColumn="0" w:firstRowLastColumn="0" w:lastRowFirstColumn="0" w:lastRowLastColumn="0"/>
            <w:tcW w:w="2052" w:type="dxa"/>
          </w:tcPr>
          <w:p w14:paraId="35D97AC2" w14:textId="0B995E9B" w:rsidR="00AB5011" w:rsidRPr="00D8797F" w:rsidDel="002A1DD3" w:rsidRDefault="00AB5011" w:rsidP="00195D46">
            <w:pPr>
              <w:pStyle w:val="ListParagraph"/>
              <w:ind w:left="0"/>
              <w:rPr>
                <w:del w:id="703" w:author="Havican, Jared W" w:date="2014-06-10T13:56:00Z"/>
                <w:b w:val="0"/>
              </w:rPr>
            </w:pPr>
            <w:del w:id="704" w:author="Havican, Jared W" w:date="2014-06-10T13:56:00Z">
              <w:r w:rsidDel="002A1DD3">
                <w:delText>9:8</w:delText>
              </w:r>
            </w:del>
          </w:p>
        </w:tc>
        <w:tc>
          <w:tcPr>
            <w:tcW w:w="2339" w:type="dxa"/>
          </w:tcPr>
          <w:p w14:paraId="734744AF" w14:textId="15CF16C9" w:rsidR="00AB5011" w:rsidDel="002A1DD3" w:rsidRDefault="00AB5011" w:rsidP="00195D46">
            <w:pPr>
              <w:pStyle w:val="ListParagraph"/>
              <w:ind w:left="0"/>
              <w:cnfStyle w:val="000000010000" w:firstRow="0" w:lastRow="0" w:firstColumn="0" w:lastColumn="0" w:oddVBand="0" w:evenVBand="0" w:oddHBand="0" w:evenHBand="1" w:firstRowFirstColumn="0" w:firstRowLastColumn="0" w:lastRowFirstColumn="0" w:lastRowLastColumn="0"/>
              <w:rPr>
                <w:del w:id="705" w:author="Havican, Jared W" w:date="2014-06-10T13:56:00Z"/>
              </w:rPr>
            </w:pPr>
            <w:del w:id="706" w:author="Havican, Jared W" w:date="2014-06-10T13:56:00Z">
              <w:r w:rsidDel="002A1DD3">
                <w:delText>pgcb_clkreq &amp; pgcb_clkack</w:delText>
              </w:r>
            </w:del>
          </w:p>
        </w:tc>
        <w:tc>
          <w:tcPr>
            <w:tcW w:w="2339" w:type="dxa"/>
          </w:tcPr>
          <w:p w14:paraId="1022D01C" w14:textId="41FE0651" w:rsidR="00AB5011" w:rsidDel="002A1DD3" w:rsidRDefault="00AB5011" w:rsidP="00195D46">
            <w:pPr>
              <w:pStyle w:val="ListParagraph"/>
              <w:ind w:left="0"/>
              <w:cnfStyle w:val="000000010000" w:firstRow="0" w:lastRow="0" w:firstColumn="0" w:lastColumn="0" w:oddVBand="0" w:evenVBand="0" w:oddHBand="0" w:evenHBand="1" w:firstRowFirstColumn="0" w:firstRowLastColumn="0" w:lastRowFirstColumn="0" w:lastRowLastColumn="0"/>
              <w:rPr>
                <w:del w:id="707" w:author="Havican, Jared W" w:date="2014-06-10T13:56:00Z"/>
              </w:rPr>
            </w:pPr>
            <w:del w:id="708" w:author="Havican, Jared W" w:date="2014-06-10T13:56:00Z">
              <w:r w:rsidDel="002A1DD3">
                <w:delText>PGCB CLKREQ and CLKACK handshake</w:delText>
              </w:r>
            </w:del>
          </w:p>
        </w:tc>
      </w:tr>
      <w:tr w:rsidR="00AB5011" w:rsidDel="002A1DD3" w14:paraId="2103A106" w14:textId="40EC6966" w:rsidTr="00195D46">
        <w:trPr>
          <w:cnfStyle w:val="000000100000" w:firstRow="0" w:lastRow="0" w:firstColumn="0" w:lastColumn="0" w:oddVBand="0" w:evenVBand="0" w:oddHBand="1" w:evenHBand="0" w:firstRowFirstColumn="0" w:firstRowLastColumn="0" w:lastRowFirstColumn="0" w:lastRowLastColumn="0"/>
          <w:del w:id="709" w:author="Havican, Jared W" w:date="2014-06-10T13:56:00Z"/>
        </w:trPr>
        <w:tc>
          <w:tcPr>
            <w:cnfStyle w:val="001000000000" w:firstRow="0" w:lastRow="0" w:firstColumn="1" w:lastColumn="0" w:oddVBand="0" w:evenVBand="0" w:oddHBand="0" w:evenHBand="0" w:firstRowFirstColumn="0" w:firstRowLastColumn="0" w:lastRowFirstColumn="0" w:lastRowLastColumn="0"/>
            <w:tcW w:w="2052" w:type="dxa"/>
          </w:tcPr>
          <w:p w14:paraId="005D3C4B" w14:textId="6C315658" w:rsidR="00AB5011" w:rsidRPr="00D8797F" w:rsidDel="002A1DD3" w:rsidRDefault="00AB5011" w:rsidP="000B6F55">
            <w:pPr>
              <w:pStyle w:val="ListParagraph"/>
              <w:ind w:left="0"/>
              <w:rPr>
                <w:del w:id="710" w:author="Havican, Jared W" w:date="2014-06-10T13:56:00Z"/>
                <w:b w:val="0"/>
              </w:rPr>
            </w:pPr>
            <w:del w:id="711" w:author="Havican, Jared W" w:date="2014-06-10T13:56:00Z">
              <w:r w:rsidDel="002A1DD3">
                <w:delText>7:4</w:delText>
              </w:r>
            </w:del>
          </w:p>
        </w:tc>
        <w:tc>
          <w:tcPr>
            <w:tcW w:w="2339" w:type="dxa"/>
          </w:tcPr>
          <w:p w14:paraId="13DEB216" w14:textId="3BCA4D34" w:rsidR="00AB5011" w:rsidDel="002A1DD3" w:rsidRDefault="00AB5011" w:rsidP="00195D46">
            <w:pPr>
              <w:pStyle w:val="ListParagraph"/>
              <w:ind w:left="0"/>
              <w:cnfStyle w:val="000000100000" w:firstRow="0" w:lastRow="0" w:firstColumn="0" w:lastColumn="0" w:oddVBand="0" w:evenVBand="0" w:oddHBand="1" w:evenHBand="0" w:firstRowFirstColumn="0" w:firstRowLastColumn="0" w:lastRowFirstColumn="0" w:lastRowLastColumn="0"/>
              <w:rPr>
                <w:del w:id="712" w:author="Havican, Jared W" w:date="2014-06-10T13:56:00Z"/>
              </w:rPr>
            </w:pPr>
            <w:del w:id="713" w:author="Havican, Jared W" w:date="2014-06-10T13:56:00Z">
              <w:r w:rsidDel="002A1DD3">
                <w:delText>tmr</w:delText>
              </w:r>
            </w:del>
          </w:p>
        </w:tc>
        <w:tc>
          <w:tcPr>
            <w:tcW w:w="2339" w:type="dxa"/>
          </w:tcPr>
          <w:p w14:paraId="6162A93E" w14:textId="5B0098A2" w:rsidR="00AB5011" w:rsidDel="002A1DD3" w:rsidRDefault="00AB5011" w:rsidP="00195D46">
            <w:pPr>
              <w:pStyle w:val="ListParagraph"/>
              <w:ind w:left="0"/>
              <w:cnfStyle w:val="000000100000" w:firstRow="0" w:lastRow="0" w:firstColumn="0" w:lastColumn="0" w:oddVBand="0" w:evenVBand="0" w:oddHBand="1" w:evenHBand="0" w:firstRowFirstColumn="0" w:firstRowLastColumn="0" w:lastRowFirstColumn="0" w:lastRowLastColumn="0"/>
              <w:rPr>
                <w:del w:id="714" w:author="Havican, Jared W" w:date="2014-06-10T13:56:00Z"/>
              </w:rPr>
            </w:pPr>
            <w:del w:id="715" w:author="Havican, Jared W" w:date="2014-06-10T13:56:00Z">
              <w:r w:rsidDel="002A1DD3">
                <w:delText>Timer</w:delText>
              </w:r>
            </w:del>
          </w:p>
        </w:tc>
      </w:tr>
      <w:tr w:rsidR="00AB5011" w:rsidDel="002A1DD3" w14:paraId="20509570" w14:textId="53B134E0" w:rsidTr="00195D46">
        <w:trPr>
          <w:cnfStyle w:val="000000010000" w:firstRow="0" w:lastRow="0" w:firstColumn="0" w:lastColumn="0" w:oddVBand="0" w:evenVBand="0" w:oddHBand="0" w:evenHBand="1" w:firstRowFirstColumn="0" w:firstRowLastColumn="0" w:lastRowFirstColumn="0" w:lastRowLastColumn="0"/>
          <w:del w:id="716" w:author="Havican, Jared W" w:date="2014-06-10T13:56:00Z"/>
        </w:trPr>
        <w:tc>
          <w:tcPr>
            <w:cnfStyle w:val="001000000000" w:firstRow="0" w:lastRow="0" w:firstColumn="1" w:lastColumn="0" w:oddVBand="0" w:evenVBand="0" w:oddHBand="0" w:evenHBand="0" w:firstRowFirstColumn="0" w:firstRowLastColumn="0" w:lastRowFirstColumn="0" w:lastRowLastColumn="0"/>
            <w:tcW w:w="2052" w:type="dxa"/>
          </w:tcPr>
          <w:p w14:paraId="234525A5" w14:textId="7D461A76" w:rsidR="00AB5011" w:rsidRPr="00D8797F" w:rsidDel="002A1DD3" w:rsidRDefault="00AB5011" w:rsidP="00195D46">
            <w:pPr>
              <w:pStyle w:val="ListParagraph"/>
              <w:ind w:left="0"/>
              <w:rPr>
                <w:del w:id="717" w:author="Havican, Jared W" w:date="2014-06-10T13:56:00Z"/>
                <w:b w:val="0"/>
              </w:rPr>
            </w:pPr>
            <w:del w:id="718" w:author="Havican, Jared W" w:date="2014-06-10T13:56:00Z">
              <w:r w:rsidDel="002A1DD3">
                <w:delText>3</w:delText>
              </w:r>
            </w:del>
          </w:p>
        </w:tc>
        <w:tc>
          <w:tcPr>
            <w:tcW w:w="2339" w:type="dxa"/>
          </w:tcPr>
          <w:p w14:paraId="2EC1E2D7" w14:textId="05721C47" w:rsidR="00AB5011" w:rsidDel="002A1DD3" w:rsidRDefault="00AB5011" w:rsidP="00195D46">
            <w:pPr>
              <w:pStyle w:val="ListParagraph"/>
              <w:ind w:left="0"/>
              <w:cnfStyle w:val="000000010000" w:firstRow="0" w:lastRow="0" w:firstColumn="0" w:lastColumn="0" w:oddVBand="0" w:evenVBand="0" w:oddHBand="0" w:evenHBand="1" w:firstRowFirstColumn="0" w:firstRowLastColumn="0" w:lastRowFirstColumn="0" w:lastRowLastColumn="0"/>
              <w:rPr>
                <w:del w:id="719" w:author="Havican, Jared W" w:date="2014-06-10T13:56:00Z"/>
              </w:rPr>
            </w:pPr>
            <w:del w:id="720" w:author="Havican, Jared W" w:date="2014-06-10T13:56:00Z">
              <w:r w:rsidDel="002A1DD3">
                <w:delText>set_req_b</w:delText>
              </w:r>
            </w:del>
          </w:p>
        </w:tc>
        <w:tc>
          <w:tcPr>
            <w:tcW w:w="2339" w:type="dxa"/>
          </w:tcPr>
          <w:p w14:paraId="5F2818E9" w14:textId="05B38991" w:rsidR="00AB5011" w:rsidDel="002A1DD3" w:rsidRDefault="00AB5011" w:rsidP="00195D46">
            <w:pPr>
              <w:pStyle w:val="ListParagraph"/>
              <w:ind w:left="0"/>
              <w:cnfStyle w:val="000000010000" w:firstRow="0" w:lastRow="0" w:firstColumn="0" w:lastColumn="0" w:oddVBand="0" w:evenVBand="0" w:oddHBand="0" w:evenHBand="1" w:firstRowFirstColumn="0" w:firstRowLastColumn="0" w:lastRowFirstColumn="0" w:lastRowLastColumn="0"/>
              <w:rPr>
                <w:del w:id="721" w:author="Havican, Jared W" w:date="2014-06-10T13:56:00Z"/>
              </w:rPr>
            </w:pPr>
            <w:del w:id="722" w:author="Havican, Jared W" w:date="2014-06-10T13:56:00Z">
              <w:r w:rsidDel="002A1DD3">
                <w:delText>Asynchronous Set to the PGCB CLKREQ</w:delText>
              </w:r>
            </w:del>
          </w:p>
        </w:tc>
      </w:tr>
      <w:tr w:rsidR="00AB5011" w:rsidDel="002A1DD3" w14:paraId="70D7F9CE" w14:textId="26AAF6F6" w:rsidTr="00195D46">
        <w:trPr>
          <w:cnfStyle w:val="000000100000" w:firstRow="0" w:lastRow="0" w:firstColumn="0" w:lastColumn="0" w:oddVBand="0" w:evenVBand="0" w:oddHBand="1" w:evenHBand="0" w:firstRowFirstColumn="0" w:firstRowLastColumn="0" w:lastRowFirstColumn="0" w:lastRowLastColumn="0"/>
          <w:del w:id="723" w:author="Havican, Jared W" w:date="2014-06-10T13:56:00Z"/>
        </w:trPr>
        <w:tc>
          <w:tcPr>
            <w:cnfStyle w:val="001000000000" w:firstRow="0" w:lastRow="0" w:firstColumn="1" w:lastColumn="0" w:oddVBand="0" w:evenVBand="0" w:oddHBand="0" w:evenHBand="0" w:firstRowFirstColumn="0" w:firstRowLastColumn="0" w:lastRowFirstColumn="0" w:lastRowLastColumn="0"/>
            <w:tcW w:w="2052" w:type="dxa"/>
          </w:tcPr>
          <w:p w14:paraId="4E81A7A7" w14:textId="342604FB" w:rsidR="00AB5011" w:rsidRPr="00D8797F" w:rsidDel="002A1DD3" w:rsidRDefault="00AB5011" w:rsidP="00195D46">
            <w:pPr>
              <w:pStyle w:val="ListParagraph"/>
              <w:ind w:left="0"/>
              <w:rPr>
                <w:del w:id="724" w:author="Havican, Jared W" w:date="2014-06-10T13:56:00Z"/>
                <w:b w:val="0"/>
              </w:rPr>
            </w:pPr>
            <w:del w:id="725" w:author="Havican, Jared W" w:date="2014-06-10T13:56:00Z">
              <w:r w:rsidDel="002A1DD3">
                <w:delText>2:0</w:delText>
              </w:r>
            </w:del>
          </w:p>
        </w:tc>
        <w:tc>
          <w:tcPr>
            <w:tcW w:w="2339" w:type="dxa"/>
          </w:tcPr>
          <w:p w14:paraId="5F0993D3" w14:textId="3199E807" w:rsidR="00AB5011" w:rsidDel="002A1DD3" w:rsidRDefault="00AB5011" w:rsidP="00195D46">
            <w:pPr>
              <w:pStyle w:val="ListParagraph"/>
              <w:ind w:left="0"/>
              <w:cnfStyle w:val="000000100000" w:firstRow="0" w:lastRow="0" w:firstColumn="0" w:lastColumn="0" w:oddVBand="0" w:evenVBand="0" w:oddHBand="1" w:evenHBand="0" w:firstRowFirstColumn="0" w:firstRowLastColumn="0" w:lastRowFirstColumn="0" w:lastRowLastColumn="0"/>
              <w:rPr>
                <w:del w:id="726" w:author="Havican, Jared W" w:date="2014-06-10T13:56:00Z"/>
              </w:rPr>
            </w:pPr>
            <w:del w:id="727" w:author="Havican, Jared W" w:date="2014-06-10T13:56:00Z">
              <w:r w:rsidDel="002A1DD3">
                <w:delText>clkreqseqsm_ps</w:delText>
              </w:r>
            </w:del>
          </w:p>
        </w:tc>
        <w:tc>
          <w:tcPr>
            <w:tcW w:w="2339" w:type="dxa"/>
          </w:tcPr>
          <w:p w14:paraId="0D78DD8C" w14:textId="78671C05" w:rsidR="00AB5011" w:rsidDel="002A1DD3" w:rsidRDefault="00AB5011" w:rsidP="00195D46">
            <w:pPr>
              <w:pStyle w:val="ListParagraph"/>
              <w:ind w:left="0"/>
              <w:cnfStyle w:val="000000100000" w:firstRow="0" w:lastRow="0" w:firstColumn="0" w:lastColumn="0" w:oddVBand="0" w:evenVBand="0" w:oddHBand="1" w:evenHBand="0" w:firstRowFirstColumn="0" w:firstRowLastColumn="0" w:lastRowFirstColumn="0" w:lastRowLastColumn="0"/>
              <w:rPr>
                <w:del w:id="728" w:author="Havican, Jared W" w:date="2014-06-10T13:56:00Z"/>
              </w:rPr>
            </w:pPr>
            <w:del w:id="729" w:author="Havican, Jared W" w:date="2014-06-10T13:56:00Z">
              <w:r w:rsidDel="002A1DD3">
                <w:delText>CLKREQ Sequencer</w:delText>
              </w:r>
            </w:del>
          </w:p>
        </w:tc>
      </w:tr>
    </w:tbl>
    <w:p w14:paraId="28974BA6" w14:textId="55636815" w:rsidR="00415990" w:rsidDel="002A1DD3" w:rsidRDefault="00415990">
      <w:pPr>
        <w:rPr>
          <w:del w:id="730" w:author="Havican, Jared W" w:date="2014-06-10T13:56:00Z"/>
        </w:rPr>
        <w:pPrChange w:id="731" w:author="Havican, Jared W" w:date="2014-06-10T13:56:00Z">
          <w:pPr>
            <w:pStyle w:val="ListParagraph"/>
          </w:pPr>
        </w:pPrChange>
      </w:pPr>
    </w:p>
    <w:p w14:paraId="4F3DE3DD" w14:textId="619CC3F2" w:rsidR="00415990" w:rsidRPr="002E3EB9" w:rsidDel="002A1DD3" w:rsidRDefault="00415990" w:rsidP="008B62A4">
      <w:pPr>
        <w:pStyle w:val="ListParagraph"/>
        <w:ind w:left="1440"/>
        <w:rPr>
          <w:del w:id="732" w:author="Havican, Jared W" w:date="2014-06-10T13:56:00Z"/>
        </w:rPr>
      </w:pPr>
    </w:p>
    <w:p w14:paraId="145B76D8" w14:textId="77777777" w:rsidR="008B62A4" w:rsidRPr="002E3EB9" w:rsidRDefault="008B62A4" w:rsidP="008B62A4">
      <w:pPr>
        <w:pStyle w:val="Caption"/>
        <w:jc w:val="center"/>
        <w:rPr>
          <w:rFonts w:ascii="Neo Sans Intel" w:hAnsi="Neo Sans Intel"/>
        </w:rPr>
      </w:pPr>
    </w:p>
    <w:p w14:paraId="0727101F" w14:textId="00A22B97" w:rsidR="00E158C0" w:rsidRDefault="00E158C0">
      <w:pPr>
        <w:pStyle w:val="Heading4"/>
        <w:rPr>
          <w:ins w:id="733" w:author="Havican, Jared W" w:date="2014-06-11T16:23:00Z"/>
        </w:rPr>
        <w:pPrChange w:id="734" w:author="Havican, Jared W" w:date="2014-06-10T14:23:00Z">
          <w:pPr>
            <w:pStyle w:val="Heading3"/>
          </w:pPr>
        </w:pPrChange>
      </w:pPr>
      <w:ins w:id="735" w:author="Havican, Jared W" w:date="2014-06-10T14:23:00Z">
        <w:r>
          <w:t>Default Power-On (DEF_PWRON==1)</w:t>
        </w:r>
      </w:ins>
    </w:p>
    <w:p w14:paraId="7F24A162" w14:textId="52E3C636" w:rsidR="00E4652B" w:rsidRDefault="00E4652B">
      <w:pPr>
        <w:rPr>
          <w:ins w:id="736" w:author="Havican, Jared W" w:date="2014-06-11T16:24:00Z"/>
          <w:sz w:val="20"/>
        </w:rPr>
        <w:pPrChange w:id="737" w:author="Havican, Jared W" w:date="2014-06-11T16:23:00Z">
          <w:pPr>
            <w:pStyle w:val="Heading3"/>
          </w:pPr>
        </w:pPrChange>
      </w:pPr>
      <w:ins w:id="738" w:author="Havican, Jared W" w:date="2014-06-11T16:23:00Z">
        <w:r>
          <w:rPr>
            <w:rFonts w:ascii="Neo Sans Intel" w:hAnsi="Neo Sans Intel"/>
            <w:sz w:val="20"/>
            <w:szCs w:val="20"/>
            <w:lang w:eastAsia="en-US"/>
          </w:rPr>
          <w:t xml:space="preserve">Starting with PCGU 1.20, support has been added for IP’s the default to </w:t>
        </w:r>
        <w:proofErr w:type="gramStart"/>
        <w:r>
          <w:rPr>
            <w:rFonts w:ascii="Neo Sans Intel" w:hAnsi="Neo Sans Intel"/>
            <w:sz w:val="20"/>
            <w:szCs w:val="20"/>
            <w:lang w:eastAsia="en-US"/>
          </w:rPr>
          <w:t>powered</w:t>
        </w:r>
        <w:proofErr w:type="gramEnd"/>
        <w:r>
          <w:rPr>
            <w:rFonts w:ascii="Neo Sans Intel" w:hAnsi="Neo Sans Intel"/>
            <w:sz w:val="20"/>
            <w:szCs w:val="20"/>
            <w:lang w:eastAsia="en-US"/>
          </w:rPr>
          <w:t xml:space="preserve"> on.  The implementation assumes that such IP</w:t>
        </w:r>
      </w:ins>
      <w:ins w:id="739" w:author="Havican, Jared W" w:date="2014-06-11T16:24:00Z">
        <w:r>
          <w:rPr>
            <w:rFonts w:ascii="Neo Sans Intel" w:hAnsi="Neo Sans Intel"/>
            <w:sz w:val="20"/>
            <w:szCs w:val="20"/>
            <w:lang w:eastAsia="en-US"/>
          </w:rPr>
          <w:t xml:space="preserve">’s require their clock to be </w:t>
        </w:r>
        <w:proofErr w:type="spellStart"/>
        <w:r>
          <w:rPr>
            <w:rFonts w:ascii="Neo Sans Intel" w:hAnsi="Neo Sans Intel"/>
            <w:sz w:val="20"/>
            <w:szCs w:val="20"/>
            <w:lang w:eastAsia="en-US"/>
          </w:rPr>
          <w:t>ungated</w:t>
        </w:r>
        <w:proofErr w:type="spellEnd"/>
        <w:r>
          <w:rPr>
            <w:rFonts w:ascii="Neo Sans Intel" w:hAnsi="Neo Sans Intel"/>
            <w:sz w:val="20"/>
            <w:szCs w:val="20"/>
            <w:lang w:eastAsia="en-US"/>
          </w:rPr>
          <w:t xml:space="preserve"> and clkreq to be asserted during and after reset.</w:t>
        </w:r>
      </w:ins>
    </w:p>
    <w:p w14:paraId="63B5DCC8" w14:textId="52666F80" w:rsidR="00E4652B" w:rsidRDefault="00E4652B">
      <w:pPr>
        <w:rPr>
          <w:ins w:id="740" w:author="Havican, Jared W" w:date="2014-06-11T16:28:00Z"/>
          <w:sz w:val="20"/>
        </w:rPr>
        <w:pPrChange w:id="741" w:author="Havican, Jared W" w:date="2014-06-11T16:23:00Z">
          <w:pPr>
            <w:pStyle w:val="Heading3"/>
          </w:pPr>
        </w:pPrChange>
      </w:pPr>
      <w:ins w:id="742" w:author="Havican, Jared W" w:date="2014-06-11T16:24:00Z">
        <w:r>
          <w:rPr>
            <w:rFonts w:ascii="Neo Sans Intel" w:hAnsi="Neo Sans Intel"/>
            <w:sz w:val="20"/>
            <w:szCs w:val="20"/>
            <w:lang w:eastAsia="en-US"/>
          </w:rPr>
          <w:t xml:space="preserve">The PCGU accomplishes this, when the DEF_PWRON flag is set to ‘1’, through the </w:t>
        </w:r>
      </w:ins>
      <w:ins w:id="743" w:author="Havican, Jared W" w:date="2014-06-11T16:25:00Z">
        <w:r>
          <w:rPr>
            <w:rFonts w:ascii="Neo Sans Intel" w:hAnsi="Neo Sans Intel"/>
            <w:sz w:val="20"/>
            <w:szCs w:val="20"/>
            <w:lang w:eastAsia="en-US"/>
          </w:rPr>
          <w:t>“</w:t>
        </w:r>
      </w:ins>
      <w:proofErr w:type="spellStart"/>
      <w:ins w:id="744" w:author="Havican, Jared W" w:date="2014-06-11T16:24:00Z">
        <w:r>
          <w:rPr>
            <w:rFonts w:ascii="Neo Sans Intel" w:hAnsi="Neo Sans Intel"/>
            <w:sz w:val="20"/>
            <w:szCs w:val="20"/>
            <w:lang w:eastAsia="en-US"/>
          </w:rPr>
          <w:t>defon_flag</w:t>
        </w:r>
      </w:ins>
      <w:proofErr w:type="spellEnd"/>
      <w:ins w:id="745" w:author="Havican, Jared W" w:date="2014-06-11T16:25:00Z">
        <w:r>
          <w:rPr>
            <w:rFonts w:ascii="Neo Sans Intel" w:hAnsi="Neo Sans Intel"/>
            <w:sz w:val="20"/>
            <w:szCs w:val="20"/>
            <w:lang w:eastAsia="en-US"/>
          </w:rPr>
          <w:t>” shown above.  This flag is set while in reset and cause</w:t>
        </w:r>
      </w:ins>
      <w:ins w:id="746" w:author="Havican, Jared W" w:date="2014-06-11T16:27:00Z">
        <w:r>
          <w:rPr>
            <w:rFonts w:ascii="Neo Sans Intel" w:hAnsi="Neo Sans Intel"/>
            <w:sz w:val="20"/>
            <w:szCs w:val="20"/>
            <w:lang w:eastAsia="en-US"/>
          </w:rPr>
          <w:t>s</w:t>
        </w:r>
      </w:ins>
      <w:ins w:id="747" w:author="Havican, Jared W" w:date="2014-06-11T16:25:00Z">
        <w:r>
          <w:rPr>
            <w:rFonts w:ascii="Neo Sans Intel" w:hAnsi="Neo Sans Intel"/>
            <w:sz w:val="20"/>
            <w:szCs w:val="20"/>
            <w:lang w:eastAsia="en-US"/>
          </w:rPr>
          <w:t xml:space="preserve"> the </w:t>
        </w:r>
        <w:proofErr w:type="spellStart"/>
        <w:r>
          <w:rPr>
            <w:rFonts w:ascii="Neo Sans Intel" w:hAnsi="Neo Sans Intel"/>
            <w:sz w:val="20"/>
            <w:szCs w:val="20"/>
            <w:lang w:eastAsia="en-US"/>
          </w:rPr>
          <w:t>pgcb_clkreq</w:t>
        </w:r>
        <w:proofErr w:type="spellEnd"/>
        <w:r>
          <w:rPr>
            <w:rFonts w:ascii="Neo Sans Intel" w:hAnsi="Neo Sans Intel"/>
            <w:sz w:val="20"/>
            <w:szCs w:val="20"/>
            <w:lang w:eastAsia="en-US"/>
          </w:rPr>
          <w:t xml:space="preserve"> to assert through the </w:t>
        </w:r>
        <w:proofErr w:type="spellStart"/>
        <w:r>
          <w:rPr>
            <w:rFonts w:ascii="Neo Sans Intel" w:hAnsi="Neo Sans Intel"/>
            <w:sz w:val="20"/>
            <w:szCs w:val="20"/>
            <w:lang w:eastAsia="en-US"/>
          </w:rPr>
          <w:t>pmc_wake_assert</w:t>
        </w:r>
        <w:proofErr w:type="spellEnd"/>
        <w:r>
          <w:rPr>
            <w:rFonts w:ascii="Neo Sans Intel" w:hAnsi="Neo Sans Intel"/>
            <w:sz w:val="20"/>
            <w:szCs w:val="20"/>
            <w:lang w:eastAsia="en-US"/>
          </w:rPr>
          <w:t xml:space="preserve"> path.  </w:t>
        </w:r>
      </w:ins>
      <w:proofErr w:type="spellStart"/>
      <w:proofErr w:type="gramStart"/>
      <w:ins w:id="748" w:author="Havican, Jared W" w:date="2014-06-11T16:26:00Z">
        <w:r>
          <w:rPr>
            <w:rFonts w:ascii="Neo Sans Intel" w:hAnsi="Neo Sans Intel"/>
            <w:sz w:val="20"/>
            <w:szCs w:val="20"/>
            <w:lang w:eastAsia="en-US"/>
          </w:rPr>
          <w:t>s</w:t>
        </w:r>
      </w:ins>
      <w:ins w:id="749" w:author="Havican, Jared W" w:date="2014-06-11T16:25:00Z">
        <w:r>
          <w:rPr>
            <w:rFonts w:ascii="Neo Sans Intel" w:hAnsi="Neo Sans Intel"/>
            <w:sz w:val="20"/>
            <w:szCs w:val="20"/>
            <w:lang w:eastAsia="en-US"/>
          </w:rPr>
          <w:t>ync_</w:t>
        </w:r>
      </w:ins>
      <w:ins w:id="750" w:author="Havican, Jared W" w:date="2014-06-11T16:26:00Z">
        <w:r>
          <w:rPr>
            <w:rFonts w:ascii="Neo Sans Intel" w:hAnsi="Neo Sans Intel"/>
            <w:sz w:val="20"/>
            <w:szCs w:val="20"/>
            <w:lang w:eastAsia="en-US"/>
          </w:rPr>
          <w:t>clkvld</w:t>
        </w:r>
        <w:proofErr w:type="spellEnd"/>
        <w:proofErr w:type="gramEnd"/>
        <w:r>
          <w:rPr>
            <w:rFonts w:ascii="Neo Sans Intel" w:hAnsi="Neo Sans Intel"/>
            <w:sz w:val="20"/>
            <w:szCs w:val="20"/>
            <w:lang w:eastAsia="en-US"/>
          </w:rPr>
          <w:t xml:space="preserve"> also reset</w:t>
        </w:r>
      </w:ins>
      <w:ins w:id="751" w:author="Havican, Jared W" w:date="2014-06-11T16:27:00Z">
        <w:r>
          <w:rPr>
            <w:rFonts w:ascii="Neo Sans Intel" w:hAnsi="Neo Sans Intel"/>
            <w:sz w:val="20"/>
            <w:szCs w:val="20"/>
            <w:lang w:eastAsia="en-US"/>
          </w:rPr>
          <w:t>s</w:t>
        </w:r>
      </w:ins>
      <w:ins w:id="752" w:author="Havican, Jared W" w:date="2014-06-11T16:26:00Z">
        <w:r>
          <w:rPr>
            <w:rFonts w:ascii="Neo Sans Intel" w:hAnsi="Neo Sans Intel"/>
            <w:sz w:val="20"/>
            <w:szCs w:val="20"/>
            <w:lang w:eastAsia="en-US"/>
          </w:rPr>
          <w:t xml:space="preserve"> to ‘1’ (and will stay set until the </w:t>
        </w:r>
        <w:proofErr w:type="spellStart"/>
        <w:r>
          <w:rPr>
            <w:rFonts w:ascii="Neo Sans Intel" w:hAnsi="Neo Sans Intel"/>
            <w:sz w:val="20"/>
            <w:szCs w:val="20"/>
            <w:lang w:eastAsia="en-US"/>
          </w:rPr>
          <w:t>defon_flag</w:t>
        </w:r>
        <w:proofErr w:type="spellEnd"/>
        <w:r>
          <w:rPr>
            <w:rFonts w:ascii="Neo Sans Intel" w:hAnsi="Neo Sans Intel"/>
            <w:sz w:val="20"/>
            <w:szCs w:val="20"/>
            <w:lang w:eastAsia="en-US"/>
          </w:rPr>
          <w:t xml:space="preserve"> is cleared) to keep the clock-gate open. </w:t>
        </w:r>
        <w:proofErr w:type="spellStart"/>
        <w:proofErr w:type="gramStart"/>
        <w:r>
          <w:rPr>
            <w:rFonts w:ascii="Neo Sans Intel" w:hAnsi="Neo Sans Intel"/>
            <w:sz w:val="20"/>
            <w:szCs w:val="20"/>
            <w:lang w:eastAsia="en-US"/>
          </w:rPr>
          <w:t>defon_flag</w:t>
        </w:r>
        <w:proofErr w:type="spellEnd"/>
        <w:proofErr w:type="gramEnd"/>
        <w:r>
          <w:rPr>
            <w:rFonts w:ascii="Neo Sans Intel" w:hAnsi="Neo Sans Intel"/>
            <w:sz w:val="20"/>
            <w:szCs w:val="20"/>
            <w:lang w:eastAsia="en-US"/>
          </w:rPr>
          <w:t xml:space="preserve"> is then cleared when the FSM transitions to the UNGATECLK state and </w:t>
        </w:r>
        <w:proofErr w:type="spellStart"/>
        <w:r>
          <w:rPr>
            <w:rFonts w:ascii="Neo Sans Intel" w:hAnsi="Neo Sans Intel"/>
            <w:sz w:val="20"/>
            <w:szCs w:val="20"/>
            <w:lang w:eastAsia="en-US"/>
          </w:rPr>
          <w:t>sync_clkvld</w:t>
        </w:r>
        <w:proofErr w:type="spellEnd"/>
        <w:r>
          <w:rPr>
            <w:rFonts w:ascii="Neo Sans Intel" w:hAnsi="Neo Sans Intel"/>
            <w:sz w:val="20"/>
            <w:szCs w:val="20"/>
            <w:lang w:eastAsia="en-US"/>
          </w:rPr>
          <w:t xml:space="preserve"> is kept </w:t>
        </w:r>
      </w:ins>
      <w:ins w:id="753" w:author="Havican, Jared W" w:date="2014-06-11T16:27:00Z">
        <w:r>
          <w:rPr>
            <w:rFonts w:ascii="Neo Sans Intel" w:hAnsi="Neo Sans Intel"/>
            <w:sz w:val="20"/>
            <w:szCs w:val="20"/>
            <w:lang w:eastAsia="en-US"/>
          </w:rPr>
          <w:t>asserted</w:t>
        </w:r>
      </w:ins>
      <w:ins w:id="754" w:author="Havican, Jared W" w:date="2014-06-11T16:26:00Z">
        <w:r>
          <w:rPr>
            <w:rFonts w:ascii="Neo Sans Intel" w:hAnsi="Neo Sans Intel"/>
            <w:sz w:val="20"/>
            <w:szCs w:val="20"/>
            <w:lang w:eastAsia="en-US"/>
          </w:rPr>
          <w:t xml:space="preserve"> by the FSM.</w:t>
        </w:r>
      </w:ins>
    </w:p>
    <w:p w14:paraId="0D1D519C" w14:textId="32E8D416" w:rsidR="005B77B0" w:rsidRPr="00E4652B" w:rsidRDefault="005B77B0">
      <w:pPr>
        <w:rPr>
          <w:ins w:id="755" w:author="Havican, Jared W" w:date="2014-06-10T14:23:00Z"/>
          <w:sz w:val="20"/>
          <w:rPrChange w:id="756" w:author="Havican, Jared W" w:date="2014-06-11T16:23:00Z">
            <w:rPr>
              <w:ins w:id="757" w:author="Havican, Jared W" w:date="2014-06-10T14:23:00Z"/>
            </w:rPr>
          </w:rPrChange>
        </w:rPr>
        <w:pPrChange w:id="758" w:author="Havican, Jared W" w:date="2014-06-11T16:23:00Z">
          <w:pPr>
            <w:pStyle w:val="Heading3"/>
          </w:pPr>
        </w:pPrChange>
      </w:pPr>
      <w:ins w:id="759" w:author="Havican, Jared W" w:date="2014-06-11T16:28:00Z">
        <w:r>
          <w:rPr>
            <w:rFonts w:ascii="Neo Sans Intel" w:hAnsi="Neo Sans Intel"/>
            <w:sz w:val="20"/>
            <w:szCs w:val="20"/>
            <w:lang w:eastAsia="en-US"/>
          </w:rPr>
          <w:t>Note that if an ip that defaults to powered on is put into an IP-Inaccessible state, it will require a pmc_ip_wake assertion to cause clkreq to assert again</w:t>
        </w:r>
      </w:ins>
      <w:ins w:id="760" w:author="Havican, Jared W" w:date="2014-06-11T16:29:00Z">
        <w:r>
          <w:rPr>
            <w:rFonts w:ascii="Neo Sans Intel" w:hAnsi="Neo Sans Intel"/>
            <w:sz w:val="20"/>
            <w:szCs w:val="20"/>
            <w:lang w:eastAsia="en-US"/>
          </w:rPr>
          <w:t>, similar</w:t>
        </w:r>
      </w:ins>
      <w:ins w:id="761" w:author="Havican, Jared W" w:date="2014-06-11T16:30:00Z">
        <w:r>
          <w:rPr>
            <w:rFonts w:ascii="Neo Sans Intel" w:hAnsi="Neo Sans Intel"/>
            <w:sz w:val="20"/>
            <w:szCs w:val="20"/>
            <w:lang w:eastAsia="en-US"/>
          </w:rPr>
          <w:t xml:space="preserve"> to </w:t>
        </w:r>
        <w:r w:rsidR="00D60EB7">
          <w:rPr>
            <w:rFonts w:ascii="Neo Sans Intel" w:hAnsi="Neo Sans Intel"/>
            <w:sz w:val="20"/>
            <w:szCs w:val="20"/>
            <w:lang w:eastAsia="en-US"/>
          </w:rPr>
          <w:t>if the DEF_PWRON parameter was set to ‘0’</w:t>
        </w:r>
      </w:ins>
      <w:ins w:id="762" w:author="Havican, Jared W" w:date="2014-06-11T16:28:00Z">
        <w:r>
          <w:rPr>
            <w:rFonts w:ascii="Neo Sans Intel" w:hAnsi="Neo Sans Intel"/>
            <w:sz w:val="20"/>
            <w:szCs w:val="20"/>
            <w:lang w:eastAsia="en-US"/>
          </w:rPr>
          <w:t xml:space="preserve">. </w:t>
        </w:r>
      </w:ins>
      <w:ins w:id="763" w:author="Havican, Jared W" w:date="2014-06-11T16:29:00Z">
        <w:r>
          <w:rPr>
            <w:rFonts w:ascii="Neo Sans Intel" w:hAnsi="Neo Sans Intel"/>
            <w:sz w:val="20"/>
            <w:szCs w:val="20"/>
            <w:lang w:eastAsia="en-US"/>
          </w:rPr>
          <w:t>However, a</w:t>
        </w:r>
      </w:ins>
      <w:ins w:id="764" w:author="Havican, Jared W" w:date="2014-06-11T16:28:00Z">
        <w:r>
          <w:rPr>
            <w:rFonts w:ascii="Neo Sans Intel" w:hAnsi="Neo Sans Intel"/>
            <w:sz w:val="20"/>
            <w:szCs w:val="20"/>
            <w:lang w:eastAsia="en-US"/>
          </w:rPr>
          <w:t>s of this writing, there is no known usage model for putt</w:t>
        </w:r>
        <w:r w:rsidR="00D60EB7">
          <w:rPr>
            <w:rFonts w:ascii="Neo Sans Intel" w:hAnsi="Neo Sans Intel"/>
            <w:sz w:val="20"/>
            <w:szCs w:val="20"/>
            <w:lang w:eastAsia="en-US"/>
          </w:rPr>
          <w:t>ing an IP that defaults powered on into IP-Inaccessible PG.</w:t>
        </w:r>
      </w:ins>
    </w:p>
    <w:p w14:paraId="13EB02FB" w14:textId="77777777" w:rsidR="008B62A4" w:rsidRDefault="008B62A4" w:rsidP="008B62A4">
      <w:pPr>
        <w:pStyle w:val="Heading3"/>
      </w:pPr>
      <w:bookmarkStart w:id="765" w:name="_Toc390267830"/>
      <w:r w:rsidRPr="002E3EB9">
        <w:t>Waveforms</w:t>
      </w:r>
      <w:bookmarkEnd w:id="765"/>
    </w:p>
    <w:p w14:paraId="39DE07BD" w14:textId="5BB1CAAC" w:rsidR="0017351C" w:rsidRDefault="0017351C" w:rsidP="00B71A7F">
      <w:pPr>
        <w:pStyle w:val="Heading4"/>
      </w:pPr>
      <w:r>
        <w:t>Reset</w:t>
      </w:r>
      <w:ins w:id="766" w:author="Havican, Jared W" w:date="2014-06-10T14:26:00Z">
        <w:r w:rsidR="001B63A0">
          <w:t>/IP-Inaccessible</w:t>
        </w:r>
      </w:ins>
      <w:r>
        <w:t xml:space="preserve"> </w:t>
      </w:r>
      <w:del w:id="767" w:author="Havican, Jared W" w:date="2014-06-10T14:05:00Z">
        <w:r w:rsidDel="00B27F69">
          <w:delText>Sequencing</w:delText>
        </w:r>
      </w:del>
      <w:ins w:id="768" w:author="Havican, Jared W" w:date="2014-06-10T14:56:00Z">
        <w:r w:rsidR="007440A6">
          <w:t>Wake Sequence</w:t>
        </w:r>
      </w:ins>
      <w:ins w:id="769" w:author="Havican, Jared W" w:date="2014-06-10T14:06:00Z">
        <w:r w:rsidR="00B27F69">
          <w:t xml:space="preserve"> (DEF_PWRON==0)</w:t>
        </w:r>
      </w:ins>
    </w:p>
    <w:p w14:paraId="15DBAC1D" w14:textId="2F57636B" w:rsidR="0017351C" w:rsidRPr="00B71A7F" w:rsidRDefault="0017351C" w:rsidP="00B71A7F">
      <w:pPr>
        <w:spacing w:after="0" w:line="240" w:lineRule="auto"/>
        <w:rPr>
          <w:sz w:val="20"/>
        </w:rPr>
      </w:pPr>
      <w:r w:rsidRPr="00B71A7F">
        <w:rPr>
          <w:rFonts w:ascii="Neo Sans Intel" w:hAnsi="Neo Sans Intel"/>
          <w:sz w:val="20"/>
          <w:szCs w:val="20"/>
          <w:lang w:eastAsia="en-US"/>
        </w:rPr>
        <w:fldChar w:fldCharType="begin"/>
      </w:r>
      <w:r w:rsidRPr="00B71A7F">
        <w:rPr>
          <w:rFonts w:ascii="Neo Sans Intel" w:hAnsi="Neo Sans Intel"/>
          <w:sz w:val="20"/>
          <w:szCs w:val="20"/>
          <w:lang w:eastAsia="en-US"/>
        </w:rPr>
        <w:instrText xml:space="preserve"> REF _Ref363053233 \h  \* MERGEFORMAT </w:instrText>
      </w:r>
      <w:r w:rsidRPr="00B71A7F">
        <w:rPr>
          <w:rFonts w:ascii="Neo Sans Intel" w:hAnsi="Neo Sans Intel"/>
          <w:sz w:val="20"/>
          <w:szCs w:val="20"/>
          <w:lang w:eastAsia="en-US"/>
        </w:rPr>
      </w:r>
      <w:r w:rsidRPr="00B71A7F">
        <w:rPr>
          <w:rFonts w:ascii="Neo Sans Intel" w:hAnsi="Neo Sans Intel"/>
          <w:sz w:val="20"/>
          <w:szCs w:val="20"/>
          <w:lang w:eastAsia="en-US"/>
        </w:rPr>
        <w:fldChar w:fldCharType="separate"/>
      </w:r>
      <w:ins w:id="770" w:author="Havican, Jared W" w:date="2014-06-11T16:54:00Z">
        <w:r w:rsidR="00196BCA" w:rsidRPr="00B71A7F">
          <w:rPr>
            <w:rFonts w:ascii="Neo Sans Intel" w:hAnsi="Neo Sans Intel"/>
            <w:sz w:val="20"/>
            <w:szCs w:val="20"/>
          </w:rPr>
          <w:t xml:space="preserve">Figure </w:t>
        </w:r>
        <w:r w:rsidR="00196BCA">
          <w:rPr>
            <w:rFonts w:ascii="Neo Sans Intel" w:hAnsi="Neo Sans Intel"/>
            <w:noProof/>
            <w:sz w:val="20"/>
            <w:szCs w:val="20"/>
          </w:rPr>
          <w:t>4</w:t>
        </w:r>
      </w:ins>
      <w:del w:id="771" w:author="Havican, Jared W" w:date="2014-06-10T14:17:00Z">
        <w:r w:rsidR="00346D30" w:rsidRPr="00B71A7F" w:rsidDel="00997408">
          <w:rPr>
            <w:rFonts w:ascii="Neo Sans Intel" w:hAnsi="Neo Sans Intel"/>
            <w:sz w:val="20"/>
            <w:szCs w:val="20"/>
          </w:rPr>
          <w:delText xml:space="preserve">Figure </w:delText>
        </w:r>
        <w:r w:rsidR="00346D30" w:rsidDel="00997408">
          <w:rPr>
            <w:rFonts w:ascii="Neo Sans Intel" w:hAnsi="Neo Sans Intel"/>
            <w:noProof/>
            <w:sz w:val="20"/>
            <w:szCs w:val="20"/>
          </w:rPr>
          <w:delText>4</w:delText>
        </w:r>
      </w:del>
      <w:r w:rsidRPr="00B71A7F">
        <w:rPr>
          <w:rFonts w:ascii="Neo Sans Intel" w:hAnsi="Neo Sans Intel"/>
          <w:sz w:val="20"/>
          <w:szCs w:val="20"/>
          <w:lang w:eastAsia="en-US"/>
        </w:rPr>
        <w:fldChar w:fldCharType="end"/>
      </w:r>
      <w:r w:rsidRPr="00B71A7F">
        <w:rPr>
          <w:rFonts w:ascii="Neo Sans Intel" w:hAnsi="Neo Sans Intel"/>
          <w:sz w:val="20"/>
          <w:szCs w:val="20"/>
          <w:lang w:eastAsia="en-US"/>
        </w:rPr>
        <w:t xml:space="preserve"> </w:t>
      </w:r>
      <w:ins w:id="772" w:author="Havican, Jared W" w:date="2014-06-10T14:20:00Z">
        <w:r w:rsidR="001762A3" w:rsidRPr="00B71A7F">
          <w:rPr>
            <w:rFonts w:ascii="Neo Sans Intel" w:hAnsi="Neo Sans Intel"/>
            <w:sz w:val="20"/>
            <w:szCs w:val="20"/>
            <w:lang w:eastAsia="en-US"/>
          </w:rPr>
          <w:t xml:space="preserve">illustrates the reset </w:t>
        </w:r>
        <w:r w:rsidR="001762A3">
          <w:rPr>
            <w:rFonts w:ascii="Neo Sans Intel" w:hAnsi="Neo Sans Intel"/>
            <w:sz w:val="20"/>
            <w:szCs w:val="20"/>
            <w:lang w:eastAsia="en-US"/>
          </w:rPr>
          <w:t xml:space="preserve">exit </w:t>
        </w:r>
        <w:r w:rsidR="001762A3" w:rsidRPr="00B71A7F">
          <w:rPr>
            <w:rFonts w:ascii="Neo Sans Intel" w:hAnsi="Neo Sans Intel"/>
            <w:sz w:val="20"/>
            <w:szCs w:val="20"/>
            <w:lang w:eastAsia="en-US"/>
          </w:rPr>
          <w:t>sequenc</w:t>
        </w:r>
        <w:r w:rsidR="001762A3">
          <w:rPr>
            <w:rFonts w:ascii="Neo Sans Intel" w:hAnsi="Neo Sans Intel"/>
            <w:sz w:val="20"/>
            <w:szCs w:val="20"/>
            <w:lang w:eastAsia="en-US"/>
          </w:rPr>
          <w:t>e of the PCGU block with the DEF_PWRON parameter set to ‘0’</w:t>
        </w:r>
        <w:r w:rsidR="001762A3" w:rsidRPr="00B71A7F">
          <w:rPr>
            <w:rFonts w:ascii="Neo Sans Intel" w:hAnsi="Neo Sans Intel"/>
            <w:sz w:val="20"/>
            <w:szCs w:val="20"/>
            <w:lang w:eastAsia="en-US"/>
          </w:rPr>
          <w:t>.  The detailed steps are summarized as follow:</w:t>
        </w:r>
      </w:ins>
      <w:del w:id="773" w:author="Havican, Jared W" w:date="2014-06-10T14:20:00Z">
        <w:r w:rsidRPr="00B71A7F" w:rsidDel="001762A3">
          <w:rPr>
            <w:rFonts w:ascii="Neo Sans Intel" w:hAnsi="Neo Sans Intel"/>
            <w:sz w:val="20"/>
            <w:szCs w:val="20"/>
            <w:lang w:eastAsia="en-US"/>
          </w:rPr>
          <w:delText>illustrates the reset sequencing</w:delText>
        </w:r>
        <w:r w:rsidR="00F9292F" w:rsidDel="001762A3">
          <w:rPr>
            <w:rFonts w:ascii="Neo Sans Intel" w:hAnsi="Neo Sans Intel"/>
            <w:sz w:val="20"/>
            <w:szCs w:val="20"/>
            <w:lang w:eastAsia="en-US"/>
          </w:rPr>
          <w:delText xml:space="preserve"> of the PCGU block</w:delText>
        </w:r>
        <w:r w:rsidRPr="00B71A7F" w:rsidDel="001762A3">
          <w:rPr>
            <w:rFonts w:ascii="Neo Sans Intel" w:hAnsi="Neo Sans Intel"/>
            <w:sz w:val="20"/>
            <w:szCs w:val="20"/>
            <w:lang w:eastAsia="en-US"/>
          </w:rPr>
          <w:delText>.  The detailed steps are summarized as follow:</w:delText>
        </w:r>
      </w:del>
    </w:p>
    <w:p w14:paraId="27668ED5" w14:textId="2A87A661" w:rsidR="0017351C" w:rsidRDefault="00872017" w:rsidP="00B71A7F">
      <w:pPr>
        <w:pStyle w:val="ListParagraph"/>
        <w:numPr>
          <w:ilvl w:val="0"/>
          <w:numId w:val="18"/>
        </w:numPr>
        <w:rPr>
          <w:ins w:id="774" w:author="Havican, Jared W" w:date="2014-06-10T14:07:00Z"/>
        </w:rPr>
      </w:pPr>
      <w:del w:id="775" w:author="Havican, Jared W" w:date="2014-06-10T14:06:00Z">
        <w:r w:rsidDel="00B27F69">
          <w:delText xml:space="preserve">When </w:delText>
        </w:r>
        <w:r w:rsidR="00815976" w:rsidDel="00B27F69">
          <w:delText xml:space="preserve">SOC assert the PGCB reset, </w:delText>
        </w:r>
        <w:r w:rsidR="00FB0052" w:rsidDel="00B27F69">
          <w:delText>the CLKREQ s</w:delText>
        </w:r>
        <w:r w:rsidDel="00B27F69">
          <w:delText xml:space="preserve">equencer will be reset to SELWAKE state.  The PGCB CLKREQ </w:delText>
        </w:r>
        <w:r w:rsidR="002D1FD2" w:rsidDel="00B27F69">
          <w:delText xml:space="preserve">and the PGCB clock valid indication </w:delText>
        </w:r>
        <w:r w:rsidDel="00B27F69">
          <w:delText>will be de-asserted on reset.</w:delText>
        </w:r>
        <w:r w:rsidR="00815976" w:rsidDel="00B27F69">
          <w:delText xml:space="preserve">  The PGCB clock could be eventually gated by SOC.</w:delText>
        </w:r>
      </w:del>
      <w:ins w:id="776" w:author="Havican, Jared W" w:date="2014-06-10T14:06:00Z">
        <w:r w:rsidR="00B27F69">
          <w:t xml:space="preserve">When in reset, the FSM will be in the PMCWAKE state, and the pmc_ip_wake </w:t>
        </w:r>
      </w:ins>
      <w:ins w:id="777" w:author="Havican, Jared W" w:date="2014-06-10T14:07:00Z">
        <w:r w:rsidR="00997408">
          <w:t>path is open (</w:t>
        </w:r>
        <w:proofErr w:type="spellStart"/>
        <w:r w:rsidR="00997408">
          <w:t>mask_pmc_wake</w:t>
        </w:r>
        <w:proofErr w:type="spellEnd"/>
        <w:r w:rsidR="00997408">
          <w:t>==0)</w:t>
        </w:r>
      </w:ins>
    </w:p>
    <w:p w14:paraId="3106A098" w14:textId="624F2C1B" w:rsidR="00997408" w:rsidRDefault="00997408" w:rsidP="00B71A7F">
      <w:pPr>
        <w:pStyle w:val="ListParagraph"/>
        <w:numPr>
          <w:ilvl w:val="0"/>
          <w:numId w:val="18"/>
        </w:numPr>
        <w:rPr>
          <w:ins w:id="778" w:author="Havican, Jared W" w:date="2014-06-10T14:08:00Z"/>
        </w:rPr>
      </w:pPr>
      <w:ins w:id="779" w:author="Havican, Jared W" w:date="2014-06-10T14:07:00Z">
        <w:r>
          <w:t>When pmc_ip_wake</w:t>
        </w:r>
      </w:ins>
      <w:ins w:id="780" w:author="Havican, Jared W" w:date="2014-06-10T14:08:00Z">
        <w:r>
          <w:t xml:space="preserve"> asserts, it will cause clkreq to assert to the SOC. (Note that this can happen before or after pgcb_rst_b deassertion)</w:t>
        </w:r>
      </w:ins>
    </w:p>
    <w:p w14:paraId="023A59A3" w14:textId="60AF8CE3" w:rsidR="00997408" w:rsidRDefault="00997408" w:rsidP="00B71A7F">
      <w:pPr>
        <w:pStyle w:val="ListParagraph"/>
        <w:numPr>
          <w:ilvl w:val="0"/>
          <w:numId w:val="18"/>
        </w:numPr>
        <w:rPr>
          <w:ins w:id="781" w:author="Havican, Jared W" w:date="2014-06-10T14:09:00Z"/>
        </w:rPr>
      </w:pPr>
      <w:ins w:id="782" w:author="Havican, Jared W" w:date="2014-06-10T14:08:00Z">
        <w:r>
          <w:t>At some point when the pgcb_rst_b</w:t>
        </w:r>
      </w:ins>
      <w:ins w:id="783" w:author="Havican, Jared W" w:date="2014-06-10T14:09:00Z">
        <w:r>
          <w:t xml:space="preserve"> deasserts and the clock from the SOC starts running, pmc_ip_wake </w:t>
        </w:r>
      </w:ins>
      <w:ins w:id="784" w:author="Havican, Jared W" w:date="2014-06-10T14:10:00Z">
        <w:r>
          <w:t>is</w:t>
        </w:r>
      </w:ins>
      <w:ins w:id="785" w:author="Havican, Jared W" w:date="2014-06-10T14:09:00Z">
        <w:r>
          <w:t xml:space="preserve"> synchronized and cause</w:t>
        </w:r>
      </w:ins>
      <w:ins w:id="786" w:author="Havican, Jared W" w:date="2014-06-10T14:10:00Z">
        <w:r>
          <w:t>s</w:t>
        </w:r>
      </w:ins>
      <w:ins w:id="787" w:author="Havican, Jared W" w:date="2014-06-10T14:09:00Z">
        <w:r>
          <w:t xml:space="preserve"> </w:t>
        </w:r>
        <w:proofErr w:type="spellStart"/>
        <w:r>
          <w:t>clkreq_sustain</w:t>
        </w:r>
        <w:proofErr w:type="spellEnd"/>
        <w:r>
          <w:t xml:space="preserve"> to be set</w:t>
        </w:r>
      </w:ins>
    </w:p>
    <w:p w14:paraId="75CB85AF" w14:textId="014116F6" w:rsidR="00997408" w:rsidRDefault="00997408" w:rsidP="00B71A7F">
      <w:pPr>
        <w:pStyle w:val="ListParagraph"/>
        <w:numPr>
          <w:ilvl w:val="0"/>
          <w:numId w:val="18"/>
        </w:numPr>
        <w:rPr>
          <w:ins w:id="788" w:author="Havican, Jared W" w:date="2014-06-10T14:12:00Z"/>
        </w:rPr>
      </w:pPr>
      <w:ins w:id="789" w:author="Havican, Jared W" w:date="2014-06-10T14:10:00Z">
        <w:r>
          <w:t xml:space="preserve">The FSM will move to NOSEL when </w:t>
        </w:r>
        <w:proofErr w:type="spellStart"/>
        <w:r>
          <w:t>clkreq_sustain</w:t>
        </w:r>
        <w:proofErr w:type="spellEnd"/>
        <w:r>
          <w:t xml:space="preserve"> is set and </w:t>
        </w:r>
        <w:proofErr w:type="spellStart"/>
        <w:r>
          <w:t>clkack_sync</w:t>
        </w:r>
        <w:proofErr w:type="spellEnd"/>
        <w:r>
          <w:t xml:space="preserve"> goes high. This will mask off the pmc_ip_wake path.</w:t>
        </w:r>
      </w:ins>
      <w:ins w:id="790" w:author="Havican, Jared W" w:date="2014-06-10T14:12:00Z">
        <w:r>
          <w:t xml:space="preserve"> (The timer is also </w:t>
        </w:r>
      </w:ins>
      <w:ins w:id="791" w:author="Havican, Jared W" w:date="2014-06-10T14:13:00Z">
        <w:r>
          <w:t xml:space="preserve">loaded with </w:t>
        </w:r>
        <w:proofErr w:type="spellStart"/>
        <w:r>
          <w:t>t_clkwake</w:t>
        </w:r>
      </w:ins>
      <w:proofErr w:type="spellEnd"/>
      <w:ins w:id="792" w:author="Havican, Jared W" w:date="2014-06-10T14:12:00Z">
        <w:r>
          <w:t xml:space="preserve"> on the transition from PMCWAKE to NOSEL)</w:t>
        </w:r>
      </w:ins>
    </w:p>
    <w:p w14:paraId="1721E531" w14:textId="3FBE4CE6" w:rsidR="00997408" w:rsidDel="00997408" w:rsidRDefault="00997408" w:rsidP="00B71A7F">
      <w:pPr>
        <w:pStyle w:val="ListParagraph"/>
        <w:numPr>
          <w:ilvl w:val="0"/>
          <w:numId w:val="18"/>
        </w:numPr>
        <w:rPr>
          <w:del w:id="793" w:author="Havican, Jared W" w:date="2014-06-10T14:13:00Z"/>
        </w:rPr>
      </w:pPr>
    </w:p>
    <w:p w14:paraId="248240FF" w14:textId="68902DF6" w:rsidR="00872017" w:rsidDel="00997408" w:rsidRDefault="00815976" w:rsidP="00B71A7F">
      <w:pPr>
        <w:pStyle w:val="ListParagraph"/>
        <w:numPr>
          <w:ilvl w:val="0"/>
          <w:numId w:val="18"/>
        </w:numPr>
        <w:rPr>
          <w:del w:id="794" w:author="Havican, Jared W" w:date="2014-06-10T14:12:00Z"/>
        </w:rPr>
      </w:pPr>
      <w:del w:id="795" w:author="Havican, Jared W" w:date="2014-06-10T14:12:00Z">
        <w:r w:rsidDel="00997408">
          <w:delText xml:space="preserve">When SOC de-assert the PGCB reset, the PCGU will </w:delText>
        </w:r>
        <w:r w:rsidR="006C1D62" w:rsidDel="00997408">
          <w:delText xml:space="preserve">asynchronously </w:delText>
        </w:r>
        <w:r w:rsidDel="00997408">
          <w:delText>assert the PGCB CLKREQ to ask for the PGCB clock.</w:delText>
        </w:r>
      </w:del>
    </w:p>
    <w:p w14:paraId="34043248" w14:textId="7E40209D" w:rsidR="00815976" w:rsidDel="00997408" w:rsidRDefault="00815976" w:rsidP="00B71A7F">
      <w:pPr>
        <w:pStyle w:val="ListParagraph"/>
        <w:numPr>
          <w:ilvl w:val="0"/>
          <w:numId w:val="18"/>
        </w:numPr>
        <w:rPr>
          <w:del w:id="796" w:author="Havican, Jared W" w:date="2014-06-10T14:12:00Z"/>
        </w:rPr>
      </w:pPr>
      <w:del w:id="797" w:author="Havican, Jared W" w:date="2014-06-10T14:12:00Z">
        <w:r w:rsidDel="00997408">
          <w:delText>Once the PGCB clock is running, SOC will assert the PGCB CLKACK.</w:delText>
        </w:r>
      </w:del>
    </w:p>
    <w:p w14:paraId="2009BE1D" w14:textId="38DFFD9E" w:rsidR="00815976" w:rsidDel="00997408" w:rsidRDefault="00815976" w:rsidP="00B71A7F">
      <w:pPr>
        <w:pStyle w:val="ListParagraph"/>
        <w:numPr>
          <w:ilvl w:val="0"/>
          <w:numId w:val="18"/>
        </w:numPr>
        <w:rPr>
          <w:del w:id="798" w:author="Havican, Jared W" w:date="2014-06-10T14:12:00Z"/>
        </w:rPr>
      </w:pPr>
      <w:del w:id="799" w:author="Havican, Jared W" w:date="2014-06-10T14:12:00Z">
        <w:r w:rsidDel="00997408">
          <w:delText>The synchronized version of the PGCB reset will be de-asserted once the PGCB clock is running.</w:delText>
        </w:r>
      </w:del>
    </w:p>
    <w:p w14:paraId="30CF1CBA" w14:textId="2C28648A" w:rsidR="00815976" w:rsidDel="00997408" w:rsidRDefault="00FB0052" w:rsidP="00B71A7F">
      <w:pPr>
        <w:pStyle w:val="ListParagraph"/>
        <w:numPr>
          <w:ilvl w:val="0"/>
          <w:numId w:val="18"/>
        </w:numPr>
        <w:rPr>
          <w:del w:id="800" w:author="Havican, Jared W" w:date="2014-06-10T14:12:00Z"/>
        </w:rPr>
      </w:pPr>
      <w:del w:id="801" w:author="Havican, Jared W" w:date="2014-06-10T14:12:00Z">
        <w:r w:rsidDel="00997408">
          <w:delText>Once the synchronized version of the PGCB reset is de-asserted, PCGU could begin to synchronize the PGCB CLKACK to PGCB clock.</w:delText>
        </w:r>
      </w:del>
    </w:p>
    <w:p w14:paraId="148DDC45" w14:textId="3E0C220E" w:rsidR="00FB0052" w:rsidDel="00997408" w:rsidRDefault="00FB0052" w:rsidP="00B71A7F">
      <w:pPr>
        <w:pStyle w:val="ListParagraph"/>
        <w:numPr>
          <w:ilvl w:val="0"/>
          <w:numId w:val="18"/>
        </w:numPr>
        <w:rPr>
          <w:del w:id="802" w:author="Havican, Jared W" w:date="2014-06-10T14:13:00Z"/>
        </w:rPr>
      </w:pPr>
      <w:del w:id="803" w:author="Havican, Jared W" w:date="2014-06-10T14:13:00Z">
        <w:r w:rsidDel="00997408">
          <w:delText>When the synchronized version of the PGCB CLKACK is asserted, the CLKREQ sequencer will transition to NOSEL state and reload the timer with the t_clkwake value.</w:delText>
        </w:r>
      </w:del>
    </w:p>
    <w:p w14:paraId="21480E99" w14:textId="728353AB" w:rsidR="00FB0052" w:rsidDel="00997408" w:rsidRDefault="00FB0052" w:rsidP="00B71A7F">
      <w:pPr>
        <w:pStyle w:val="ListParagraph"/>
        <w:numPr>
          <w:ilvl w:val="0"/>
          <w:numId w:val="18"/>
        </w:numPr>
        <w:rPr>
          <w:del w:id="804" w:author="Havican, Jared W" w:date="2014-06-10T14:13:00Z"/>
        </w:rPr>
      </w:pPr>
      <w:del w:id="805" w:author="Havican, Jared W" w:date="2014-06-10T14:13:00Z">
        <w:r w:rsidDel="00997408">
          <w:delText>The CLKREQ sequencer will start decrementing the timer once it is in NOSEL state.</w:delText>
        </w:r>
      </w:del>
    </w:p>
    <w:p w14:paraId="6464BAA7" w14:textId="77777777" w:rsidR="00FB0052" w:rsidRDefault="00FB0052" w:rsidP="00B71A7F">
      <w:pPr>
        <w:pStyle w:val="ListParagraph"/>
        <w:numPr>
          <w:ilvl w:val="0"/>
          <w:numId w:val="18"/>
        </w:numPr>
      </w:pPr>
      <w:r>
        <w:t>When the timer reaches 0, the CLKREQ sequencer will transition to UNGATECLK state.</w:t>
      </w:r>
    </w:p>
    <w:p w14:paraId="075985EB" w14:textId="77777777" w:rsidR="00FB0052" w:rsidRDefault="00FB0052" w:rsidP="00B71A7F">
      <w:pPr>
        <w:pStyle w:val="ListParagraph"/>
        <w:numPr>
          <w:ilvl w:val="0"/>
          <w:numId w:val="18"/>
        </w:numPr>
        <w:rPr>
          <w:ins w:id="806" w:author="Havican, Jared W" w:date="2014-06-10T14:14:00Z"/>
        </w:rPr>
      </w:pPr>
      <w:r>
        <w:t xml:space="preserve">Once the CLKREQ sequencer is in UNGATECLK, it will assert </w:t>
      </w:r>
      <w:r w:rsidR="002D1FD2">
        <w:t xml:space="preserve">PGCB clock valid to notify the </w:t>
      </w:r>
      <w:r w:rsidRPr="002E3EB9">
        <w:t xml:space="preserve">IP that PGCB clock is </w:t>
      </w:r>
      <w:r w:rsidR="002D1FD2">
        <w:t xml:space="preserve">now </w:t>
      </w:r>
      <w:r w:rsidRPr="002E3EB9">
        <w:t>available.</w:t>
      </w:r>
    </w:p>
    <w:p w14:paraId="332DBD22" w14:textId="703218C5" w:rsidR="00997408" w:rsidRPr="002E3EB9" w:rsidRDefault="00997408">
      <w:pPr>
        <w:pStyle w:val="ListParagraph"/>
        <w:numPr>
          <w:ilvl w:val="1"/>
          <w:numId w:val="18"/>
        </w:numPr>
        <w:pPrChange w:id="807" w:author="Havican, Jared W" w:date="2014-06-10T14:14:00Z">
          <w:pPr>
            <w:pStyle w:val="ListParagraph"/>
            <w:numPr>
              <w:numId w:val="18"/>
            </w:numPr>
            <w:ind w:hanging="360"/>
          </w:pPr>
        </w:pPrChange>
      </w:pPr>
      <w:ins w:id="808" w:author="Havican, Jared W" w:date="2014-06-10T14:14:00Z">
        <w:r>
          <w:t xml:space="preserve">In UNGATE_CLK the </w:t>
        </w:r>
        <w:proofErr w:type="spellStart"/>
        <w:r>
          <w:t>acc_wake_flop</w:t>
        </w:r>
        <w:proofErr w:type="spellEnd"/>
        <w:r>
          <w:t xml:space="preserve"> is cleared synchronously, on a cold boot </w:t>
        </w:r>
      </w:ins>
      <w:ins w:id="809" w:author="Havican, Jared W" w:date="2014-06-10T14:17:00Z">
        <w:r>
          <w:t>its</w:t>
        </w:r>
      </w:ins>
      <w:ins w:id="810" w:author="Havican, Jared W" w:date="2014-06-10T14:15:00Z">
        <w:r>
          <w:t xml:space="preserve"> value would have been indeterminate prior to this point.</w:t>
        </w:r>
      </w:ins>
    </w:p>
    <w:p w14:paraId="10733568" w14:textId="5452EBBE" w:rsidR="0017351C" w:rsidRDefault="00997408" w:rsidP="00B71A7F">
      <w:pPr>
        <w:keepNext/>
        <w:jc w:val="center"/>
      </w:pPr>
      <w:ins w:id="811" w:author="Havican, Jared W" w:date="2014-06-10T14:16:00Z">
        <w:r w:rsidRPr="00997408">
          <w:t xml:space="preserve"> </w:t>
        </w:r>
      </w:ins>
      <w:ins w:id="812" w:author="Havican, Jared W" w:date="2014-06-10T14:51:00Z">
        <w:r w:rsidR="00126FF4">
          <w:object w:dxaOrig="11551" w:dyaOrig="14971" w14:anchorId="6DB06F91">
            <v:shape id="_x0000_i1028" type="#_x0000_t75" style="width:468pt;height:606pt" o:ole="">
              <v:imagedata r:id="rId18" o:title=""/>
            </v:shape>
            <o:OLEObject Type="Embed" ProgID="Visio.Drawing.15" ShapeID="_x0000_i1028" DrawAspect="Content" ObjectID="_1464444614" r:id="rId19"/>
          </w:object>
        </w:r>
      </w:ins>
    </w:p>
    <w:p w14:paraId="2ED490A1" w14:textId="0ED5836C" w:rsidR="0017351C" w:rsidRDefault="0017351C" w:rsidP="00EE7ACF">
      <w:pPr>
        <w:pStyle w:val="Caption"/>
        <w:jc w:val="center"/>
        <w:rPr>
          <w:sz w:val="20"/>
        </w:rPr>
      </w:pPr>
      <w:bookmarkStart w:id="813" w:name="_Ref363053233"/>
      <w:bookmarkStart w:id="814" w:name="_Toc390267846"/>
      <w:r w:rsidRPr="00B71A7F">
        <w:rPr>
          <w:rFonts w:ascii="Neo Sans Intel" w:hAnsi="Neo Sans Intel"/>
          <w:sz w:val="20"/>
          <w:szCs w:val="20"/>
        </w:rPr>
        <w:t xml:space="preserve">Figure </w:t>
      </w:r>
      <w:r w:rsidRPr="00B71A7F">
        <w:rPr>
          <w:rFonts w:ascii="Neo Sans Intel" w:hAnsi="Neo Sans Intel"/>
          <w:sz w:val="20"/>
          <w:szCs w:val="20"/>
        </w:rPr>
        <w:fldChar w:fldCharType="begin"/>
      </w:r>
      <w:r w:rsidRPr="00B71A7F">
        <w:rPr>
          <w:rFonts w:ascii="Neo Sans Intel" w:hAnsi="Neo Sans Intel"/>
          <w:sz w:val="20"/>
          <w:szCs w:val="20"/>
        </w:rPr>
        <w:instrText xml:space="preserve"> SEQ Figure \* ARABIC </w:instrText>
      </w:r>
      <w:r w:rsidRPr="00B71A7F">
        <w:rPr>
          <w:rFonts w:ascii="Neo Sans Intel" w:hAnsi="Neo Sans Intel"/>
          <w:sz w:val="20"/>
          <w:szCs w:val="20"/>
        </w:rPr>
        <w:fldChar w:fldCharType="separate"/>
      </w:r>
      <w:r w:rsidR="00196BCA">
        <w:rPr>
          <w:rFonts w:ascii="Neo Sans Intel" w:hAnsi="Neo Sans Intel"/>
          <w:noProof/>
          <w:sz w:val="20"/>
          <w:szCs w:val="20"/>
        </w:rPr>
        <w:t>4</w:t>
      </w:r>
      <w:r w:rsidRPr="00B71A7F">
        <w:rPr>
          <w:rFonts w:ascii="Neo Sans Intel" w:hAnsi="Neo Sans Intel"/>
          <w:sz w:val="20"/>
          <w:szCs w:val="20"/>
        </w:rPr>
        <w:fldChar w:fldCharType="end"/>
      </w:r>
      <w:bookmarkEnd w:id="813"/>
      <w:r w:rsidRPr="00B71A7F">
        <w:rPr>
          <w:rFonts w:ascii="Neo Sans Intel" w:hAnsi="Neo Sans Intel"/>
          <w:sz w:val="20"/>
          <w:szCs w:val="20"/>
        </w:rPr>
        <w:t xml:space="preserve">: </w:t>
      </w:r>
      <w:del w:id="815" w:author="Havican, Jared W" w:date="2014-06-10T14:16:00Z">
        <w:r w:rsidRPr="00B71A7F" w:rsidDel="00997408">
          <w:rPr>
            <w:rFonts w:ascii="Neo Sans Intel" w:hAnsi="Neo Sans Intel"/>
            <w:sz w:val="20"/>
            <w:szCs w:val="20"/>
          </w:rPr>
          <w:delText>Reset Sequencing</w:delText>
        </w:r>
      </w:del>
      <w:ins w:id="816" w:author="Havican, Jared W" w:date="2014-06-10T14:16:00Z">
        <w:r w:rsidR="00997408">
          <w:rPr>
            <w:rFonts w:ascii="Neo Sans Intel" w:hAnsi="Neo Sans Intel"/>
            <w:sz w:val="20"/>
            <w:szCs w:val="20"/>
          </w:rPr>
          <w:t xml:space="preserve">PCGU </w:t>
        </w:r>
      </w:ins>
      <w:ins w:id="817" w:author="Havican, Jared W" w:date="2014-06-10T14:56:00Z">
        <w:r w:rsidR="007440A6">
          <w:rPr>
            <w:rFonts w:ascii="Neo Sans Intel" w:hAnsi="Neo Sans Intel"/>
            <w:sz w:val="20"/>
            <w:szCs w:val="20"/>
          </w:rPr>
          <w:t>IP-Inaccessible/Reset Wake Sequence</w:t>
        </w:r>
      </w:ins>
      <w:ins w:id="818" w:author="Havican, Jared W" w:date="2014-06-10T14:17:00Z">
        <w:r w:rsidR="00997408" w:rsidRPr="00997408">
          <w:rPr>
            <w:rFonts w:ascii="Neo Sans Intel" w:hAnsi="Neo Sans Intel"/>
            <w:sz w:val="20"/>
            <w:szCs w:val="20"/>
          </w:rPr>
          <w:t xml:space="preserve"> (DEF_PWRON==0)</w:t>
        </w:r>
      </w:ins>
      <w:bookmarkEnd w:id="814"/>
    </w:p>
    <w:p w14:paraId="2BBD2CA8" w14:textId="77777777" w:rsidR="0017351C" w:rsidRDefault="0017351C" w:rsidP="00B71A7F"/>
    <w:p w14:paraId="26469AE4" w14:textId="4672800D" w:rsidR="006963D2" w:rsidRDefault="006963D2" w:rsidP="006963D2">
      <w:pPr>
        <w:pStyle w:val="Heading4"/>
        <w:rPr>
          <w:ins w:id="819" w:author="Havican, Jared W" w:date="2014-06-10T14:18:00Z"/>
        </w:rPr>
      </w:pPr>
      <w:ins w:id="820" w:author="Havican, Jared W" w:date="2014-06-10T14:18:00Z">
        <w:r>
          <w:t>Reset</w:t>
        </w:r>
      </w:ins>
      <w:ins w:id="821" w:author="Havican, Jared W" w:date="2014-06-10T14:26:00Z">
        <w:r w:rsidR="001B63A0">
          <w:t>/IP-Inaccessible</w:t>
        </w:r>
      </w:ins>
      <w:ins w:id="822" w:author="Havican, Jared W" w:date="2014-06-10T14:18:00Z">
        <w:r>
          <w:t xml:space="preserve"> </w:t>
        </w:r>
      </w:ins>
      <w:ins w:id="823" w:author="Havican, Jared W" w:date="2014-06-10T14:55:00Z">
        <w:r w:rsidR="007440A6">
          <w:t>Wake Sequence</w:t>
        </w:r>
      </w:ins>
      <w:ins w:id="824" w:author="Havican, Jared W" w:date="2014-06-10T14:18:00Z">
        <w:r>
          <w:t xml:space="preserve"> (DEF_PWRON==</w:t>
        </w:r>
      </w:ins>
      <w:ins w:id="825" w:author="Havican, Jared W" w:date="2014-06-10T14:20:00Z">
        <w:r w:rsidR="00E158C0">
          <w:t>1</w:t>
        </w:r>
      </w:ins>
      <w:ins w:id="826" w:author="Havican, Jared W" w:date="2014-06-10T14:18:00Z">
        <w:r>
          <w:t>)</w:t>
        </w:r>
      </w:ins>
    </w:p>
    <w:p w14:paraId="7DB0DCE3" w14:textId="35FB052D" w:rsidR="006963D2" w:rsidRPr="00B71A7F" w:rsidRDefault="006963D2" w:rsidP="006963D2">
      <w:pPr>
        <w:spacing w:after="0" w:line="240" w:lineRule="auto"/>
        <w:rPr>
          <w:ins w:id="827" w:author="Havican, Jared W" w:date="2014-06-10T14:18:00Z"/>
          <w:sz w:val="20"/>
        </w:rPr>
      </w:pPr>
      <w:ins w:id="828" w:author="Havican, Jared W" w:date="2014-06-10T14:19:00Z">
        <w:r>
          <w:rPr>
            <w:rFonts w:ascii="Neo Sans Intel" w:hAnsi="Neo Sans Intel"/>
            <w:sz w:val="20"/>
            <w:szCs w:val="20"/>
            <w:lang w:eastAsia="en-US"/>
          </w:rPr>
          <w:fldChar w:fldCharType="begin"/>
        </w:r>
        <w:r>
          <w:rPr>
            <w:rFonts w:ascii="Neo Sans Intel" w:hAnsi="Neo Sans Intel"/>
            <w:sz w:val="20"/>
            <w:szCs w:val="20"/>
            <w:lang w:eastAsia="en-US"/>
          </w:rPr>
          <w:instrText xml:space="preserve"> REF _Ref363120354 \h </w:instrText>
        </w:r>
      </w:ins>
      <w:r>
        <w:rPr>
          <w:rFonts w:ascii="Neo Sans Intel" w:hAnsi="Neo Sans Intel"/>
          <w:sz w:val="20"/>
          <w:szCs w:val="20"/>
          <w:lang w:eastAsia="en-US"/>
        </w:rPr>
      </w:r>
      <w:r>
        <w:rPr>
          <w:rFonts w:ascii="Neo Sans Intel" w:hAnsi="Neo Sans Intel"/>
          <w:sz w:val="20"/>
          <w:szCs w:val="20"/>
          <w:lang w:eastAsia="en-US"/>
        </w:rPr>
        <w:fldChar w:fldCharType="separate"/>
      </w:r>
      <w:ins w:id="829" w:author="Havican, Jared W" w:date="2014-06-11T16:54:00Z">
        <w:r w:rsidR="00196BCA" w:rsidRPr="00B71A7F">
          <w:rPr>
            <w:rFonts w:ascii="Neo Sans Intel" w:hAnsi="Neo Sans Intel"/>
            <w:sz w:val="20"/>
            <w:szCs w:val="20"/>
          </w:rPr>
          <w:t xml:space="preserve">Figure </w:t>
        </w:r>
        <w:r w:rsidR="00196BCA">
          <w:rPr>
            <w:rFonts w:ascii="Neo Sans Intel" w:hAnsi="Neo Sans Intel"/>
            <w:noProof/>
            <w:sz w:val="20"/>
            <w:szCs w:val="20"/>
          </w:rPr>
          <w:t>8</w:t>
        </w:r>
      </w:ins>
      <w:ins w:id="830" w:author="Havican, Jared W" w:date="2014-06-10T14:19:00Z">
        <w:r>
          <w:rPr>
            <w:rFonts w:ascii="Neo Sans Intel" w:hAnsi="Neo Sans Intel"/>
            <w:sz w:val="20"/>
            <w:szCs w:val="20"/>
            <w:lang w:eastAsia="en-US"/>
          </w:rPr>
          <w:fldChar w:fldCharType="end"/>
        </w:r>
        <w:r>
          <w:rPr>
            <w:rFonts w:ascii="Neo Sans Intel" w:hAnsi="Neo Sans Intel"/>
            <w:sz w:val="20"/>
            <w:szCs w:val="20"/>
            <w:lang w:eastAsia="en-US"/>
          </w:rPr>
          <w:t xml:space="preserve"> </w:t>
        </w:r>
      </w:ins>
      <w:ins w:id="831" w:author="Havican, Jared W" w:date="2014-06-10T14:18:00Z">
        <w:r w:rsidRPr="00B71A7F">
          <w:rPr>
            <w:rFonts w:ascii="Neo Sans Intel" w:hAnsi="Neo Sans Intel"/>
            <w:sz w:val="20"/>
            <w:szCs w:val="20"/>
            <w:lang w:eastAsia="en-US"/>
          </w:rPr>
          <w:t xml:space="preserve">illustrates the reset </w:t>
        </w:r>
      </w:ins>
      <w:ins w:id="832" w:author="Havican, Jared W" w:date="2014-06-10T14:19:00Z">
        <w:r>
          <w:rPr>
            <w:rFonts w:ascii="Neo Sans Intel" w:hAnsi="Neo Sans Intel"/>
            <w:sz w:val="20"/>
            <w:szCs w:val="20"/>
            <w:lang w:eastAsia="en-US"/>
          </w:rPr>
          <w:t xml:space="preserve">exit </w:t>
        </w:r>
      </w:ins>
      <w:ins w:id="833" w:author="Havican, Jared W" w:date="2014-06-10T14:18:00Z">
        <w:r w:rsidRPr="00B71A7F">
          <w:rPr>
            <w:rFonts w:ascii="Neo Sans Intel" w:hAnsi="Neo Sans Intel"/>
            <w:sz w:val="20"/>
            <w:szCs w:val="20"/>
            <w:lang w:eastAsia="en-US"/>
          </w:rPr>
          <w:t>sequenc</w:t>
        </w:r>
      </w:ins>
      <w:ins w:id="834" w:author="Havican, Jared W" w:date="2014-06-10T14:19:00Z">
        <w:r>
          <w:rPr>
            <w:rFonts w:ascii="Neo Sans Intel" w:hAnsi="Neo Sans Intel"/>
            <w:sz w:val="20"/>
            <w:szCs w:val="20"/>
            <w:lang w:eastAsia="en-US"/>
          </w:rPr>
          <w:t>e</w:t>
        </w:r>
      </w:ins>
      <w:ins w:id="835" w:author="Havican, Jared W" w:date="2014-06-10T14:18:00Z">
        <w:r>
          <w:rPr>
            <w:rFonts w:ascii="Neo Sans Intel" w:hAnsi="Neo Sans Intel"/>
            <w:sz w:val="20"/>
            <w:szCs w:val="20"/>
            <w:lang w:eastAsia="en-US"/>
          </w:rPr>
          <w:t xml:space="preserve"> of the PCGU block</w:t>
        </w:r>
      </w:ins>
      <w:ins w:id="836" w:author="Havican, Jared W" w:date="2014-06-10T14:19:00Z">
        <w:r>
          <w:rPr>
            <w:rFonts w:ascii="Neo Sans Intel" w:hAnsi="Neo Sans Intel"/>
            <w:sz w:val="20"/>
            <w:szCs w:val="20"/>
            <w:lang w:eastAsia="en-US"/>
          </w:rPr>
          <w:t xml:space="preserve"> with the DEF_PWRON parameter set to ‘</w:t>
        </w:r>
        <w:r w:rsidR="00E158C0">
          <w:rPr>
            <w:rFonts w:ascii="Neo Sans Intel" w:hAnsi="Neo Sans Intel"/>
            <w:sz w:val="20"/>
            <w:szCs w:val="20"/>
            <w:lang w:eastAsia="en-US"/>
          </w:rPr>
          <w:t>1</w:t>
        </w:r>
        <w:r>
          <w:rPr>
            <w:rFonts w:ascii="Neo Sans Intel" w:hAnsi="Neo Sans Intel"/>
            <w:sz w:val="20"/>
            <w:szCs w:val="20"/>
            <w:lang w:eastAsia="en-US"/>
          </w:rPr>
          <w:t>’</w:t>
        </w:r>
      </w:ins>
      <w:ins w:id="837" w:author="Havican, Jared W" w:date="2014-06-10T14:18:00Z">
        <w:r w:rsidRPr="00B71A7F">
          <w:rPr>
            <w:rFonts w:ascii="Neo Sans Intel" w:hAnsi="Neo Sans Intel"/>
            <w:sz w:val="20"/>
            <w:szCs w:val="20"/>
            <w:lang w:eastAsia="en-US"/>
          </w:rPr>
          <w:t>.  The detailed steps are summarized as follow:</w:t>
        </w:r>
      </w:ins>
    </w:p>
    <w:p w14:paraId="0516FC49" w14:textId="77777777" w:rsidR="006963D2" w:rsidRDefault="006963D2">
      <w:pPr>
        <w:pStyle w:val="ListParagraph"/>
        <w:numPr>
          <w:ilvl w:val="0"/>
          <w:numId w:val="25"/>
        </w:numPr>
        <w:rPr>
          <w:ins w:id="838" w:author="Havican, Jared W" w:date="2014-06-10T14:18:00Z"/>
        </w:rPr>
        <w:pPrChange w:id="839" w:author="Havican, Jared W" w:date="2014-06-10T14:22:00Z">
          <w:pPr>
            <w:pStyle w:val="ListParagraph"/>
            <w:numPr>
              <w:numId w:val="18"/>
            </w:numPr>
            <w:ind w:hanging="360"/>
          </w:pPr>
        </w:pPrChange>
      </w:pPr>
      <w:ins w:id="840" w:author="Havican, Jared W" w:date="2014-06-10T14:18:00Z">
        <w:r>
          <w:t>When in reset, the FSM will be in the PMCWAKE state, and the pmc_ip_wake path is open (</w:t>
        </w:r>
        <w:proofErr w:type="spellStart"/>
        <w:r>
          <w:t>mask_pmc_wake</w:t>
        </w:r>
        <w:proofErr w:type="spellEnd"/>
        <w:r>
          <w:t>==0)</w:t>
        </w:r>
      </w:ins>
    </w:p>
    <w:p w14:paraId="5DD92DE5" w14:textId="1488F30D" w:rsidR="006963D2" w:rsidRDefault="00E158C0">
      <w:pPr>
        <w:pStyle w:val="ListParagraph"/>
        <w:numPr>
          <w:ilvl w:val="0"/>
          <w:numId w:val="25"/>
        </w:numPr>
        <w:rPr>
          <w:ins w:id="841" w:author="Havican, Jared W" w:date="2014-06-10T14:23:00Z"/>
        </w:rPr>
        <w:pPrChange w:id="842" w:author="Havican, Jared W" w:date="2014-06-10T14:22:00Z">
          <w:pPr>
            <w:pStyle w:val="ListParagraph"/>
            <w:numPr>
              <w:numId w:val="18"/>
            </w:numPr>
            <w:ind w:hanging="360"/>
          </w:pPr>
        </w:pPrChange>
      </w:pPr>
      <w:ins w:id="843" w:author="Havican, Jared W" w:date="2014-06-10T14:21:00Z">
        <w:r>
          <w:t xml:space="preserve">In reset, the </w:t>
        </w:r>
        <w:proofErr w:type="spellStart"/>
        <w:r>
          <w:t>defon_flag</w:t>
        </w:r>
        <w:proofErr w:type="spellEnd"/>
        <w:r>
          <w:t xml:space="preserve"> is also set, which causes clkreq to assert through the pmc_ip_wake path.</w:t>
        </w:r>
      </w:ins>
    </w:p>
    <w:p w14:paraId="4916E74B" w14:textId="0EB407C8" w:rsidR="00E158C0" w:rsidRDefault="00E158C0">
      <w:pPr>
        <w:pStyle w:val="ListParagraph"/>
        <w:numPr>
          <w:ilvl w:val="1"/>
          <w:numId w:val="25"/>
        </w:numPr>
        <w:rPr>
          <w:ins w:id="844" w:author="Havican, Jared W" w:date="2014-06-10T14:26:00Z"/>
        </w:rPr>
        <w:pPrChange w:id="845" w:author="Havican, Jared W" w:date="2014-06-10T14:23:00Z">
          <w:pPr>
            <w:pStyle w:val="ListParagraph"/>
            <w:numPr>
              <w:numId w:val="18"/>
            </w:numPr>
            <w:ind w:hanging="360"/>
          </w:pPr>
        </w:pPrChange>
      </w:pPr>
      <w:ins w:id="846" w:author="Havican, Jared W" w:date="2014-06-10T14:23:00Z">
        <w:r>
          <w:t xml:space="preserve">Note that </w:t>
        </w:r>
        <w:proofErr w:type="spellStart"/>
        <w:r>
          <w:t>defon_flag</w:t>
        </w:r>
        <w:proofErr w:type="spellEnd"/>
        <w:r>
          <w:t xml:space="preserve"> also causes </w:t>
        </w:r>
        <w:proofErr w:type="spellStart"/>
        <w:r>
          <w:t>sync_clkvld</w:t>
        </w:r>
        <w:proofErr w:type="spellEnd"/>
        <w:r>
          <w:t xml:space="preserve"> to be asserted out of reset, which will open up the clock gate that it feeds.</w:t>
        </w:r>
      </w:ins>
    </w:p>
    <w:p w14:paraId="05FFFFFB" w14:textId="490BFE13" w:rsidR="00493103" w:rsidRDefault="00493103">
      <w:pPr>
        <w:pStyle w:val="ListParagraph"/>
        <w:numPr>
          <w:ilvl w:val="1"/>
          <w:numId w:val="25"/>
        </w:numPr>
        <w:rPr>
          <w:ins w:id="847" w:author="Havican, Jared W" w:date="2014-06-10T14:18:00Z"/>
        </w:rPr>
        <w:pPrChange w:id="848" w:author="Havican, Jared W" w:date="2014-06-10T14:23:00Z">
          <w:pPr>
            <w:pStyle w:val="ListParagraph"/>
            <w:numPr>
              <w:numId w:val="18"/>
            </w:numPr>
            <w:ind w:hanging="360"/>
          </w:pPr>
        </w:pPrChange>
      </w:pPr>
      <w:ins w:id="849" w:author="Havican, Jared W" w:date="2014-06-10T14:26:00Z">
        <w:r>
          <w:t xml:space="preserve">Note that if IP entered IP-Inaccessible without pgcb_rst_b asserting, the </w:t>
        </w:r>
        <w:proofErr w:type="spellStart"/>
        <w:r>
          <w:t>defon_flag</w:t>
        </w:r>
        <w:proofErr w:type="spellEnd"/>
        <w:r>
          <w:t xml:space="preserve"> would remain low and a pmc_ip_wake would be required to wake the IP similar to previous waveform.</w:t>
        </w:r>
      </w:ins>
    </w:p>
    <w:p w14:paraId="6FC29EED" w14:textId="006D962E" w:rsidR="006963D2" w:rsidRDefault="006963D2">
      <w:pPr>
        <w:pStyle w:val="ListParagraph"/>
        <w:numPr>
          <w:ilvl w:val="0"/>
          <w:numId w:val="25"/>
        </w:numPr>
        <w:rPr>
          <w:ins w:id="850" w:author="Havican, Jared W" w:date="2014-06-10T14:18:00Z"/>
        </w:rPr>
        <w:pPrChange w:id="851" w:author="Havican, Jared W" w:date="2014-06-10T14:22:00Z">
          <w:pPr>
            <w:pStyle w:val="ListParagraph"/>
            <w:numPr>
              <w:numId w:val="18"/>
            </w:numPr>
            <w:ind w:hanging="360"/>
          </w:pPr>
        </w:pPrChange>
      </w:pPr>
      <w:ins w:id="852" w:author="Havican, Jared W" w:date="2014-06-10T14:18:00Z">
        <w:r>
          <w:t xml:space="preserve">At some point when the pgcb_rst_b deasserts and the clock from the SOC starts running, pmc_ip_wake </w:t>
        </w:r>
      </w:ins>
      <w:ins w:id="853" w:author="Havican, Jared W" w:date="2014-06-10T14:22:00Z">
        <w:r w:rsidR="00E158C0">
          <w:t xml:space="preserve">path (driven by </w:t>
        </w:r>
        <w:proofErr w:type="spellStart"/>
        <w:r w:rsidR="00E158C0">
          <w:t>defon_flag</w:t>
        </w:r>
        <w:proofErr w:type="spellEnd"/>
        <w:r w:rsidR="00E158C0">
          <w:t xml:space="preserve">) </w:t>
        </w:r>
      </w:ins>
      <w:ins w:id="854" w:author="Havican, Jared W" w:date="2014-06-10T14:18:00Z">
        <w:r>
          <w:t xml:space="preserve">is synchronized and causes </w:t>
        </w:r>
        <w:proofErr w:type="spellStart"/>
        <w:r>
          <w:t>clkreq_sustain</w:t>
        </w:r>
        <w:proofErr w:type="spellEnd"/>
        <w:r>
          <w:t xml:space="preserve"> to be set</w:t>
        </w:r>
      </w:ins>
    </w:p>
    <w:p w14:paraId="1857EA27" w14:textId="77777777" w:rsidR="006963D2" w:rsidRDefault="006963D2">
      <w:pPr>
        <w:pStyle w:val="ListParagraph"/>
        <w:numPr>
          <w:ilvl w:val="0"/>
          <w:numId w:val="25"/>
        </w:numPr>
        <w:rPr>
          <w:ins w:id="855" w:author="Havican, Jared W" w:date="2014-06-10T14:18:00Z"/>
        </w:rPr>
        <w:pPrChange w:id="856" w:author="Havican, Jared W" w:date="2014-06-10T14:22:00Z">
          <w:pPr>
            <w:pStyle w:val="ListParagraph"/>
            <w:numPr>
              <w:numId w:val="18"/>
            </w:numPr>
            <w:ind w:hanging="360"/>
          </w:pPr>
        </w:pPrChange>
      </w:pPr>
      <w:ins w:id="857" w:author="Havican, Jared W" w:date="2014-06-10T14:18:00Z">
        <w:r>
          <w:t xml:space="preserve">The FSM will move to NOSEL when </w:t>
        </w:r>
        <w:proofErr w:type="spellStart"/>
        <w:r>
          <w:t>clkreq_sustain</w:t>
        </w:r>
        <w:proofErr w:type="spellEnd"/>
        <w:r>
          <w:t xml:space="preserve"> is set and </w:t>
        </w:r>
        <w:proofErr w:type="spellStart"/>
        <w:r>
          <w:t>clkack_sync</w:t>
        </w:r>
        <w:proofErr w:type="spellEnd"/>
        <w:r>
          <w:t xml:space="preserve"> goes high. This will mask off the pmc_ip_wake path. (The timer is also loaded with </w:t>
        </w:r>
        <w:proofErr w:type="spellStart"/>
        <w:r>
          <w:t>t_clkwake</w:t>
        </w:r>
        <w:proofErr w:type="spellEnd"/>
        <w:r>
          <w:t xml:space="preserve"> on the transition from PMCWAKE to NOSEL)</w:t>
        </w:r>
      </w:ins>
    </w:p>
    <w:p w14:paraId="7FBE9DF9" w14:textId="77777777" w:rsidR="006963D2" w:rsidRDefault="006963D2">
      <w:pPr>
        <w:pStyle w:val="ListParagraph"/>
        <w:numPr>
          <w:ilvl w:val="0"/>
          <w:numId w:val="25"/>
        </w:numPr>
        <w:rPr>
          <w:ins w:id="858" w:author="Havican, Jared W" w:date="2014-06-10T14:18:00Z"/>
        </w:rPr>
        <w:pPrChange w:id="859" w:author="Havican, Jared W" w:date="2014-06-10T14:22:00Z">
          <w:pPr>
            <w:pStyle w:val="ListParagraph"/>
            <w:numPr>
              <w:numId w:val="18"/>
            </w:numPr>
            <w:ind w:hanging="360"/>
          </w:pPr>
        </w:pPrChange>
      </w:pPr>
      <w:ins w:id="860" w:author="Havican, Jared W" w:date="2014-06-10T14:18:00Z">
        <w:r>
          <w:t>When the timer reaches 0, the CLKREQ sequencer will transition to UNGATECLK state.</w:t>
        </w:r>
      </w:ins>
    </w:p>
    <w:p w14:paraId="4EBF686B" w14:textId="77777777" w:rsidR="006963D2" w:rsidRDefault="006963D2">
      <w:pPr>
        <w:pStyle w:val="ListParagraph"/>
        <w:numPr>
          <w:ilvl w:val="0"/>
          <w:numId w:val="25"/>
        </w:numPr>
        <w:rPr>
          <w:ins w:id="861" w:author="Havican, Jared W" w:date="2014-06-10T14:18:00Z"/>
        </w:rPr>
        <w:pPrChange w:id="862" w:author="Havican, Jared W" w:date="2014-06-10T14:22:00Z">
          <w:pPr>
            <w:pStyle w:val="ListParagraph"/>
            <w:numPr>
              <w:numId w:val="18"/>
            </w:numPr>
            <w:ind w:hanging="360"/>
          </w:pPr>
        </w:pPrChange>
      </w:pPr>
      <w:ins w:id="863" w:author="Havican, Jared W" w:date="2014-06-10T14:18:00Z">
        <w:r>
          <w:t xml:space="preserve">Once the CLKREQ sequencer is in UNGATECLK, it will assert PGCB clock valid to notify the </w:t>
        </w:r>
        <w:r w:rsidRPr="002E3EB9">
          <w:t xml:space="preserve">IP that PGCB clock is </w:t>
        </w:r>
        <w:r>
          <w:t xml:space="preserve">now </w:t>
        </w:r>
        <w:r w:rsidRPr="002E3EB9">
          <w:t>available.</w:t>
        </w:r>
      </w:ins>
    </w:p>
    <w:p w14:paraId="2015C097" w14:textId="77777777" w:rsidR="006963D2" w:rsidRPr="002E3EB9" w:rsidRDefault="006963D2">
      <w:pPr>
        <w:pStyle w:val="ListParagraph"/>
        <w:numPr>
          <w:ilvl w:val="1"/>
          <w:numId w:val="25"/>
        </w:numPr>
        <w:rPr>
          <w:ins w:id="864" w:author="Havican, Jared W" w:date="2014-06-10T14:18:00Z"/>
        </w:rPr>
        <w:pPrChange w:id="865" w:author="Havican, Jared W" w:date="2014-06-10T14:22:00Z">
          <w:pPr>
            <w:pStyle w:val="ListParagraph"/>
            <w:numPr>
              <w:ilvl w:val="1"/>
              <w:numId w:val="18"/>
            </w:numPr>
            <w:ind w:left="1440" w:hanging="360"/>
          </w:pPr>
        </w:pPrChange>
      </w:pPr>
      <w:ins w:id="866" w:author="Havican, Jared W" w:date="2014-06-10T14:18:00Z">
        <w:r>
          <w:t xml:space="preserve">In UNGATE_CLK the </w:t>
        </w:r>
        <w:proofErr w:type="spellStart"/>
        <w:r>
          <w:t>acc_wake_flop</w:t>
        </w:r>
        <w:proofErr w:type="spellEnd"/>
        <w:r>
          <w:t xml:space="preserve"> is cleared synchronously, on a cold boot its value would have been indeterminate prior to this point.</w:t>
        </w:r>
      </w:ins>
    </w:p>
    <w:p w14:paraId="7D8A3406" w14:textId="08A97645" w:rsidR="006963D2" w:rsidRDefault="006963D2" w:rsidP="006963D2">
      <w:pPr>
        <w:keepNext/>
        <w:jc w:val="center"/>
        <w:rPr>
          <w:ins w:id="867" w:author="Havican, Jared W" w:date="2014-06-10T14:18:00Z"/>
        </w:rPr>
      </w:pPr>
      <w:ins w:id="868" w:author="Havican, Jared W" w:date="2014-06-10T14:18:00Z">
        <w:r w:rsidRPr="00997408">
          <w:t xml:space="preserve"> </w:t>
        </w:r>
      </w:ins>
      <w:ins w:id="869" w:author="Havican, Jared W" w:date="2014-06-10T14:51:00Z">
        <w:r w:rsidR="00126FF4">
          <w:object w:dxaOrig="11551" w:dyaOrig="14971" w14:anchorId="4DEEC410">
            <v:shape id="_x0000_i1029" type="#_x0000_t75" style="width:468pt;height:606pt" o:ole="">
              <v:imagedata r:id="rId20" o:title=""/>
            </v:shape>
            <o:OLEObject Type="Embed" ProgID="Visio.Drawing.15" ShapeID="_x0000_i1029" DrawAspect="Content" ObjectID="_1464444615" r:id="rId21"/>
          </w:object>
        </w:r>
      </w:ins>
    </w:p>
    <w:p w14:paraId="39FABBD9" w14:textId="4EC46E25" w:rsidR="006963D2" w:rsidRDefault="006963D2" w:rsidP="006963D2">
      <w:pPr>
        <w:pStyle w:val="Caption"/>
        <w:jc w:val="center"/>
        <w:rPr>
          <w:ins w:id="870" w:author="Havican, Jared W" w:date="2014-06-10T14:18:00Z"/>
          <w:sz w:val="20"/>
        </w:rPr>
      </w:pPr>
      <w:bookmarkStart w:id="871" w:name="_Ref390173288"/>
      <w:bookmarkStart w:id="872" w:name="_Ref390173283"/>
      <w:bookmarkStart w:id="873" w:name="_Toc390267847"/>
      <w:ins w:id="874" w:author="Havican, Jared W" w:date="2014-06-10T14:18:00Z">
        <w:r w:rsidRPr="00B71A7F">
          <w:rPr>
            <w:rFonts w:ascii="Neo Sans Intel" w:hAnsi="Neo Sans Intel"/>
            <w:sz w:val="20"/>
            <w:szCs w:val="20"/>
          </w:rPr>
          <w:t xml:space="preserve">Figure </w:t>
        </w:r>
        <w:r w:rsidRPr="00B71A7F">
          <w:rPr>
            <w:rFonts w:ascii="Neo Sans Intel" w:hAnsi="Neo Sans Intel"/>
            <w:sz w:val="20"/>
            <w:szCs w:val="20"/>
          </w:rPr>
          <w:fldChar w:fldCharType="begin"/>
        </w:r>
        <w:r w:rsidRPr="00B71A7F">
          <w:rPr>
            <w:rFonts w:ascii="Neo Sans Intel" w:hAnsi="Neo Sans Intel"/>
            <w:sz w:val="20"/>
            <w:szCs w:val="20"/>
          </w:rPr>
          <w:instrText xml:space="preserve"> SEQ Figure \* ARABIC </w:instrText>
        </w:r>
        <w:r w:rsidRPr="00B71A7F">
          <w:rPr>
            <w:rFonts w:ascii="Neo Sans Intel" w:hAnsi="Neo Sans Intel"/>
            <w:sz w:val="20"/>
            <w:szCs w:val="20"/>
          </w:rPr>
          <w:fldChar w:fldCharType="separate"/>
        </w:r>
      </w:ins>
      <w:ins w:id="875" w:author="Havican, Jared W" w:date="2014-06-11T16:54:00Z">
        <w:r w:rsidR="00196BCA">
          <w:rPr>
            <w:rFonts w:ascii="Neo Sans Intel" w:hAnsi="Neo Sans Intel"/>
            <w:noProof/>
            <w:sz w:val="20"/>
            <w:szCs w:val="20"/>
          </w:rPr>
          <w:t>5</w:t>
        </w:r>
      </w:ins>
      <w:ins w:id="876" w:author="Havican, Jared W" w:date="2014-06-10T14:18:00Z">
        <w:r w:rsidRPr="00B71A7F">
          <w:rPr>
            <w:rFonts w:ascii="Neo Sans Intel" w:hAnsi="Neo Sans Intel"/>
            <w:sz w:val="20"/>
            <w:szCs w:val="20"/>
          </w:rPr>
          <w:fldChar w:fldCharType="end"/>
        </w:r>
        <w:bookmarkEnd w:id="871"/>
        <w:r w:rsidRPr="00B71A7F">
          <w:rPr>
            <w:rFonts w:ascii="Neo Sans Intel" w:hAnsi="Neo Sans Intel"/>
            <w:sz w:val="20"/>
            <w:szCs w:val="20"/>
          </w:rPr>
          <w:t xml:space="preserve">: </w:t>
        </w:r>
        <w:r>
          <w:rPr>
            <w:rFonts w:ascii="Neo Sans Intel" w:hAnsi="Neo Sans Intel"/>
            <w:sz w:val="20"/>
            <w:szCs w:val="20"/>
          </w:rPr>
          <w:t xml:space="preserve">PCGU </w:t>
        </w:r>
      </w:ins>
      <w:ins w:id="877" w:author="Havican, Jared W" w:date="2014-06-10T14:56:00Z">
        <w:r w:rsidR="007440A6">
          <w:rPr>
            <w:rFonts w:ascii="Neo Sans Intel" w:hAnsi="Neo Sans Intel"/>
            <w:sz w:val="20"/>
            <w:szCs w:val="20"/>
          </w:rPr>
          <w:t>IP-Inaccessible/Reset Wake Sequence</w:t>
        </w:r>
        <w:r w:rsidR="007440A6" w:rsidRPr="00997408">
          <w:rPr>
            <w:rFonts w:ascii="Neo Sans Intel" w:hAnsi="Neo Sans Intel"/>
            <w:sz w:val="20"/>
            <w:szCs w:val="20"/>
          </w:rPr>
          <w:t xml:space="preserve"> </w:t>
        </w:r>
      </w:ins>
      <w:ins w:id="878" w:author="Havican, Jared W" w:date="2014-06-10T14:18:00Z">
        <w:r w:rsidRPr="00997408">
          <w:rPr>
            <w:rFonts w:ascii="Neo Sans Intel" w:hAnsi="Neo Sans Intel"/>
            <w:sz w:val="20"/>
            <w:szCs w:val="20"/>
          </w:rPr>
          <w:t>(DEF_PWRON</w:t>
        </w:r>
        <w:r w:rsidR="00126FF4">
          <w:rPr>
            <w:rFonts w:ascii="Neo Sans Intel" w:hAnsi="Neo Sans Intel"/>
            <w:sz w:val="20"/>
            <w:szCs w:val="20"/>
          </w:rPr>
          <w:t>==1</w:t>
        </w:r>
        <w:r w:rsidRPr="00997408">
          <w:rPr>
            <w:rFonts w:ascii="Neo Sans Intel" w:hAnsi="Neo Sans Intel"/>
            <w:sz w:val="20"/>
            <w:szCs w:val="20"/>
          </w:rPr>
          <w:t>)</w:t>
        </w:r>
        <w:bookmarkEnd w:id="872"/>
        <w:bookmarkEnd w:id="873"/>
      </w:ins>
    </w:p>
    <w:p w14:paraId="26AB9A83" w14:textId="7950CC12" w:rsidR="001B63A0" w:rsidRDefault="001B63A0" w:rsidP="0043655A">
      <w:pPr>
        <w:pStyle w:val="Heading4"/>
        <w:rPr>
          <w:ins w:id="879" w:author="Havican, Jared W" w:date="2014-06-10T14:25:00Z"/>
        </w:rPr>
      </w:pPr>
      <w:ins w:id="880" w:author="Havican, Jared W" w:date="2014-06-10T14:25:00Z">
        <w:r>
          <w:t>Reset</w:t>
        </w:r>
      </w:ins>
      <w:ins w:id="881" w:author="Havican, Jared W" w:date="2014-06-10T14:27:00Z">
        <w:r w:rsidR="00C3094E">
          <w:t>/IP-Inaccessible</w:t>
        </w:r>
      </w:ins>
      <w:ins w:id="882" w:author="Havican, Jared W" w:date="2014-06-10T14:25:00Z">
        <w:r>
          <w:t xml:space="preserve"> </w:t>
        </w:r>
      </w:ins>
      <w:ins w:id="883" w:author="Havican, Jared W" w:date="2014-06-10T14:55:00Z">
        <w:r w:rsidR="007440A6">
          <w:t>Gate Sequence</w:t>
        </w:r>
      </w:ins>
    </w:p>
    <w:p w14:paraId="31540941" w14:textId="10C01B87" w:rsidR="00C3094E" w:rsidRPr="00D21138" w:rsidRDefault="00126FF4" w:rsidP="00C3094E">
      <w:pPr>
        <w:spacing w:after="0" w:line="240" w:lineRule="auto"/>
        <w:rPr>
          <w:ins w:id="884" w:author="Havican, Jared W" w:date="2014-06-10T14:29:00Z"/>
          <w:sz w:val="20"/>
        </w:rPr>
      </w:pPr>
      <w:ins w:id="885" w:author="Havican, Jared W" w:date="2014-06-10T14:52:00Z">
        <w:r>
          <w:rPr>
            <w:rFonts w:ascii="Neo Sans Intel" w:hAnsi="Neo Sans Intel"/>
            <w:sz w:val="20"/>
            <w:szCs w:val="20"/>
            <w:lang w:eastAsia="en-US"/>
          </w:rPr>
          <w:fldChar w:fldCharType="begin"/>
        </w:r>
        <w:r>
          <w:rPr>
            <w:rFonts w:ascii="Neo Sans Intel" w:hAnsi="Neo Sans Intel"/>
            <w:sz w:val="20"/>
            <w:szCs w:val="20"/>
            <w:lang w:eastAsia="en-US"/>
          </w:rPr>
          <w:instrText xml:space="preserve"> REF _Ref390175304 \h </w:instrText>
        </w:r>
      </w:ins>
      <w:r>
        <w:rPr>
          <w:rFonts w:ascii="Neo Sans Intel" w:hAnsi="Neo Sans Intel"/>
          <w:sz w:val="20"/>
          <w:szCs w:val="20"/>
          <w:lang w:eastAsia="en-US"/>
        </w:rPr>
      </w:r>
      <w:r>
        <w:rPr>
          <w:rFonts w:ascii="Neo Sans Intel" w:hAnsi="Neo Sans Intel"/>
          <w:sz w:val="20"/>
          <w:szCs w:val="20"/>
          <w:lang w:eastAsia="en-US"/>
        </w:rPr>
        <w:fldChar w:fldCharType="separate"/>
      </w:r>
      <w:ins w:id="886" w:author="Havican, Jared W" w:date="2014-06-11T16:54:00Z">
        <w:r w:rsidR="00196BCA" w:rsidRPr="00B71A7F">
          <w:rPr>
            <w:rFonts w:ascii="Neo Sans Intel" w:hAnsi="Neo Sans Intel"/>
            <w:sz w:val="20"/>
            <w:szCs w:val="20"/>
          </w:rPr>
          <w:t xml:space="preserve">Figure </w:t>
        </w:r>
        <w:r w:rsidR="00196BCA">
          <w:rPr>
            <w:rFonts w:ascii="Neo Sans Intel" w:hAnsi="Neo Sans Intel"/>
            <w:noProof/>
            <w:sz w:val="20"/>
            <w:szCs w:val="20"/>
          </w:rPr>
          <w:t>6</w:t>
        </w:r>
      </w:ins>
      <w:ins w:id="887" w:author="Havican, Jared W" w:date="2014-06-10T14:52:00Z">
        <w:r>
          <w:rPr>
            <w:rFonts w:ascii="Neo Sans Intel" w:hAnsi="Neo Sans Intel"/>
            <w:sz w:val="20"/>
            <w:szCs w:val="20"/>
            <w:lang w:eastAsia="en-US"/>
          </w:rPr>
          <w:fldChar w:fldCharType="end"/>
        </w:r>
        <w:r>
          <w:rPr>
            <w:rFonts w:ascii="Neo Sans Intel" w:hAnsi="Neo Sans Intel"/>
            <w:sz w:val="20"/>
            <w:szCs w:val="20"/>
            <w:lang w:eastAsia="en-US"/>
          </w:rPr>
          <w:t xml:space="preserve"> </w:t>
        </w:r>
      </w:ins>
      <w:ins w:id="888" w:author="Havican, Jared W" w:date="2014-06-10T14:45:00Z">
        <w:r w:rsidR="00123208">
          <w:rPr>
            <w:rFonts w:ascii="Neo Sans Intel" w:hAnsi="Neo Sans Intel"/>
            <w:sz w:val="20"/>
            <w:szCs w:val="20"/>
            <w:lang w:eastAsia="en-US"/>
          </w:rPr>
          <w:t xml:space="preserve">and </w:t>
        </w:r>
      </w:ins>
      <w:ins w:id="889" w:author="Havican, Jared W" w:date="2014-06-10T14:53:00Z">
        <w:r>
          <w:rPr>
            <w:rFonts w:ascii="Neo Sans Intel" w:hAnsi="Neo Sans Intel"/>
            <w:sz w:val="20"/>
            <w:szCs w:val="20"/>
            <w:lang w:eastAsia="en-US"/>
          </w:rPr>
          <w:fldChar w:fldCharType="begin"/>
        </w:r>
        <w:r>
          <w:rPr>
            <w:rFonts w:ascii="Neo Sans Intel" w:hAnsi="Neo Sans Intel"/>
            <w:sz w:val="20"/>
            <w:szCs w:val="20"/>
            <w:lang w:eastAsia="en-US"/>
          </w:rPr>
          <w:instrText xml:space="preserve"> REF _Ref390175310 \h </w:instrText>
        </w:r>
      </w:ins>
      <w:r>
        <w:rPr>
          <w:rFonts w:ascii="Neo Sans Intel" w:hAnsi="Neo Sans Intel"/>
          <w:sz w:val="20"/>
          <w:szCs w:val="20"/>
          <w:lang w:eastAsia="en-US"/>
        </w:rPr>
      </w:r>
      <w:r>
        <w:rPr>
          <w:rFonts w:ascii="Neo Sans Intel" w:hAnsi="Neo Sans Intel"/>
          <w:sz w:val="20"/>
          <w:szCs w:val="20"/>
          <w:lang w:eastAsia="en-US"/>
        </w:rPr>
        <w:fldChar w:fldCharType="separate"/>
      </w:r>
      <w:ins w:id="890" w:author="Havican, Jared W" w:date="2014-06-11T16:54:00Z">
        <w:r w:rsidR="00196BCA" w:rsidRPr="00B71A7F">
          <w:rPr>
            <w:rFonts w:ascii="Neo Sans Intel" w:hAnsi="Neo Sans Intel"/>
            <w:sz w:val="20"/>
            <w:szCs w:val="20"/>
          </w:rPr>
          <w:t xml:space="preserve">Figure </w:t>
        </w:r>
        <w:r w:rsidR="00196BCA">
          <w:rPr>
            <w:rFonts w:ascii="Neo Sans Intel" w:hAnsi="Neo Sans Intel"/>
            <w:noProof/>
            <w:sz w:val="20"/>
            <w:szCs w:val="20"/>
          </w:rPr>
          <w:t>7</w:t>
        </w:r>
      </w:ins>
      <w:ins w:id="891" w:author="Havican, Jared W" w:date="2014-06-10T14:53:00Z">
        <w:r>
          <w:rPr>
            <w:rFonts w:ascii="Neo Sans Intel" w:hAnsi="Neo Sans Intel"/>
            <w:sz w:val="20"/>
            <w:szCs w:val="20"/>
            <w:lang w:eastAsia="en-US"/>
          </w:rPr>
          <w:fldChar w:fldCharType="end"/>
        </w:r>
      </w:ins>
      <w:ins w:id="892" w:author="Havican, Jared W" w:date="2014-06-10T14:45:00Z">
        <w:r w:rsidR="00123208">
          <w:rPr>
            <w:rFonts w:ascii="Neo Sans Intel" w:hAnsi="Neo Sans Intel"/>
            <w:sz w:val="20"/>
            <w:szCs w:val="20"/>
            <w:lang w:eastAsia="en-US"/>
          </w:rPr>
          <w:t xml:space="preserve"> </w:t>
        </w:r>
      </w:ins>
      <w:ins w:id="893" w:author="Havican, Jared W" w:date="2014-06-10T14:25:00Z">
        <w:r w:rsidR="001B63A0" w:rsidRPr="00D21138">
          <w:rPr>
            <w:rFonts w:ascii="Neo Sans Intel" w:hAnsi="Neo Sans Intel"/>
            <w:sz w:val="20"/>
            <w:szCs w:val="20"/>
            <w:lang w:eastAsia="en-US"/>
          </w:rPr>
          <w:t>illustrat</w:t>
        </w:r>
        <w:r w:rsidR="00123208">
          <w:rPr>
            <w:rFonts w:ascii="Neo Sans Intel" w:hAnsi="Neo Sans Intel"/>
            <w:sz w:val="20"/>
            <w:szCs w:val="20"/>
            <w:lang w:eastAsia="en-US"/>
          </w:rPr>
          <w:t>e</w:t>
        </w:r>
        <w:r w:rsidR="001B63A0" w:rsidRPr="00D21138">
          <w:rPr>
            <w:rFonts w:ascii="Neo Sans Intel" w:hAnsi="Neo Sans Intel"/>
            <w:sz w:val="20"/>
            <w:szCs w:val="20"/>
            <w:lang w:eastAsia="en-US"/>
          </w:rPr>
          <w:t xml:space="preserve"> the </w:t>
        </w:r>
      </w:ins>
      <w:ins w:id="894" w:author="Havican, Jared W" w:date="2014-06-10T14:26:00Z">
        <w:r w:rsidR="001B63A0">
          <w:rPr>
            <w:rFonts w:ascii="Neo Sans Intel" w:hAnsi="Neo Sans Intel"/>
            <w:sz w:val="20"/>
            <w:szCs w:val="20"/>
            <w:lang w:eastAsia="en-US"/>
          </w:rPr>
          <w:t>rese</w:t>
        </w:r>
        <w:r w:rsidR="00C3094E">
          <w:rPr>
            <w:rFonts w:ascii="Neo Sans Intel" w:hAnsi="Neo Sans Intel"/>
            <w:sz w:val="20"/>
            <w:szCs w:val="20"/>
            <w:lang w:eastAsia="en-US"/>
          </w:rPr>
          <w:t xml:space="preserve">t/IP-Inaccessible entry flow, after which pgcb_rst_b can assert without the fear of it introducing glitches on </w:t>
        </w:r>
        <w:proofErr w:type="spellStart"/>
        <w:r w:rsidR="00C3094E">
          <w:rPr>
            <w:rFonts w:ascii="Neo Sans Intel" w:hAnsi="Neo Sans Intel"/>
            <w:sz w:val="20"/>
            <w:szCs w:val="20"/>
            <w:lang w:eastAsia="en-US"/>
          </w:rPr>
          <w:t>pgcb_clkreq</w:t>
        </w:r>
        <w:proofErr w:type="spellEnd"/>
        <w:r w:rsidR="00C3094E">
          <w:rPr>
            <w:rFonts w:ascii="Neo Sans Intel" w:hAnsi="Neo Sans Intel"/>
            <w:sz w:val="20"/>
            <w:szCs w:val="20"/>
            <w:lang w:eastAsia="en-US"/>
          </w:rPr>
          <w:t>.</w:t>
        </w:r>
      </w:ins>
      <w:ins w:id="895" w:author="Havican, Jared W" w:date="2014-06-10T14:29:00Z">
        <w:r w:rsidR="00C3094E" w:rsidRPr="00C3094E">
          <w:rPr>
            <w:rFonts w:ascii="Neo Sans Intel" w:hAnsi="Neo Sans Intel"/>
            <w:sz w:val="20"/>
            <w:szCs w:val="20"/>
            <w:lang w:eastAsia="en-US"/>
          </w:rPr>
          <w:t xml:space="preserve"> </w:t>
        </w:r>
        <w:r w:rsidR="00C3094E" w:rsidRPr="00D21138">
          <w:rPr>
            <w:rFonts w:ascii="Neo Sans Intel" w:hAnsi="Neo Sans Intel"/>
            <w:sz w:val="20"/>
            <w:szCs w:val="20"/>
            <w:lang w:eastAsia="en-US"/>
          </w:rPr>
          <w:t>The detailed steps are summarized as follow:</w:t>
        </w:r>
      </w:ins>
    </w:p>
    <w:p w14:paraId="62EC3A97" w14:textId="176BF805" w:rsidR="00C3094E" w:rsidRDefault="00C3094E" w:rsidP="00C3094E">
      <w:pPr>
        <w:pStyle w:val="ListParagraph"/>
        <w:numPr>
          <w:ilvl w:val="0"/>
          <w:numId w:val="26"/>
        </w:numPr>
        <w:rPr>
          <w:ins w:id="896" w:author="Havican, Jared W" w:date="2014-06-10T14:31:00Z"/>
        </w:rPr>
      </w:pPr>
      <w:ins w:id="897" w:author="Havican, Jared W" w:date="2014-06-10T14:31:00Z">
        <w:r>
          <w:t>The CLKREQ sequencer stays at UNGATECLK state, and waits for IP to enter IP-Inaccessible PG state.  The PGCB clock is available and the PGCB clock valid is asserted.</w:t>
        </w:r>
      </w:ins>
    </w:p>
    <w:p w14:paraId="4FD8CF1A" w14:textId="6CFE1013" w:rsidR="00C3094E" w:rsidRDefault="00C3094E" w:rsidP="00C3094E">
      <w:pPr>
        <w:pStyle w:val="ListParagraph"/>
        <w:numPr>
          <w:ilvl w:val="0"/>
          <w:numId w:val="26"/>
        </w:numPr>
        <w:rPr>
          <w:ins w:id="898" w:author="Havican, Jared W" w:date="2014-06-10T14:31:00Z"/>
        </w:rPr>
      </w:pPr>
      <w:ins w:id="899" w:author="Havican, Jared W" w:date="2014-06-10T14:31:00Z">
        <w:r>
          <w:t xml:space="preserve">Once the IP asserts </w:t>
        </w:r>
        <w:proofErr w:type="spellStart"/>
        <w:r>
          <w:t>sync_gate</w:t>
        </w:r>
        <w:proofErr w:type="spellEnd"/>
        <w:r>
          <w:t xml:space="preserve"> as an indication that it is in IP-Inaccessible PG, the CLKREQ sequencer will transition to GATEPEND state and reload the timer with </w:t>
        </w:r>
        <w:proofErr w:type="spellStart"/>
        <w:r>
          <w:t>t_clkgate</w:t>
        </w:r>
        <w:proofErr w:type="spellEnd"/>
        <w:r>
          <w:t xml:space="preserve"> value. </w:t>
        </w:r>
      </w:ins>
    </w:p>
    <w:p w14:paraId="2E109844" w14:textId="0EED6C53" w:rsidR="001B63A0" w:rsidRDefault="00C3094E">
      <w:pPr>
        <w:pStyle w:val="ListParagraph"/>
        <w:numPr>
          <w:ilvl w:val="0"/>
          <w:numId w:val="26"/>
        </w:numPr>
        <w:rPr>
          <w:ins w:id="900" w:author="Havican, Jared W" w:date="2014-06-10T14:34:00Z"/>
        </w:rPr>
        <w:pPrChange w:id="901" w:author="Havican, Jared W" w:date="2014-06-10T14:29:00Z">
          <w:pPr>
            <w:pStyle w:val="Heading4"/>
          </w:pPr>
        </w:pPrChange>
      </w:pPr>
      <w:ins w:id="902" w:author="Havican, Jared W" w:date="2014-06-10T14:32:00Z">
        <w:r>
          <w:t xml:space="preserve">In GATEPEND </w:t>
        </w:r>
        <w:proofErr w:type="spellStart"/>
        <w:r>
          <w:t>sync_clkvld</w:t>
        </w:r>
        <w:proofErr w:type="spellEnd"/>
        <w:r>
          <w:t xml:space="preserve"> is deasserted and the clock to the PGCB/CDC would be gated. When the timer reaches </w:t>
        </w:r>
      </w:ins>
      <w:ins w:id="903" w:author="Havican, Jared W" w:date="2014-06-10T14:33:00Z">
        <w:r>
          <w:t xml:space="preserve">‘0’ and </w:t>
        </w:r>
        <w:proofErr w:type="spellStart"/>
        <w:r>
          <w:t>sync_gate</w:t>
        </w:r>
        <w:proofErr w:type="spellEnd"/>
        <w:r>
          <w:t xml:space="preserve"> is still asserted, the FSM then moves to </w:t>
        </w:r>
      </w:ins>
      <w:ins w:id="904" w:author="Havican, Jared W" w:date="2014-06-10T14:34:00Z">
        <w:r>
          <w:t>GATECLK.</w:t>
        </w:r>
      </w:ins>
    </w:p>
    <w:p w14:paraId="75BDD6FC" w14:textId="42B2BFC4" w:rsidR="00C3094E" w:rsidRDefault="00C3094E">
      <w:pPr>
        <w:pStyle w:val="ListParagraph"/>
        <w:numPr>
          <w:ilvl w:val="0"/>
          <w:numId w:val="26"/>
        </w:numPr>
        <w:rPr>
          <w:ins w:id="905" w:author="Havican, Jared W" w:date="2014-06-10T14:44:00Z"/>
        </w:rPr>
        <w:pPrChange w:id="906" w:author="Havican, Jared W" w:date="2014-06-10T14:29:00Z">
          <w:pPr>
            <w:pStyle w:val="Heading4"/>
          </w:pPr>
        </w:pPrChange>
      </w:pPr>
      <w:ins w:id="907" w:author="Havican, Jared W" w:date="2014-06-10T14:34:00Z">
        <w:r>
          <w:t xml:space="preserve">In GATECLK the </w:t>
        </w:r>
        <w:proofErr w:type="spellStart"/>
        <w:r>
          <w:t>clkreq_sustain</w:t>
        </w:r>
        <w:proofErr w:type="spellEnd"/>
        <w:r>
          <w:t xml:space="preserve"> flop is cleared and clkreq deasserts. The FSM waits in GATECLK until </w:t>
        </w:r>
        <w:proofErr w:type="spellStart"/>
        <w:r>
          <w:t>clkack_sync</w:t>
        </w:r>
        <w:proofErr w:type="spellEnd"/>
        <w:r>
          <w:t xml:space="preserve"> deasserts and then moves to PMCWAKE (because </w:t>
        </w:r>
        <w:proofErr w:type="spellStart"/>
        <w:r>
          <w:t>pgcb_pok</w:t>
        </w:r>
        <w:proofErr w:type="spellEnd"/>
        <w:r>
          <w:t xml:space="preserve"> is low).</w:t>
        </w:r>
      </w:ins>
    </w:p>
    <w:p w14:paraId="135B220F" w14:textId="166586E1" w:rsidR="00123208" w:rsidRDefault="00123208">
      <w:pPr>
        <w:pStyle w:val="ListParagraph"/>
        <w:numPr>
          <w:ilvl w:val="1"/>
          <w:numId w:val="26"/>
        </w:numPr>
        <w:rPr>
          <w:ins w:id="908" w:author="Havican, Jared W" w:date="2014-06-10T14:44:00Z"/>
        </w:rPr>
        <w:pPrChange w:id="909" w:author="Havican, Jared W" w:date="2014-06-10T14:44:00Z">
          <w:pPr>
            <w:pStyle w:val="Heading4"/>
          </w:pPr>
        </w:pPrChange>
      </w:pPr>
      <w:ins w:id="910" w:author="Havican, Jared W" w:date="2014-06-10T14:44:00Z">
        <w:r>
          <w:t>Once the SOC de-assert the PGCB CLKACK, the SOC must guarantee that the PGCB clock will be available for at least 8 clocks.  This is to allow the PCGU to synchronize the PGCB CLKACK and complete the remaining clock gating sequencing.</w:t>
        </w:r>
      </w:ins>
    </w:p>
    <w:p w14:paraId="1462F252" w14:textId="4A9DC9BF" w:rsidR="00123208" w:rsidRDefault="00785A36">
      <w:pPr>
        <w:pStyle w:val="ListParagraph"/>
        <w:numPr>
          <w:ilvl w:val="0"/>
          <w:numId w:val="26"/>
        </w:numPr>
        <w:rPr>
          <w:ins w:id="911" w:author="Havican, Jared W" w:date="2014-06-10T14:45:00Z"/>
        </w:rPr>
        <w:pPrChange w:id="912" w:author="Havican, Jared W" w:date="2014-06-10T14:29:00Z">
          <w:pPr>
            <w:pStyle w:val="Heading4"/>
          </w:pPr>
        </w:pPrChange>
      </w:pPr>
      <w:ins w:id="913" w:author="Havican, Jared W" w:date="2014-06-10T14:58:00Z">
        <w:r>
          <w:t>In PMCWAKE the pmc_ip_wake path is now opened up and t</w:t>
        </w:r>
      </w:ins>
      <w:ins w:id="914" w:author="Havican, Jared W" w:date="2014-06-10T14:45:00Z">
        <w:r w:rsidR="00123208">
          <w:t>he FSM stays in PMCWAKE and waits for a pmc_ip_wake event or a pgcb_rst_b event.</w:t>
        </w:r>
      </w:ins>
    </w:p>
    <w:p w14:paraId="3F95817A" w14:textId="660EF06B" w:rsidR="00123208" w:rsidRDefault="00123208">
      <w:pPr>
        <w:pStyle w:val="ListParagraph"/>
        <w:numPr>
          <w:ilvl w:val="1"/>
          <w:numId w:val="26"/>
        </w:numPr>
        <w:rPr>
          <w:ins w:id="915" w:author="Havican, Jared W" w:date="2014-06-10T14:46:00Z"/>
        </w:rPr>
        <w:pPrChange w:id="916" w:author="Havican, Jared W" w:date="2014-06-10T14:48:00Z">
          <w:pPr>
            <w:pStyle w:val="Heading4"/>
          </w:pPr>
        </w:pPrChange>
      </w:pPr>
      <w:ins w:id="917" w:author="Havican, Jared W" w:date="2014-06-10T14:45:00Z">
        <w:r>
          <w:t>If DEF_PWRON==0 and pgcb_rst_b asserts, there will be no transition on any of the internal signals and there is no possibility of a glitch.</w:t>
        </w:r>
      </w:ins>
      <w:ins w:id="918" w:author="Havican, Jared W" w:date="2014-06-10T14:47:00Z">
        <w:r>
          <w:t xml:space="preserve"> (</w:t>
        </w:r>
      </w:ins>
      <w:ins w:id="919" w:author="Havican, Jared W" w:date="2014-06-10T14:49:00Z">
        <w:r>
          <w:t>s</w:t>
        </w:r>
      </w:ins>
      <w:ins w:id="920" w:author="Havican, Jared W" w:date="2014-06-10T14:47:00Z">
        <w:r>
          <w:t>ee</w:t>
        </w:r>
      </w:ins>
      <w:ins w:id="921" w:author="Havican, Jared W" w:date="2014-06-10T14:53:00Z">
        <w:r w:rsidR="00126FF4">
          <w:t xml:space="preserve"> </w:t>
        </w:r>
        <w:r w:rsidR="00126FF4">
          <w:fldChar w:fldCharType="begin"/>
        </w:r>
        <w:r w:rsidR="00126FF4">
          <w:instrText xml:space="preserve"> REF _Ref390175304 \h </w:instrText>
        </w:r>
      </w:ins>
      <w:r w:rsidR="00126FF4">
        <w:fldChar w:fldCharType="separate"/>
      </w:r>
      <w:ins w:id="922" w:author="Havican, Jared W" w:date="2014-06-11T16:54:00Z">
        <w:r w:rsidR="00196BCA" w:rsidRPr="00B71A7F">
          <w:t xml:space="preserve">Figure </w:t>
        </w:r>
        <w:r w:rsidR="00196BCA">
          <w:rPr>
            <w:noProof/>
          </w:rPr>
          <w:t>6</w:t>
        </w:r>
      </w:ins>
      <w:ins w:id="923" w:author="Havican, Jared W" w:date="2014-06-10T14:53:00Z">
        <w:r w:rsidR="00126FF4">
          <w:fldChar w:fldCharType="end"/>
        </w:r>
      </w:ins>
      <w:ins w:id="924" w:author="Havican, Jared W" w:date="2014-06-10T14:47:00Z">
        <w:r>
          <w:t>)</w:t>
        </w:r>
      </w:ins>
    </w:p>
    <w:p w14:paraId="52A549F9" w14:textId="52A6BE48" w:rsidR="00123208" w:rsidRPr="0043655A" w:rsidRDefault="00123208">
      <w:pPr>
        <w:pStyle w:val="ListParagraph"/>
        <w:numPr>
          <w:ilvl w:val="1"/>
          <w:numId w:val="26"/>
        </w:numPr>
        <w:rPr>
          <w:ins w:id="925" w:author="Havican, Jared W" w:date="2014-06-10T14:26:00Z"/>
        </w:rPr>
        <w:pPrChange w:id="926" w:author="Havican, Jared W" w:date="2014-06-10T14:49:00Z">
          <w:pPr>
            <w:pStyle w:val="Heading4"/>
          </w:pPr>
        </w:pPrChange>
      </w:pPr>
      <w:ins w:id="927" w:author="Havican, Jared W" w:date="2014-06-10T14:47:00Z">
        <w:r>
          <w:t xml:space="preserve">If DEF_PWRON==1 and pgcb_rst_b asserts, clkreq will assert and </w:t>
        </w:r>
        <w:proofErr w:type="spellStart"/>
        <w:r>
          <w:t>sync_clkvld</w:t>
        </w:r>
        <w:proofErr w:type="spellEnd"/>
        <w:r>
          <w:t xml:space="preserve"> will assert because </w:t>
        </w:r>
        <w:proofErr w:type="spellStart"/>
        <w:r>
          <w:t>defon_flag</w:t>
        </w:r>
      </w:ins>
      <w:proofErr w:type="spellEnd"/>
      <w:ins w:id="928" w:author="Havican, Jared W" w:date="2014-06-10T14:48:00Z">
        <w:r>
          <w:t xml:space="preserve"> is set, note that clkreq assertion would be glitch</w:t>
        </w:r>
      </w:ins>
      <w:ins w:id="929" w:author="Havican, Jared W" w:date="2014-06-10T14:49:00Z">
        <w:r>
          <w:t>-free as pmc_ip_wake is glitch free. (see</w:t>
        </w:r>
      </w:ins>
      <w:ins w:id="930" w:author="Havican, Jared W" w:date="2014-06-10T14:53:00Z">
        <w:r w:rsidR="00126FF4">
          <w:t xml:space="preserve"> </w:t>
        </w:r>
        <w:r w:rsidR="00126FF4">
          <w:fldChar w:fldCharType="begin"/>
        </w:r>
        <w:r w:rsidR="00126FF4">
          <w:instrText xml:space="preserve"> REF _Ref390175310 \h </w:instrText>
        </w:r>
      </w:ins>
      <w:r w:rsidR="00126FF4">
        <w:fldChar w:fldCharType="separate"/>
      </w:r>
      <w:ins w:id="931" w:author="Havican, Jared W" w:date="2014-06-11T16:54:00Z">
        <w:r w:rsidR="00196BCA" w:rsidRPr="00B71A7F">
          <w:t xml:space="preserve">Figure </w:t>
        </w:r>
        <w:r w:rsidR="00196BCA">
          <w:rPr>
            <w:noProof/>
          </w:rPr>
          <w:t>7</w:t>
        </w:r>
      </w:ins>
      <w:ins w:id="932" w:author="Havican, Jared W" w:date="2014-06-10T14:53:00Z">
        <w:r w:rsidR="00126FF4">
          <w:fldChar w:fldCharType="end"/>
        </w:r>
      </w:ins>
      <w:ins w:id="933" w:author="Havican, Jared W" w:date="2014-06-10T14:49:00Z">
        <w:r>
          <w:t>)</w:t>
        </w:r>
      </w:ins>
    </w:p>
    <w:p w14:paraId="0A61EF30" w14:textId="2C1CAAAE" w:rsidR="00C3094E" w:rsidRDefault="00123208">
      <w:pPr>
        <w:spacing w:after="0" w:line="240" w:lineRule="auto"/>
        <w:jc w:val="center"/>
        <w:rPr>
          <w:ins w:id="934" w:author="Havican, Jared W" w:date="2014-06-10T14:49:00Z"/>
        </w:rPr>
        <w:pPrChange w:id="935" w:author="Havican, Jared W" w:date="2014-06-11T16:38:00Z">
          <w:pPr>
            <w:pStyle w:val="Heading4"/>
          </w:pPr>
        </w:pPrChange>
      </w:pPr>
      <w:ins w:id="936" w:author="Havican, Jared W" w:date="2014-06-10T14:49:00Z">
        <w:r>
          <w:object w:dxaOrig="9975" w:dyaOrig="15165" w14:anchorId="43064687">
            <v:shape id="_x0000_i1030" type="#_x0000_t75" style="width:415.5pt;height:632.25pt" o:ole="">
              <v:imagedata r:id="rId22" o:title=""/>
            </v:shape>
            <o:OLEObject Type="Embed" ProgID="Visio.Drawing.15" ShapeID="_x0000_i1030" DrawAspect="Content" ObjectID="_1464444616" r:id="rId23"/>
          </w:object>
        </w:r>
      </w:ins>
    </w:p>
    <w:p w14:paraId="1DED8417" w14:textId="1C769C59" w:rsidR="00123208" w:rsidRDefault="00123208" w:rsidP="00123208">
      <w:pPr>
        <w:pStyle w:val="Caption"/>
        <w:jc w:val="center"/>
        <w:rPr>
          <w:ins w:id="937" w:author="Havican, Jared W" w:date="2014-06-10T14:50:00Z"/>
          <w:rFonts w:ascii="Neo Sans Intel" w:hAnsi="Neo Sans Intel"/>
          <w:sz w:val="20"/>
          <w:szCs w:val="20"/>
        </w:rPr>
      </w:pPr>
      <w:bookmarkStart w:id="938" w:name="_Ref390175304"/>
      <w:bookmarkStart w:id="939" w:name="_Toc390267848"/>
      <w:ins w:id="940" w:author="Havican, Jared W" w:date="2014-06-10T14:49:00Z">
        <w:r w:rsidRPr="00B71A7F">
          <w:rPr>
            <w:rFonts w:ascii="Neo Sans Intel" w:hAnsi="Neo Sans Intel"/>
            <w:sz w:val="20"/>
            <w:szCs w:val="20"/>
          </w:rPr>
          <w:t xml:space="preserve">Figure </w:t>
        </w:r>
        <w:r w:rsidRPr="00B71A7F">
          <w:rPr>
            <w:rFonts w:ascii="Neo Sans Intel" w:hAnsi="Neo Sans Intel"/>
            <w:sz w:val="20"/>
            <w:szCs w:val="20"/>
          </w:rPr>
          <w:fldChar w:fldCharType="begin"/>
        </w:r>
        <w:r w:rsidRPr="00B71A7F">
          <w:rPr>
            <w:rFonts w:ascii="Neo Sans Intel" w:hAnsi="Neo Sans Intel"/>
            <w:sz w:val="20"/>
            <w:szCs w:val="20"/>
          </w:rPr>
          <w:instrText xml:space="preserve"> SEQ Figure \* ARABIC </w:instrText>
        </w:r>
        <w:r w:rsidRPr="00B71A7F">
          <w:rPr>
            <w:rFonts w:ascii="Neo Sans Intel" w:hAnsi="Neo Sans Intel"/>
            <w:sz w:val="20"/>
            <w:szCs w:val="20"/>
          </w:rPr>
          <w:fldChar w:fldCharType="separate"/>
        </w:r>
      </w:ins>
      <w:ins w:id="941" w:author="Havican, Jared W" w:date="2014-06-11T16:54:00Z">
        <w:r w:rsidR="00196BCA">
          <w:rPr>
            <w:rFonts w:ascii="Neo Sans Intel" w:hAnsi="Neo Sans Intel"/>
            <w:noProof/>
            <w:sz w:val="20"/>
            <w:szCs w:val="20"/>
          </w:rPr>
          <w:t>6</w:t>
        </w:r>
      </w:ins>
      <w:ins w:id="942" w:author="Havican, Jared W" w:date="2014-06-10T14:49:00Z">
        <w:r w:rsidRPr="00B71A7F">
          <w:rPr>
            <w:rFonts w:ascii="Neo Sans Intel" w:hAnsi="Neo Sans Intel"/>
            <w:sz w:val="20"/>
            <w:szCs w:val="20"/>
          </w:rPr>
          <w:fldChar w:fldCharType="end"/>
        </w:r>
        <w:bookmarkEnd w:id="938"/>
        <w:r w:rsidRPr="00B71A7F">
          <w:rPr>
            <w:rFonts w:ascii="Neo Sans Intel" w:hAnsi="Neo Sans Intel"/>
            <w:sz w:val="20"/>
            <w:szCs w:val="20"/>
          </w:rPr>
          <w:t xml:space="preserve">: </w:t>
        </w:r>
        <w:r>
          <w:rPr>
            <w:rFonts w:ascii="Neo Sans Intel" w:hAnsi="Neo Sans Intel"/>
            <w:sz w:val="20"/>
            <w:szCs w:val="20"/>
          </w:rPr>
          <w:t xml:space="preserve">PCGU </w:t>
        </w:r>
      </w:ins>
      <w:ins w:id="943" w:author="Havican, Jared W" w:date="2014-06-10T14:50:00Z">
        <w:r>
          <w:rPr>
            <w:rFonts w:ascii="Neo Sans Intel" w:hAnsi="Neo Sans Intel"/>
            <w:sz w:val="20"/>
            <w:szCs w:val="20"/>
          </w:rPr>
          <w:t xml:space="preserve">IP-Inaccessible/Reset </w:t>
        </w:r>
      </w:ins>
      <w:ins w:id="944" w:author="Havican, Jared W" w:date="2014-06-10T14:56:00Z">
        <w:r w:rsidR="007440A6">
          <w:rPr>
            <w:rFonts w:ascii="Neo Sans Intel" w:hAnsi="Neo Sans Intel"/>
            <w:sz w:val="20"/>
            <w:szCs w:val="20"/>
          </w:rPr>
          <w:t>Gate Sequence</w:t>
        </w:r>
      </w:ins>
      <w:ins w:id="945" w:author="Havican, Jared W" w:date="2014-06-10T14:49:00Z">
        <w:r w:rsidRPr="00997408">
          <w:rPr>
            <w:rFonts w:ascii="Neo Sans Intel" w:hAnsi="Neo Sans Intel"/>
            <w:sz w:val="20"/>
            <w:szCs w:val="20"/>
          </w:rPr>
          <w:t xml:space="preserve"> (DEF_PWRON==0)</w:t>
        </w:r>
      </w:ins>
      <w:bookmarkEnd w:id="939"/>
    </w:p>
    <w:p w14:paraId="7F08D0A5" w14:textId="274D6103" w:rsidR="00123208" w:rsidRDefault="00123208">
      <w:pPr>
        <w:spacing w:after="0" w:line="240" w:lineRule="auto"/>
        <w:jc w:val="center"/>
        <w:rPr>
          <w:ins w:id="946" w:author="Havican, Jared W" w:date="2014-06-10T14:50:00Z"/>
        </w:rPr>
        <w:pPrChange w:id="947" w:author="Havican, Jared W" w:date="2014-06-11T16:38:00Z">
          <w:pPr>
            <w:spacing w:after="0" w:line="240" w:lineRule="auto"/>
          </w:pPr>
        </w:pPrChange>
      </w:pPr>
      <w:ins w:id="948" w:author="Havican, Jared W" w:date="2014-06-10T14:50:00Z">
        <w:r>
          <w:object w:dxaOrig="10831" w:dyaOrig="14971" w14:anchorId="4E91C364">
            <v:shape id="_x0000_i1031" type="#_x0000_t75" style="width:452.25pt;height:624.75pt" o:ole="">
              <v:imagedata r:id="rId24" o:title=""/>
            </v:shape>
            <o:OLEObject Type="Embed" ProgID="Visio.Drawing.15" ShapeID="_x0000_i1031" DrawAspect="Content" ObjectID="_1464444617" r:id="rId25"/>
          </w:object>
        </w:r>
      </w:ins>
    </w:p>
    <w:p w14:paraId="10394D72" w14:textId="2E748394" w:rsidR="00123208" w:rsidRDefault="00123208" w:rsidP="00123208">
      <w:pPr>
        <w:pStyle w:val="Caption"/>
        <w:jc w:val="center"/>
        <w:rPr>
          <w:ins w:id="949" w:author="Havican, Jared W" w:date="2014-06-10T14:50:00Z"/>
          <w:sz w:val="20"/>
        </w:rPr>
      </w:pPr>
      <w:bookmarkStart w:id="950" w:name="_Ref390175310"/>
      <w:bookmarkStart w:id="951" w:name="_Toc390267849"/>
      <w:ins w:id="952" w:author="Havican, Jared W" w:date="2014-06-10T14:50:00Z">
        <w:r w:rsidRPr="00B71A7F">
          <w:rPr>
            <w:rFonts w:ascii="Neo Sans Intel" w:hAnsi="Neo Sans Intel"/>
            <w:sz w:val="20"/>
            <w:szCs w:val="20"/>
          </w:rPr>
          <w:t xml:space="preserve">Figure </w:t>
        </w:r>
        <w:r w:rsidRPr="00B71A7F">
          <w:rPr>
            <w:rFonts w:ascii="Neo Sans Intel" w:hAnsi="Neo Sans Intel"/>
            <w:sz w:val="20"/>
            <w:szCs w:val="20"/>
          </w:rPr>
          <w:fldChar w:fldCharType="begin"/>
        </w:r>
        <w:r w:rsidRPr="00B71A7F">
          <w:rPr>
            <w:rFonts w:ascii="Neo Sans Intel" w:hAnsi="Neo Sans Intel"/>
            <w:sz w:val="20"/>
            <w:szCs w:val="20"/>
          </w:rPr>
          <w:instrText xml:space="preserve"> SEQ Figure \* ARABIC </w:instrText>
        </w:r>
        <w:r w:rsidRPr="00B71A7F">
          <w:rPr>
            <w:rFonts w:ascii="Neo Sans Intel" w:hAnsi="Neo Sans Intel"/>
            <w:sz w:val="20"/>
            <w:szCs w:val="20"/>
          </w:rPr>
          <w:fldChar w:fldCharType="separate"/>
        </w:r>
      </w:ins>
      <w:ins w:id="953" w:author="Havican, Jared W" w:date="2014-06-11T16:54:00Z">
        <w:r w:rsidR="00196BCA">
          <w:rPr>
            <w:rFonts w:ascii="Neo Sans Intel" w:hAnsi="Neo Sans Intel"/>
            <w:noProof/>
            <w:sz w:val="20"/>
            <w:szCs w:val="20"/>
          </w:rPr>
          <w:t>7</w:t>
        </w:r>
      </w:ins>
      <w:ins w:id="954" w:author="Havican, Jared W" w:date="2014-06-10T14:50:00Z">
        <w:r w:rsidRPr="00B71A7F">
          <w:rPr>
            <w:rFonts w:ascii="Neo Sans Intel" w:hAnsi="Neo Sans Intel"/>
            <w:sz w:val="20"/>
            <w:szCs w:val="20"/>
          </w:rPr>
          <w:fldChar w:fldCharType="end"/>
        </w:r>
        <w:bookmarkEnd w:id="950"/>
        <w:r w:rsidRPr="00B71A7F">
          <w:rPr>
            <w:rFonts w:ascii="Neo Sans Intel" w:hAnsi="Neo Sans Intel"/>
            <w:sz w:val="20"/>
            <w:szCs w:val="20"/>
          </w:rPr>
          <w:t xml:space="preserve">: </w:t>
        </w:r>
        <w:r>
          <w:rPr>
            <w:rFonts w:ascii="Neo Sans Intel" w:hAnsi="Neo Sans Intel"/>
            <w:sz w:val="20"/>
            <w:szCs w:val="20"/>
          </w:rPr>
          <w:t xml:space="preserve">PCGU IP-Inaccessible/Reset </w:t>
        </w:r>
      </w:ins>
      <w:ins w:id="955" w:author="Havican, Jared W" w:date="2014-06-10T14:56:00Z">
        <w:r w:rsidR="007440A6">
          <w:rPr>
            <w:rFonts w:ascii="Neo Sans Intel" w:hAnsi="Neo Sans Intel"/>
            <w:sz w:val="20"/>
            <w:szCs w:val="20"/>
          </w:rPr>
          <w:t>Gate Sequence</w:t>
        </w:r>
        <w:r w:rsidR="007440A6" w:rsidRPr="00997408">
          <w:rPr>
            <w:rFonts w:ascii="Neo Sans Intel" w:hAnsi="Neo Sans Intel"/>
            <w:sz w:val="20"/>
            <w:szCs w:val="20"/>
          </w:rPr>
          <w:t xml:space="preserve"> </w:t>
        </w:r>
      </w:ins>
      <w:ins w:id="956" w:author="Havican, Jared W" w:date="2014-06-10T14:50:00Z">
        <w:r w:rsidRPr="00997408">
          <w:rPr>
            <w:rFonts w:ascii="Neo Sans Intel" w:hAnsi="Neo Sans Intel"/>
            <w:sz w:val="20"/>
            <w:szCs w:val="20"/>
          </w:rPr>
          <w:t>(DEF_PWRON</w:t>
        </w:r>
        <w:r>
          <w:rPr>
            <w:rFonts w:ascii="Neo Sans Intel" w:hAnsi="Neo Sans Intel"/>
            <w:sz w:val="20"/>
            <w:szCs w:val="20"/>
          </w:rPr>
          <w:t>==1</w:t>
        </w:r>
        <w:r w:rsidRPr="00997408">
          <w:rPr>
            <w:rFonts w:ascii="Neo Sans Intel" w:hAnsi="Neo Sans Intel"/>
            <w:sz w:val="20"/>
            <w:szCs w:val="20"/>
          </w:rPr>
          <w:t>)</w:t>
        </w:r>
        <w:bookmarkEnd w:id="951"/>
      </w:ins>
    </w:p>
    <w:p w14:paraId="69AD877E" w14:textId="77777777" w:rsidR="00123208" w:rsidRPr="00123208" w:rsidRDefault="00123208">
      <w:pPr>
        <w:rPr>
          <w:ins w:id="957" w:author="Havican, Jared W" w:date="2014-06-10T14:49:00Z"/>
          <w:rPrChange w:id="958" w:author="Havican, Jared W" w:date="2014-06-10T14:50:00Z">
            <w:rPr>
              <w:ins w:id="959" w:author="Havican, Jared W" w:date="2014-06-10T14:49:00Z"/>
              <w:sz w:val="20"/>
            </w:rPr>
          </w:rPrChange>
        </w:rPr>
        <w:pPrChange w:id="960" w:author="Havican, Jared W" w:date="2014-06-10T14:50:00Z">
          <w:pPr>
            <w:pStyle w:val="Caption"/>
            <w:jc w:val="center"/>
          </w:pPr>
        </w:pPrChange>
      </w:pPr>
    </w:p>
    <w:p w14:paraId="0F8C8C42" w14:textId="77777777" w:rsidR="00123208" w:rsidRPr="00196BCA" w:rsidRDefault="00123208">
      <w:pPr>
        <w:spacing w:after="0" w:line="240" w:lineRule="auto"/>
        <w:rPr>
          <w:ins w:id="961" w:author="Havican, Jared W" w:date="2014-06-10T14:24:00Z"/>
        </w:rPr>
        <w:pPrChange w:id="962" w:author="Havican, Jared W" w:date="2014-06-10T14:26:00Z">
          <w:pPr>
            <w:pStyle w:val="Heading4"/>
          </w:pPr>
        </w:pPrChange>
      </w:pPr>
    </w:p>
    <w:p w14:paraId="1366FD67" w14:textId="1D335728" w:rsidR="002D1FD2" w:rsidRDefault="002D1FD2" w:rsidP="002D1FD2">
      <w:pPr>
        <w:pStyle w:val="Heading4"/>
      </w:pPr>
      <w:del w:id="963" w:author="Havican, Jared W" w:date="2014-06-10T14:54:00Z">
        <w:r w:rsidDel="007440A6">
          <w:delText>PGCB Clock Gate Sequencing</w:delText>
        </w:r>
      </w:del>
      <w:ins w:id="964" w:author="Havican, Jared W" w:date="2014-06-10T14:54:00Z">
        <w:r w:rsidR="007440A6">
          <w:t xml:space="preserve">IP-Accessible </w:t>
        </w:r>
      </w:ins>
      <w:ins w:id="965" w:author="Havican, Jared W" w:date="2014-06-10T14:55:00Z">
        <w:r w:rsidR="007440A6">
          <w:t>Gate Sequence</w:t>
        </w:r>
      </w:ins>
    </w:p>
    <w:p w14:paraId="2C213EF2" w14:textId="236F75B4" w:rsidR="00BF3695" w:rsidRPr="00D21138" w:rsidRDefault="00BF3695" w:rsidP="00BF3695">
      <w:pPr>
        <w:spacing w:after="0" w:line="240" w:lineRule="auto"/>
        <w:rPr>
          <w:sz w:val="20"/>
        </w:rPr>
      </w:pPr>
      <w:r>
        <w:rPr>
          <w:rFonts w:ascii="Neo Sans Intel" w:hAnsi="Neo Sans Intel"/>
          <w:sz w:val="20"/>
          <w:szCs w:val="20"/>
          <w:lang w:eastAsia="en-US"/>
        </w:rPr>
        <w:fldChar w:fldCharType="begin"/>
      </w:r>
      <w:r>
        <w:rPr>
          <w:rFonts w:ascii="Neo Sans Intel" w:hAnsi="Neo Sans Intel"/>
          <w:sz w:val="20"/>
          <w:szCs w:val="20"/>
          <w:lang w:eastAsia="en-US"/>
        </w:rPr>
        <w:instrText xml:space="preserve"> REF _Ref363120354 \h </w:instrText>
      </w:r>
      <w:r>
        <w:rPr>
          <w:rFonts w:ascii="Neo Sans Intel" w:hAnsi="Neo Sans Intel"/>
          <w:sz w:val="20"/>
          <w:szCs w:val="20"/>
          <w:lang w:eastAsia="en-US"/>
        </w:rPr>
      </w:r>
      <w:r>
        <w:rPr>
          <w:rFonts w:ascii="Neo Sans Intel" w:hAnsi="Neo Sans Intel"/>
          <w:sz w:val="20"/>
          <w:szCs w:val="20"/>
          <w:lang w:eastAsia="en-US"/>
        </w:rPr>
        <w:fldChar w:fldCharType="separate"/>
      </w:r>
      <w:ins w:id="966" w:author="Havican, Jared W" w:date="2014-06-11T16:54:00Z">
        <w:r w:rsidR="00196BCA" w:rsidRPr="00B71A7F">
          <w:rPr>
            <w:rFonts w:ascii="Neo Sans Intel" w:hAnsi="Neo Sans Intel"/>
            <w:sz w:val="20"/>
            <w:szCs w:val="20"/>
          </w:rPr>
          <w:t xml:space="preserve">Figure </w:t>
        </w:r>
        <w:r w:rsidR="00196BCA">
          <w:rPr>
            <w:rFonts w:ascii="Neo Sans Intel" w:hAnsi="Neo Sans Intel"/>
            <w:noProof/>
            <w:sz w:val="20"/>
            <w:szCs w:val="20"/>
          </w:rPr>
          <w:t>8</w:t>
        </w:r>
      </w:ins>
      <w:del w:id="967" w:author="Havican, Jared W" w:date="2014-06-10T14:25:00Z">
        <w:r w:rsidR="00346D30" w:rsidRPr="00B71A7F" w:rsidDel="001B63A0">
          <w:rPr>
            <w:rFonts w:ascii="Neo Sans Intel" w:hAnsi="Neo Sans Intel"/>
            <w:sz w:val="20"/>
            <w:szCs w:val="20"/>
          </w:rPr>
          <w:delText xml:space="preserve">Figure </w:delText>
        </w:r>
        <w:r w:rsidR="00346D30" w:rsidDel="001B63A0">
          <w:rPr>
            <w:rFonts w:ascii="Neo Sans Intel" w:hAnsi="Neo Sans Intel"/>
            <w:noProof/>
            <w:sz w:val="20"/>
            <w:szCs w:val="20"/>
          </w:rPr>
          <w:delText>5</w:delText>
        </w:r>
      </w:del>
      <w:r>
        <w:rPr>
          <w:rFonts w:ascii="Neo Sans Intel" w:hAnsi="Neo Sans Intel"/>
          <w:sz w:val="20"/>
          <w:szCs w:val="20"/>
          <w:lang w:eastAsia="en-US"/>
        </w:rPr>
        <w:fldChar w:fldCharType="end"/>
      </w:r>
      <w:r>
        <w:rPr>
          <w:rFonts w:ascii="Neo Sans Intel" w:hAnsi="Neo Sans Intel"/>
          <w:sz w:val="20"/>
          <w:szCs w:val="20"/>
          <w:lang w:eastAsia="en-US"/>
        </w:rPr>
        <w:t xml:space="preserve"> </w:t>
      </w:r>
      <w:r w:rsidRPr="00D21138">
        <w:rPr>
          <w:rFonts w:ascii="Neo Sans Intel" w:hAnsi="Neo Sans Intel"/>
          <w:sz w:val="20"/>
          <w:szCs w:val="20"/>
          <w:lang w:eastAsia="en-US"/>
        </w:rPr>
        <w:t xml:space="preserve">illustrates the </w:t>
      </w:r>
      <w:ins w:id="968" w:author="Havican, Jared W" w:date="2014-06-10T14:57:00Z">
        <w:r w:rsidR="00785A36">
          <w:rPr>
            <w:rFonts w:ascii="Neo Sans Intel" w:hAnsi="Neo Sans Intel"/>
            <w:sz w:val="20"/>
            <w:szCs w:val="20"/>
            <w:lang w:eastAsia="en-US"/>
          </w:rPr>
          <w:t xml:space="preserve">IP-Accessible </w:t>
        </w:r>
      </w:ins>
      <w:r>
        <w:rPr>
          <w:rFonts w:ascii="Neo Sans Intel" w:hAnsi="Neo Sans Intel"/>
          <w:sz w:val="20"/>
          <w:szCs w:val="20"/>
          <w:lang w:eastAsia="en-US"/>
        </w:rPr>
        <w:t>clock gate</w:t>
      </w:r>
      <w:r w:rsidRPr="00D21138">
        <w:rPr>
          <w:rFonts w:ascii="Neo Sans Intel" w:hAnsi="Neo Sans Intel"/>
          <w:sz w:val="20"/>
          <w:szCs w:val="20"/>
          <w:lang w:eastAsia="en-US"/>
        </w:rPr>
        <w:t xml:space="preserve"> sequencing</w:t>
      </w:r>
      <w:r>
        <w:rPr>
          <w:rFonts w:ascii="Neo Sans Intel" w:hAnsi="Neo Sans Intel"/>
          <w:sz w:val="20"/>
          <w:szCs w:val="20"/>
          <w:lang w:eastAsia="en-US"/>
        </w:rPr>
        <w:t xml:space="preserve"> of the PCGU block</w:t>
      </w:r>
      <w:r w:rsidRPr="00D21138">
        <w:rPr>
          <w:rFonts w:ascii="Neo Sans Intel" w:hAnsi="Neo Sans Intel"/>
          <w:sz w:val="20"/>
          <w:szCs w:val="20"/>
          <w:lang w:eastAsia="en-US"/>
        </w:rPr>
        <w:t>.  The detailed steps are summarized as follow:</w:t>
      </w:r>
    </w:p>
    <w:p w14:paraId="6C49A0A6" w14:textId="58251D95" w:rsidR="00785A36" w:rsidRDefault="00785A36" w:rsidP="00785A36">
      <w:pPr>
        <w:pStyle w:val="ListParagraph"/>
        <w:numPr>
          <w:ilvl w:val="0"/>
          <w:numId w:val="19"/>
        </w:numPr>
        <w:rPr>
          <w:ins w:id="969" w:author="Havican, Jared W" w:date="2014-06-10T14:57:00Z"/>
        </w:rPr>
      </w:pPr>
      <w:ins w:id="970" w:author="Havican, Jared W" w:date="2014-06-10T14:57:00Z">
        <w:r>
          <w:t>The CLKREQ sequencer stays at UNGATECLK state, and waits for</w:t>
        </w:r>
      </w:ins>
      <w:ins w:id="971" w:author="Havican, Jared W" w:date="2014-06-10T14:58:00Z">
        <w:r w:rsidR="003D3D2B">
          <w:t xml:space="preserve"> the</w:t>
        </w:r>
      </w:ins>
      <w:ins w:id="972" w:author="Havican, Jared W" w:date="2014-06-10T14:57:00Z">
        <w:r>
          <w:t xml:space="preserve"> IP to enter </w:t>
        </w:r>
      </w:ins>
      <w:ins w:id="973" w:author="Havican, Jared W" w:date="2014-06-10T14:58:00Z">
        <w:r w:rsidR="003D3D2B">
          <w:t>a deep idle IP-Accessible</w:t>
        </w:r>
      </w:ins>
      <w:ins w:id="974" w:author="Havican, Jared W" w:date="2014-06-10T14:57:00Z">
        <w:r>
          <w:t xml:space="preserve"> state.  The PGCB clock is available and the PGCB clock valid is asserted.</w:t>
        </w:r>
      </w:ins>
    </w:p>
    <w:p w14:paraId="5FA50261" w14:textId="6D11C6D3" w:rsidR="00785A36" w:rsidRDefault="00785A36" w:rsidP="00785A36">
      <w:pPr>
        <w:pStyle w:val="ListParagraph"/>
        <w:numPr>
          <w:ilvl w:val="0"/>
          <w:numId w:val="19"/>
        </w:numPr>
        <w:rPr>
          <w:ins w:id="975" w:author="Havican, Jared W" w:date="2014-06-10T14:57:00Z"/>
        </w:rPr>
      </w:pPr>
      <w:ins w:id="976" w:author="Havican, Jared W" w:date="2014-06-10T14:57:00Z">
        <w:r>
          <w:t xml:space="preserve">Once the IP asserts </w:t>
        </w:r>
        <w:proofErr w:type="spellStart"/>
        <w:r>
          <w:t>sync_gate</w:t>
        </w:r>
        <w:proofErr w:type="spellEnd"/>
        <w:r>
          <w:t xml:space="preserve"> as an indication that it is in </w:t>
        </w:r>
      </w:ins>
      <w:ins w:id="977" w:author="Havican, Jared W" w:date="2014-06-10T14:59:00Z">
        <w:r w:rsidR="003D3D2B">
          <w:t>a Deep Idle state</w:t>
        </w:r>
      </w:ins>
      <w:ins w:id="978" w:author="Havican, Jared W" w:date="2014-06-10T14:57:00Z">
        <w:r>
          <w:t xml:space="preserve">, the CLKREQ sequencer will transition to GATEPEND state and reload the timer with </w:t>
        </w:r>
        <w:proofErr w:type="spellStart"/>
        <w:r>
          <w:t>t_clkgate</w:t>
        </w:r>
        <w:proofErr w:type="spellEnd"/>
        <w:r>
          <w:t xml:space="preserve"> value. </w:t>
        </w:r>
      </w:ins>
    </w:p>
    <w:p w14:paraId="585929AA" w14:textId="77777777" w:rsidR="00785A36" w:rsidRDefault="00785A36" w:rsidP="00785A36">
      <w:pPr>
        <w:pStyle w:val="ListParagraph"/>
        <w:numPr>
          <w:ilvl w:val="0"/>
          <w:numId w:val="19"/>
        </w:numPr>
        <w:rPr>
          <w:ins w:id="979" w:author="Havican, Jared W" w:date="2014-06-10T14:57:00Z"/>
        </w:rPr>
      </w:pPr>
      <w:ins w:id="980" w:author="Havican, Jared W" w:date="2014-06-10T14:57:00Z">
        <w:r>
          <w:t xml:space="preserve">In GATEPEND </w:t>
        </w:r>
        <w:proofErr w:type="spellStart"/>
        <w:r>
          <w:t>sync_clkvld</w:t>
        </w:r>
        <w:proofErr w:type="spellEnd"/>
        <w:r>
          <w:t xml:space="preserve"> is deasserted and the clock to the PGCB/CDC would be gated. When the timer reaches ‘0’ and </w:t>
        </w:r>
        <w:proofErr w:type="spellStart"/>
        <w:r>
          <w:t>sync_gate</w:t>
        </w:r>
        <w:proofErr w:type="spellEnd"/>
        <w:r>
          <w:t xml:space="preserve"> is still asserted, the FSM then moves to GATECLK.</w:t>
        </w:r>
      </w:ins>
    </w:p>
    <w:p w14:paraId="6FA04435" w14:textId="4D17130C" w:rsidR="00785A36" w:rsidRDefault="00785A36" w:rsidP="00785A36">
      <w:pPr>
        <w:pStyle w:val="ListParagraph"/>
        <w:numPr>
          <w:ilvl w:val="0"/>
          <w:numId w:val="19"/>
        </w:numPr>
        <w:rPr>
          <w:ins w:id="981" w:author="Havican, Jared W" w:date="2014-06-10T14:57:00Z"/>
        </w:rPr>
      </w:pPr>
      <w:ins w:id="982" w:author="Havican, Jared W" w:date="2014-06-10T14:57:00Z">
        <w:r>
          <w:t xml:space="preserve">In GATECLK the </w:t>
        </w:r>
        <w:proofErr w:type="spellStart"/>
        <w:r>
          <w:t>clkreq_sustain</w:t>
        </w:r>
        <w:proofErr w:type="spellEnd"/>
        <w:r>
          <w:t xml:space="preserve"> flop is cleared and clkreq deasserts. The FSM waits in GATECLK until </w:t>
        </w:r>
        <w:proofErr w:type="spellStart"/>
        <w:r>
          <w:t>clkack_sync</w:t>
        </w:r>
        <w:proofErr w:type="spellEnd"/>
        <w:r>
          <w:t xml:space="preserve"> deasserts and then moves to </w:t>
        </w:r>
      </w:ins>
      <w:ins w:id="983" w:author="Havican, Jared W" w:date="2014-06-10T14:59:00Z">
        <w:r w:rsidR="003D3D2B">
          <w:t>SEL</w:t>
        </w:r>
      </w:ins>
      <w:ins w:id="984" w:author="Havican, Jared W" w:date="2014-06-10T14:57:00Z">
        <w:r>
          <w:t xml:space="preserve">WAKE (because </w:t>
        </w:r>
        <w:proofErr w:type="spellStart"/>
        <w:r>
          <w:t>pgcb_pok</w:t>
        </w:r>
        <w:proofErr w:type="spellEnd"/>
        <w:r>
          <w:t xml:space="preserve"> is </w:t>
        </w:r>
      </w:ins>
      <w:ins w:id="985" w:author="Havican, Jared W" w:date="2014-06-10T14:59:00Z">
        <w:r w:rsidR="003D3D2B">
          <w:t>high</w:t>
        </w:r>
      </w:ins>
      <w:ins w:id="986" w:author="Havican, Jared W" w:date="2014-06-10T14:57:00Z">
        <w:r>
          <w:t>).</w:t>
        </w:r>
      </w:ins>
    </w:p>
    <w:p w14:paraId="7265A335" w14:textId="77777777" w:rsidR="00785A36" w:rsidRDefault="00785A36" w:rsidP="00785A36">
      <w:pPr>
        <w:pStyle w:val="ListParagraph"/>
        <w:numPr>
          <w:ilvl w:val="1"/>
          <w:numId w:val="19"/>
        </w:numPr>
        <w:rPr>
          <w:ins w:id="987" w:author="Havican, Jared W" w:date="2014-06-10T14:57:00Z"/>
        </w:rPr>
      </w:pPr>
      <w:ins w:id="988" w:author="Havican, Jared W" w:date="2014-06-10T14:57:00Z">
        <w:r>
          <w:t>Once the SOC de-assert the PGCB CLKACK, the SOC must guarantee that the PGCB clock will be available for at least 8 clocks.  This is to allow the PCGU to synchronize the PGCB CLKACK and complete the remaining clock gating sequencing.</w:t>
        </w:r>
      </w:ins>
    </w:p>
    <w:p w14:paraId="40330F21" w14:textId="307AA802" w:rsidR="00785A36" w:rsidRDefault="003D3D2B" w:rsidP="00785A36">
      <w:pPr>
        <w:pStyle w:val="ListParagraph"/>
        <w:numPr>
          <w:ilvl w:val="0"/>
          <w:numId w:val="19"/>
        </w:numPr>
        <w:rPr>
          <w:ins w:id="989" w:author="Havican, Jared W" w:date="2014-06-10T14:57:00Z"/>
        </w:rPr>
      </w:pPr>
      <w:ins w:id="990" w:author="Havican, Jared W" w:date="2014-06-10T15:00:00Z">
        <w:r>
          <w:t>In SELWAKE both the pmc_ip_wake and the async_wake_b paths are opened up, t</w:t>
        </w:r>
      </w:ins>
      <w:ins w:id="991" w:author="Havican, Jared W" w:date="2014-06-10T14:57:00Z">
        <w:r w:rsidR="00785A36">
          <w:t xml:space="preserve">he FSM stays in </w:t>
        </w:r>
      </w:ins>
      <w:ins w:id="992" w:author="Havican, Jared W" w:date="2014-06-10T14:59:00Z">
        <w:r>
          <w:t>SEL</w:t>
        </w:r>
      </w:ins>
      <w:ins w:id="993" w:author="Havican, Jared W" w:date="2014-06-10T14:57:00Z">
        <w:r w:rsidR="00785A36">
          <w:t xml:space="preserve">WAKE and waits for </w:t>
        </w:r>
      </w:ins>
      <w:ins w:id="994" w:author="Havican, Jared W" w:date="2014-06-10T14:59:00Z">
        <w:r>
          <w:t>either async_wake_b or pmc_ip_wake to assert to start the wake sequence</w:t>
        </w:r>
      </w:ins>
      <w:ins w:id="995" w:author="Havican, Jared W" w:date="2014-06-10T14:57:00Z">
        <w:r w:rsidR="00785A36">
          <w:t>.</w:t>
        </w:r>
      </w:ins>
    </w:p>
    <w:p w14:paraId="1278A328" w14:textId="6982AC5B" w:rsidR="0020504A" w:rsidDel="00785A36" w:rsidRDefault="0020504A" w:rsidP="00785A36">
      <w:pPr>
        <w:pStyle w:val="ListParagraph"/>
        <w:numPr>
          <w:ilvl w:val="1"/>
          <w:numId w:val="19"/>
        </w:numPr>
        <w:rPr>
          <w:del w:id="996" w:author="Havican, Jared W" w:date="2014-06-10T14:57:00Z"/>
        </w:rPr>
      </w:pPr>
      <w:del w:id="997" w:author="Havican, Jared W" w:date="2014-06-10T14:57:00Z">
        <w:r w:rsidDel="00785A36">
          <w:delText>The CLKREQ sequencer stay</w:delText>
        </w:r>
        <w:r w:rsidR="00AB571C" w:rsidDel="00785A36">
          <w:delText>s</w:delText>
        </w:r>
        <w:r w:rsidDel="00785A36">
          <w:delText xml:space="preserve"> at UNGATECLK state, and waits for IP to enter Deep Idle state.  The PGCB clock is available and the PGCB clock valid is asserted.</w:delText>
        </w:r>
      </w:del>
    </w:p>
    <w:p w14:paraId="3917F5D2" w14:textId="413EE45A" w:rsidR="00BF3695" w:rsidDel="00785A36" w:rsidRDefault="0020504A" w:rsidP="00BF3695">
      <w:pPr>
        <w:pStyle w:val="ListParagraph"/>
        <w:numPr>
          <w:ilvl w:val="0"/>
          <w:numId w:val="19"/>
        </w:numPr>
        <w:rPr>
          <w:del w:id="998" w:author="Havican, Jared W" w:date="2014-06-10T14:57:00Z"/>
        </w:rPr>
      </w:pPr>
      <w:del w:id="999" w:author="Havican, Jared W" w:date="2014-06-10T14:57:00Z">
        <w:r w:rsidDel="00785A36">
          <w:delText>Once the IP assert sync_gate as an indication that it is already in Deep Idle state, the CLKREQ sequencer will transition to GATEPEND state and reload the timer with t_clkgate value.</w:delText>
        </w:r>
        <w:r w:rsidR="00B639A0" w:rsidDel="00785A36">
          <w:delText xml:space="preserve"> </w:delText>
        </w:r>
      </w:del>
    </w:p>
    <w:p w14:paraId="673E4D48" w14:textId="1056BD2D" w:rsidR="00B639A0" w:rsidDel="00785A36" w:rsidRDefault="00B639A0" w:rsidP="00B71A7F">
      <w:pPr>
        <w:pStyle w:val="ListParagraph"/>
        <w:numPr>
          <w:ilvl w:val="1"/>
          <w:numId w:val="19"/>
        </w:numPr>
        <w:rPr>
          <w:del w:id="1000" w:author="Havican, Jared W" w:date="2014-06-10T14:57:00Z"/>
        </w:rPr>
      </w:pPr>
      <w:del w:id="1001" w:author="Havican, Jared W" w:date="2014-06-10T14:57:00Z">
        <w:r w:rsidDel="00785A36">
          <w:delText>Note that the async_wake</w:delText>
        </w:r>
        <w:r w:rsidR="006C1D62" w:rsidDel="00785A36">
          <w:delText>_b</w:delText>
        </w:r>
        <w:r w:rsidDel="00785A36">
          <w:delText xml:space="preserve"> event is ignored </w:delText>
        </w:r>
        <w:r w:rsidR="00AB571C" w:rsidDel="00785A36">
          <w:delText>when the CLKREQ sequencer is in UNGATECLK state.</w:delText>
        </w:r>
      </w:del>
    </w:p>
    <w:p w14:paraId="5C27B4BF" w14:textId="7A177FC4" w:rsidR="0020504A" w:rsidDel="00785A36" w:rsidRDefault="0020504A" w:rsidP="00BF3695">
      <w:pPr>
        <w:pStyle w:val="ListParagraph"/>
        <w:numPr>
          <w:ilvl w:val="0"/>
          <w:numId w:val="19"/>
        </w:numPr>
        <w:rPr>
          <w:del w:id="1002" w:author="Havican, Jared W" w:date="2014-06-10T14:57:00Z"/>
        </w:rPr>
      </w:pPr>
      <w:del w:id="1003" w:author="Havican, Jared W" w:date="2014-06-10T14:57:00Z">
        <w:r w:rsidDel="00785A36">
          <w:delText xml:space="preserve">The CLKREQ sequencer will start decrementing the timer once it is in GATEPEND state.  </w:delText>
        </w:r>
        <w:r w:rsidR="00AB571C" w:rsidDel="00785A36">
          <w:delText xml:space="preserve"> The PGCB clock valid will be de-asserted, as a notification for IP to stop using the PGCB clock.  </w:delText>
        </w:r>
        <w:r w:rsidDel="00785A36">
          <w:delText>If the IP de-assert sync_gate, the CLKREQ sequencer will abort the clock gate sequencing and return to UNGATECLK state.</w:delText>
        </w:r>
      </w:del>
    </w:p>
    <w:p w14:paraId="7A4DEB4F" w14:textId="74E6E306" w:rsidR="00AB571C" w:rsidDel="00785A36" w:rsidRDefault="00AB571C" w:rsidP="00AB571C">
      <w:pPr>
        <w:pStyle w:val="ListParagraph"/>
        <w:numPr>
          <w:ilvl w:val="1"/>
          <w:numId w:val="19"/>
        </w:numPr>
        <w:rPr>
          <w:del w:id="1004" w:author="Havican, Jared W" w:date="2014-06-10T14:57:00Z"/>
        </w:rPr>
      </w:pPr>
      <w:del w:id="1005" w:author="Havican, Jared W" w:date="2014-06-10T14:57:00Z">
        <w:r w:rsidDel="00785A36">
          <w:delText>Note that the async_wake</w:delText>
        </w:r>
        <w:r w:rsidR="006C1D62" w:rsidDel="00785A36">
          <w:delText>_b</w:delText>
        </w:r>
        <w:r w:rsidDel="00785A36">
          <w:delText xml:space="preserve"> event is ignored when the CLKREQ sequencer is in GATEPEND state.</w:delText>
        </w:r>
      </w:del>
    </w:p>
    <w:p w14:paraId="1A49336E" w14:textId="0DF3FB89" w:rsidR="0020504A" w:rsidDel="00785A36" w:rsidRDefault="0020504A" w:rsidP="00BF3695">
      <w:pPr>
        <w:pStyle w:val="ListParagraph"/>
        <w:numPr>
          <w:ilvl w:val="0"/>
          <w:numId w:val="19"/>
        </w:numPr>
        <w:rPr>
          <w:del w:id="1006" w:author="Havican, Jared W" w:date="2014-06-10T14:57:00Z"/>
        </w:rPr>
      </w:pPr>
      <w:del w:id="1007" w:author="Havican, Jared W" w:date="2014-06-10T14:57:00Z">
        <w:r w:rsidDel="00785A36">
          <w:delText xml:space="preserve">When the timer reaches 0 and the sync_gate is still asserted, the CLKREQ sequencer will transition to GATECLK state, and </w:delText>
        </w:r>
        <w:r w:rsidR="006C1D62" w:rsidDel="00785A36">
          <w:delText xml:space="preserve">synchronously </w:delText>
        </w:r>
        <w:r w:rsidDel="00785A36">
          <w:delText xml:space="preserve">clear the </w:delText>
        </w:r>
        <w:r w:rsidR="00B639A0" w:rsidDel="00785A36">
          <w:delText>PGCB CLKREQ.</w:delText>
        </w:r>
      </w:del>
    </w:p>
    <w:p w14:paraId="0546D503" w14:textId="4036D422" w:rsidR="00CE13FA" w:rsidDel="00785A36" w:rsidRDefault="00B639A0" w:rsidP="00BF3695">
      <w:pPr>
        <w:pStyle w:val="ListParagraph"/>
        <w:numPr>
          <w:ilvl w:val="0"/>
          <w:numId w:val="19"/>
        </w:numPr>
        <w:rPr>
          <w:del w:id="1008" w:author="Havican, Jared W" w:date="2014-06-10T14:57:00Z"/>
        </w:rPr>
      </w:pPr>
      <w:del w:id="1009" w:author="Havican, Jared W" w:date="2014-06-10T14:57:00Z">
        <w:r w:rsidDel="00785A36">
          <w:delText xml:space="preserve">Once the PGCB CLKREQ is de-asserted, the CLKREQ sequencer wait for SOC to de-assert the PGCB CLKACK.  </w:delText>
        </w:r>
      </w:del>
    </w:p>
    <w:p w14:paraId="09668399" w14:textId="103B02C1" w:rsidR="00BF3695" w:rsidDel="00785A36" w:rsidRDefault="00CE13FA" w:rsidP="00B71A7F">
      <w:pPr>
        <w:pStyle w:val="ListParagraph"/>
        <w:numPr>
          <w:ilvl w:val="1"/>
          <w:numId w:val="19"/>
        </w:numPr>
        <w:rPr>
          <w:del w:id="1010" w:author="Havican, Jared W" w:date="2014-06-10T14:57:00Z"/>
        </w:rPr>
      </w:pPr>
      <w:del w:id="1011" w:author="Havican, Jared W" w:date="2014-06-10T14:57:00Z">
        <w:r w:rsidDel="00785A36">
          <w:delText xml:space="preserve">Note that the </w:delText>
        </w:r>
        <w:r w:rsidR="00B639A0" w:rsidDel="00785A36">
          <w:delText>sync_gate or async_wake</w:delText>
        </w:r>
        <w:r w:rsidR="006C1D62" w:rsidDel="00785A36">
          <w:delText>_b</w:delText>
        </w:r>
        <w:r w:rsidR="00B639A0" w:rsidDel="00785A36">
          <w:delText xml:space="preserve"> </w:delText>
        </w:r>
        <w:r w:rsidR="00585690" w:rsidDel="00785A36">
          <w:delText>events are</w:delText>
        </w:r>
        <w:r w:rsidDel="00785A36">
          <w:delText xml:space="preserve"> </w:delText>
        </w:r>
        <w:r w:rsidR="00B639A0" w:rsidDel="00785A36">
          <w:delText xml:space="preserve">ignored </w:delText>
        </w:r>
        <w:r w:rsidDel="00785A36">
          <w:delText>when the CLKREQ sequencer is in GATECLK state.</w:delText>
        </w:r>
      </w:del>
    </w:p>
    <w:p w14:paraId="3CD33E34" w14:textId="42E55205" w:rsidR="00B639A0" w:rsidDel="00785A36" w:rsidRDefault="00B639A0" w:rsidP="00BF3695">
      <w:pPr>
        <w:pStyle w:val="ListParagraph"/>
        <w:numPr>
          <w:ilvl w:val="0"/>
          <w:numId w:val="19"/>
        </w:numPr>
        <w:rPr>
          <w:del w:id="1012" w:author="Havican, Jared W" w:date="2014-06-10T14:57:00Z"/>
        </w:rPr>
      </w:pPr>
      <w:del w:id="1013" w:author="Havican, Jared W" w:date="2014-06-10T14:57:00Z">
        <w:r w:rsidDel="00785A36">
          <w:delText>Once the SOC de-assert the PGCB CLKACK, the SOC must guarantee that the PGCB clock will be available for at least 8 clocks.  This is to allow the PCGU to synchronize the PGCB CLKACK and complete the remaining clock gating sequencing.</w:delText>
        </w:r>
      </w:del>
    </w:p>
    <w:p w14:paraId="0F061E85" w14:textId="70FF4F11" w:rsidR="00BF3695" w:rsidDel="00785A36" w:rsidRDefault="00B639A0" w:rsidP="00BF3695">
      <w:pPr>
        <w:pStyle w:val="ListParagraph"/>
        <w:numPr>
          <w:ilvl w:val="0"/>
          <w:numId w:val="19"/>
        </w:numPr>
        <w:rPr>
          <w:del w:id="1014" w:author="Havican, Jared W" w:date="2014-06-10T14:57:00Z"/>
        </w:rPr>
      </w:pPr>
      <w:del w:id="1015" w:author="Havican, Jared W" w:date="2014-06-10T14:57:00Z">
        <w:r w:rsidDel="00785A36">
          <w:delText>Once the synchronized version of the PGCB CLKACK is de-asserted, the CLKREQ sequencer will transition to SELWAKE state.</w:delText>
        </w:r>
      </w:del>
    </w:p>
    <w:p w14:paraId="78CD8EAF" w14:textId="64C74431" w:rsidR="00AB571C" w:rsidDel="00785A36" w:rsidRDefault="00AB571C" w:rsidP="00BF3695">
      <w:pPr>
        <w:pStyle w:val="ListParagraph"/>
        <w:numPr>
          <w:ilvl w:val="0"/>
          <w:numId w:val="19"/>
        </w:numPr>
        <w:rPr>
          <w:del w:id="1016" w:author="Havican, Jared W" w:date="2014-06-10T14:57:00Z"/>
        </w:rPr>
      </w:pPr>
      <w:del w:id="1017" w:author="Havican, Jared W" w:date="2014-06-10T14:57:00Z">
        <w:r w:rsidDel="00785A36">
          <w:delText>The CLKREQ sequencer stays at SELWAKE state, and waits for IP to detect the Deep Idle wake event.   The PGCB clock could be gated by SOC at any time.</w:delText>
        </w:r>
      </w:del>
    </w:p>
    <w:p w14:paraId="00E7BC86" w14:textId="551B0C01" w:rsidR="00AB571C" w:rsidDel="003D3D2B" w:rsidRDefault="00AB571C" w:rsidP="00B71A7F">
      <w:pPr>
        <w:pStyle w:val="ListParagraph"/>
        <w:numPr>
          <w:ilvl w:val="1"/>
          <w:numId w:val="19"/>
        </w:numPr>
        <w:rPr>
          <w:del w:id="1018" w:author="Havican, Jared W" w:date="2014-06-10T15:00:00Z"/>
        </w:rPr>
      </w:pPr>
      <w:del w:id="1019" w:author="Havican, Jared W" w:date="2014-06-10T14:57:00Z">
        <w:r w:rsidDel="00785A36">
          <w:delText>Note that the sync_gate event is ignored when the CLKREQ sequencer is in SELWAKE state</w:delText>
        </w:r>
      </w:del>
      <w:del w:id="1020" w:author="Havican, Jared W" w:date="2014-06-10T15:00:00Z">
        <w:r w:rsidDel="003D3D2B">
          <w:delText>.</w:delText>
        </w:r>
      </w:del>
    </w:p>
    <w:p w14:paraId="5538185A" w14:textId="0C2AC87F" w:rsidR="00BF3695" w:rsidRDefault="00785A36" w:rsidP="00B71A7F">
      <w:pPr>
        <w:keepNext/>
        <w:spacing w:after="0" w:line="240" w:lineRule="auto"/>
        <w:jc w:val="center"/>
      </w:pPr>
      <w:ins w:id="1021" w:author="Havican, Jared W" w:date="2014-06-10T14:57:00Z">
        <w:r>
          <w:object w:dxaOrig="8671" w:dyaOrig="14971" w14:anchorId="4FD8AC9E">
            <v:shape id="_x0000_i1032" type="#_x0000_t75" style="width:363pt;height:627pt" o:ole="">
              <v:imagedata r:id="rId26" o:title=""/>
            </v:shape>
            <o:OLEObject Type="Embed" ProgID="Visio.Drawing.15" ShapeID="_x0000_i1032" DrawAspect="Content" ObjectID="_1464444618" r:id="rId27"/>
          </w:object>
        </w:r>
      </w:ins>
      <w:ins w:id="1022" w:author="Havican, Jared W" w:date="2014-06-10T14:57:00Z">
        <w:r w:rsidDel="00785A36">
          <w:t xml:space="preserve"> </w:t>
        </w:r>
      </w:ins>
    </w:p>
    <w:p w14:paraId="640B0CF6" w14:textId="7BE825B9" w:rsidR="002D1FD2" w:rsidRPr="00F3510A" w:rsidRDefault="00BF3695" w:rsidP="00EE7ACF">
      <w:pPr>
        <w:pStyle w:val="Caption"/>
        <w:jc w:val="center"/>
        <w:rPr>
          <w:rFonts w:ascii="Neo Sans Intel" w:hAnsi="Neo Sans Intel"/>
          <w:sz w:val="20"/>
          <w:szCs w:val="20"/>
        </w:rPr>
      </w:pPr>
      <w:bookmarkStart w:id="1023" w:name="_Ref363120354"/>
      <w:bookmarkStart w:id="1024" w:name="_Toc390267850"/>
      <w:r w:rsidRPr="00B71A7F">
        <w:rPr>
          <w:rFonts w:ascii="Neo Sans Intel" w:hAnsi="Neo Sans Intel"/>
          <w:sz w:val="20"/>
          <w:szCs w:val="20"/>
        </w:rPr>
        <w:t xml:space="preserve">Figure </w:t>
      </w:r>
      <w:r w:rsidRPr="00B71A7F">
        <w:rPr>
          <w:rFonts w:ascii="Neo Sans Intel" w:hAnsi="Neo Sans Intel"/>
          <w:sz w:val="20"/>
          <w:szCs w:val="20"/>
        </w:rPr>
        <w:fldChar w:fldCharType="begin"/>
      </w:r>
      <w:r w:rsidRPr="00B71A7F">
        <w:rPr>
          <w:rFonts w:ascii="Neo Sans Intel" w:hAnsi="Neo Sans Intel"/>
          <w:sz w:val="20"/>
          <w:szCs w:val="20"/>
        </w:rPr>
        <w:instrText xml:space="preserve"> SEQ Figure \* ARABIC </w:instrText>
      </w:r>
      <w:r w:rsidRPr="00B71A7F">
        <w:rPr>
          <w:rFonts w:ascii="Neo Sans Intel" w:hAnsi="Neo Sans Intel"/>
          <w:sz w:val="20"/>
          <w:szCs w:val="20"/>
        </w:rPr>
        <w:fldChar w:fldCharType="separate"/>
      </w:r>
      <w:ins w:id="1025" w:author="Havican, Jared W" w:date="2014-06-11T16:54:00Z">
        <w:r w:rsidR="00196BCA">
          <w:rPr>
            <w:rFonts w:ascii="Neo Sans Intel" w:hAnsi="Neo Sans Intel"/>
            <w:noProof/>
            <w:sz w:val="20"/>
            <w:szCs w:val="20"/>
          </w:rPr>
          <w:t>8</w:t>
        </w:r>
      </w:ins>
      <w:del w:id="1026" w:author="Havican, Jared W" w:date="2014-06-10T14:25:00Z">
        <w:r w:rsidR="00346D30" w:rsidDel="001B63A0">
          <w:rPr>
            <w:rFonts w:ascii="Neo Sans Intel" w:hAnsi="Neo Sans Intel"/>
            <w:noProof/>
            <w:sz w:val="20"/>
            <w:szCs w:val="20"/>
          </w:rPr>
          <w:delText>5</w:delText>
        </w:r>
      </w:del>
      <w:r w:rsidRPr="00B71A7F">
        <w:rPr>
          <w:rFonts w:ascii="Neo Sans Intel" w:hAnsi="Neo Sans Intel"/>
          <w:sz w:val="20"/>
          <w:szCs w:val="20"/>
        </w:rPr>
        <w:fldChar w:fldCharType="end"/>
      </w:r>
      <w:bookmarkEnd w:id="1023"/>
      <w:r w:rsidRPr="00B71A7F">
        <w:rPr>
          <w:rFonts w:ascii="Neo Sans Intel" w:hAnsi="Neo Sans Intel"/>
          <w:sz w:val="20"/>
          <w:szCs w:val="20"/>
        </w:rPr>
        <w:t xml:space="preserve">: </w:t>
      </w:r>
      <w:del w:id="1027" w:author="Havican, Jared W" w:date="2014-06-10T14:54:00Z">
        <w:r w:rsidR="00D613A3" w:rsidDel="007440A6">
          <w:rPr>
            <w:rFonts w:ascii="Neo Sans Intel" w:hAnsi="Neo Sans Intel"/>
            <w:sz w:val="20"/>
            <w:szCs w:val="20"/>
          </w:rPr>
          <w:delText xml:space="preserve">PGCB </w:delText>
        </w:r>
        <w:r w:rsidRPr="00B71A7F" w:rsidDel="007440A6">
          <w:rPr>
            <w:rFonts w:ascii="Neo Sans Intel" w:hAnsi="Neo Sans Intel"/>
            <w:sz w:val="20"/>
            <w:szCs w:val="20"/>
          </w:rPr>
          <w:delText>Clock Gate</w:delText>
        </w:r>
      </w:del>
      <w:ins w:id="1028" w:author="Havican, Jared W" w:date="2014-06-10T14:54:00Z">
        <w:r w:rsidR="007440A6">
          <w:rPr>
            <w:rFonts w:ascii="Neo Sans Intel" w:hAnsi="Neo Sans Intel"/>
            <w:sz w:val="20"/>
            <w:szCs w:val="20"/>
          </w:rPr>
          <w:t>PCGU</w:t>
        </w:r>
      </w:ins>
      <w:r w:rsidRPr="00B71A7F">
        <w:rPr>
          <w:rFonts w:ascii="Neo Sans Intel" w:hAnsi="Neo Sans Intel"/>
          <w:sz w:val="20"/>
          <w:szCs w:val="20"/>
        </w:rPr>
        <w:t xml:space="preserve"> </w:t>
      </w:r>
      <w:ins w:id="1029" w:author="Havican, Jared W" w:date="2014-06-10T14:54:00Z">
        <w:r w:rsidR="007440A6">
          <w:rPr>
            <w:rFonts w:ascii="Neo Sans Intel" w:hAnsi="Neo Sans Intel"/>
            <w:sz w:val="20"/>
            <w:szCs w:val="20"/>
          </w:rPr>
          <w:t xml:space="preserve">IP-Accessible </w:t>
        </w:r>
      </w:ins>
      <w:del w:id="1030" w:author="Havican, Jared W" w:date="2014-06-10T14:55:00Z">
        <w:r w:rsidRPr="00B71A7F" w:rsidDel="007440A6">
          <w:rPr>
            <w:rFonts w:ascii="Neo Sans Intel" w:hAnsi="Neo Sans Intel"/>
            <w:sz w:val="20"/>
            <w:szCs w:val="20"/>
          </w:rPr>
          <w:delText>Sequencing</w:delText>
        </w:r>
      </w:del>
      <w:ins w:id="1031" w:author="Havican, Jared W" w:date="2014-06-10T14:55:00Z">
        <w:r w:rsidR="007440A6">
          <w:rPr>
            <w:rFonts w:ascii="Neo Sans Intel" w:hAnsi="Neo Sans Intel"/>
            <w:sz w:val="20"/>
            <w:szCs w:val="20"/>
          </w:rPr>
          <w:t>Gate Sequence</w:t>
        </w:r>
      </w:ins>
      <w:bookmarkEnd w:id="1024"/>
    </w:p>
    <w:p w14:paraId="16FD1DA0" w14:textId="77777777" w:rsidR="002D1FD2" w:rsidRDefault="002D1FD2" w:rsidP="008B62A4">
      <w:pPr>
        <w:spacing w:after="0" w:line="240" w:lineRule="auto"/>
        <w:rPr>
          <w:rFonts w:ascii="Neo Sans Intel" w:hAnsi="Neo Sans Intel"/>
          <w:sz w:val="20"/>
          <w:szCs w:val="20"/>
        </w:rPr>
      </w:pPr>
    </w:p>
    <w:p w14:paraId="076637F4" w14:textId="41F56B5F" w:rsidR="002D1FD2" w:rsidRDefault="002D1FD2" w:rsidP="002D1FD2">
      <w:pPr>
        <w:pStyle w:val="Heading4"/>
      </w:pPr>
      <w:del w:id="1032" w:author="Havican, Jared W" w:date="2014-06-10T14:55:00Z">
        <w:r w:rsidDel="007440A6">
          <w:delText>PGCB Clock</w:delText>
        </w:r>
      </w:del>
      <w:ins w:id="1033" w:author="Havican, Jared W" w:date="2014-06-10T14:55:00Z">
        <w:r w:rsidR="007440A6">
          <w:t xml:space="preserve">IP-Accessible </w:t>
        </w:r>
      </w:ins>
      <w:del w:id="1034" w:author="Havican, Jared W" w:date="2014-06-10T14:55:00Z">
        <w:r w:rsidDel="007440A6">
          <w:delText xml:space="preserve"> </w:delText>
        </w:r>
      </w:del>
      <w:r>
        <w:t xml:space="preserve">Wake </w:t>
      </w:r>
      <w:del w:id="1035" w:author="Havican, Jared W" w:date="2014-06-10T14:55:00Z">
        <w:r w:rsidDel="007440A6">
          <w:delText>Sequencing</w:delText>
        </w:r>
      </w:del>
      <w:ins w:id="1036" w:author="Havican, Jared W" w:date="2014-06-10T14:55:00Z">
        <w:r w:rsidR="007440A6">
          <w:t>Sequence</w:t>
        </w:r>
      </w:ins>
    </w:p>
    <w:p w14:paraId="1B3E8FD3" w14:textId="0A0D268F" w:rsidR="00D613A3" w:rsidRPr="00D21138" w:rsidRDefault="00D613A3" w:rsidP="00D613A3">
      <w:pPr>
        <w:spacing w:after="0" w:line="240" w:lineRule="auto"/>
        <w:rPr>
          <w:sz w:val="20"/>
        </w:rPr>
      </w:pPr>
      <w:r>
        <w:rPr>
          <w:rFonts w:ascii="Neo Sans Intel" w:hAnsi="Neo Sans Intel"/>
          <w:sz w:val="20"/>
          <w:szCs w:val="20"/>
          <w:lang w:eastAsia="en-US"/>
        </w:rPr>
        <w:fldChar w:fldCharType="begin"/>
      </w:r>
      <w:r>
        <w:rPr>
          <w:rFonts w:ascii="Neo Sans Intel" w:hAnsi="Neo Sans Intel"/>
          <w:sz w:val="20"/>
          <w:szCs w:val="20"/>
          <w:lang w:eastAsia="en-US"/>
        </w:rPr>
        <w:instrText xml:space="preserve"> REF _Ref363127911 \h </w:instrText>
      </w:r>
      <w:r>
        <w:rPr>
          <w:rFonts w:ascii="Neo Sans Intel" w:hAnsi="Neo Sans Intel"/>
          <w:sz w:val="20"/>
          <w:szCs w:val="20"/>
          <w:lang w:eastAsia="en-US"/>
        </w:rPr>
      </w:r>
      <w:r>
        <w:rPr>
          <w:rFonts w:ascii="Neo Sans Intel" w:hAnsi="Neo Sans Intel"/>
          <w:sz w:val="20"/>
          <w:szCs w:val="20"/>
          <w:lang w:eastAsia="en-US"/>
        </w:rPr>
        <w:fldChar w:fldCharType="separate"/>
      </w:r>
      <w:ins w:id="1037" w:author="Havican, Jared W" w:date="2014-06-11T16:54:00Z">
        <w:r w:rsidR="00196BCA" w:rsidRPr="00B71A7F">
          <w:rPr>
            <w:rFonts w:ascii="Neo Sans Intel" w:hAnsi="Neo Sans Intel"/>
            <w:sz w:val="20"/>
            <w:szCs w:val="20"/>
          </w:rPr>
          <w:t xml:space="preserve">Figure </w:t>
        </w:r>
        <w:r w:rsidR="00196BCA">
          <w:rPr>
            <w:rFonts w:ascii="Neo Sans Intel" w:hAnsi="Neo Sans Intel"/>
            <w:noProof/>
            <w:sz w:val="20"/>
            <w:szCs w:val="20"/>
          </w:rPr>
          <w:t>9</w:t>
        </w:r>
      </w:ins>
      <w:del w:id="1038" w:author="Havican, Jared W" w:date="2014-06-10T15:03:00Z">
        <w:r w:rsidR="00346D30" w:rsidRPr="00B71A7F" w:rsidDel="000B061D">
          <w:rPr>
            <w:rFonts w:ascii="Neo Sans Intel" w:hAnsi="Neo Sans Intel"/>
            <w:sz w:val="20"/>
            <w:szCs w:val="20"/>
          </w:rPr>
          <w:delText xml:space="preserve">Figure </w:delText>
        </w:r>
        <w:r w:rsidR="00346D30" w:rsidDel="000B061D">
          <w:rPr>
            <w:rFonts w:ascii="Neo Sans Intel" w:hAnsi="Neo Sans Intel"/>
            <w:noProof/>
            <w:sz w:val="20"/>
            <w:szCs w:val="20"/>
          </w:rPr>
          <w:delText>6</w:delText>
        </w:r>
      </w:del>
      <w:r>
        <w:rPr>
          <w:rFonts w:ascii="Neo Sans Intel" w:hAnsi="Neo Sans Intel"/>
          <w:sz w:val="20"/>
          <w:szCs w:val="20"/>
          <w:lang w:eastAsia="en-US"/>
        </w:rPr>
        <w:fldChar w:fldCharType="end"/>
      </w:r>
      <w:r>
        <w:rPr>
          <w:rFonts w:ascii="Neo Sans Intel" w:hAnsi="Neo Sans Intel"/>
          <w:sz w:val="20"/>
          <w:szCs w:val="20"/>
          <w:lang w:eastAsia="en-US"/>
        </w:rPr>
        <w:t xml:space="preserve"> </w:t>
      </w:r>
      <w:r w:rsidRPr="00D21138">
        <w:rPr>
          <w:rFonts w:ascii="Neo Sans Intel" w:hAnsi="Neo Sans Intel"/>
          <w:sz w:val="20"/>
          <w:szCs w:val="20"/>
          <w:lang w:eastAsia="en-US"/>
        </w:rPr>
        <w:t xml:space="preserve">illustrates the </w:t>
      </w:r>
      <w:ins w:id="1039" w:author="Havican, Jared W" w:date="2014-06-10T15:03:00Z">
        <w:r w:rsidR="00FB5CA2">
          <w:rPr>
            <w:rFonts w:ascii="Neo Sans Intel" w:hAnsi="Neo Sans Intel"/>
            <w:sz w:val="20"/>
            <w:szCs w:val="20"/>
            <w:lang w:eastAsia="en-US"/>
          </w:rPr>
          <w:t xml:space="preserve">IP-Accessible </w:t>
        </w:r>
      </w:ins>
      <w:r>
        <w:rPr>
          <w:rFonts w:ascii="Neo Sans Intel" w:hAnsi="Neo Sans Intel"/>
          <w:sz w:val="20"/>
          <w:szCs w:val="20"/>
          <w:lang w:eastAsia="en-US"/>
        </w:rPr>
        <w:t>clock wake</w:t>
      </w:r>
      <w:r w:rsidRPr="00D21138">
        <w:rPr>
          <w:rFonts w:ascii="Neo Sans Intel" w:hAnsi="Neo Sans Intel"/>
          <w:sz w:val="20"/>
          <w:szCs w:val="20"/>
          <w:lang w:eastAsia="en-US"/>
        </w:rPr>
        <w:t xml:space="preserve"> sequencing</w:t>
      </w:r>
      <w:r>
        <w:rPr>
          <w:rFonts w:ascii="Neo Sans Intel" w:hAnsi="Neo Sans Intel"/>
          <w:sz w:val="20"/>
          <w:szCs w:val="20"/>
          <w:lang w:eastAsia="en-US"/>
        </w:rPr>
        <w:t xml:space="preserve"> of the PCGU block</w:t>
      </w:r>
      <w:r w:rsidRPr="00D21138">
        <w:rPr>
          <w:rFonts w:ascii="Neo Sans Intel" w:hAnsi="Neo Sans Intel"/>
          <w:sz w:val="20"/>
          <w:szCs w:val="20"/>
          <w:lang w:eastAsia="en-US"/>
        </w:rPr>
        <w:t>.  The detailed steps are summarized as follow:</w:t>
      </w:r>
    </w:p>
    <w:p w14:paraId="4A204055" w14:textId="77777777" w:rsidR="006C1D62" w:rsidRDefault="006C1D62" w:rsidP="006C1D62">
      <w:pPr>
        <w:pStyle w:val="ListParagraph"/>
        <w:numPr>
          <w:ilvl w:val="0"/>
          <w:numId w:val="20"/>
        </w:numPr>
      </w:pPr>
      <w:r>
        <w:t>The CLKREQ sequencer stays at SELWAKE state, and waits for IP to detect the Deep Idle wake event.   The PGCB clock could be gated by SOC.</w:t>
      </w:r>
    </w:p>
    <w:p w14:paraId="5250DCF0" w14:textId="77777777" w:rsidR="006C1D62" w:rsidRDefault="006C1D62" w:rsidP="006C1D62">
      <w:pPr>
        <w:pStyle w:val="ListParagraph"/>
        <w:numPr>
          <w:ilvl w:val="1"/>
          <w:numId w:val="20"/>
        </w:numPr>
      </w:pPr>
      <w:r>
        <w:t xml:space="preserve">Note that the </w:t>
      </w:r>
      <w:proofErr w:type="spellStart"/>
      <w:r>
        <w:t>sync_gate</w:t>
      </w:r>
      <w:proofErr w:type="spellEnd"/>
      <w:r>
        <w:t xml:space="preserve"> event is ignored when the CLKREQ sequencer is in SELWAKE state.</w:t>
      </w:r>
    </w:p>
    <w:p w14:paraId="0338B7C9" w14:textId="2B35E17A" w:rsidR="006C1D62" w:rsidRDefault="00D613A3" w:rsidP="00D613A3">
      <w:pPr>
        <w:pStyle w:val="ListParagraph"/>
        <w:numPr>
          <w:ilvl w:val="0"/>
          <w:numId w:val="20"/>
        </w:numPr>
      </w:pPr>
      <w:r>
        <w:t>Once the IP assert</w:t>
      </w:r>
      <w:ins w:id="1040" w:author="Havican, Jared W" w:date="2014-06-10T15:04:00Z">
        <w:r w:rsidR="00FB5CA2">
          <w:t>s</w:t>
        </w:r>
      </w:ins>
      <w:r>
        <w:t xml:space="preserve"> </w:t>
      </w:r>
      <w:r w:rsidR="006C1D62">
        <w:t>async_wake_b</w:t>
      </w:r>
      <w:ins w:id="1041" w:author="Havican, Jared W" w:date="2014-06-10T15:04:00Z">
        <w:r w:rsidR="00FB5CA2">
          <w:t xml:space="preserve"> (or the SOC asserts pmc_ip_wake)</w:t>
        </w:r>
      </w:ins>
      <w:r w:rsidR="006C1D62">
        <w:t xml:space="preserve">, </w:t>
      </w:r>
      <w:r>
        <w:t xml:space="preserve">as an indication that it </w:t>
      </w:r>
      <w:r w:rsidR="006C1D62">
        <w:t xml:space="preserve">will like to exit from </w:t>
      </w:r>
      <w:r>
        <w:t xml:space="preserve">Deep Idle state, the </w:t>
      </w:r>
      <w:r w:rsidR="006C1D62">
        <w:t>CLKREQ sequencer will asynchronously assert the PGCB CLKREQ to ask for the PGCB clock.</w:t>
      </w:r>
    </w:p>
    <w:p w14:paraId="31EF5045" w14:textId="77777777" w:rsidR="006C1D62" w:rsidRDefault="006C1D62">
      <w:pPr>
        <w:pStyle w:val="ListParagraph"/>
        <w:numPr>
          <w:ilvl w:val="0"/>
          <w:numId w:val="20"/>
        </w:numPr>
        <w:rPr>
          <w:ins w:id="1042" w:author="Havican, Jared W" w:date="2014-06-10T15:05:00Z"/>
        </w:rPr>
      </w:pPr>
      <w:r>
        <w:t>SOC will assert the PGCB CLKACK and make sure that the PGCB clock is running.  PCGU could begin to synchronize the PGCB CLKACK to PGCB clock.</w:t>
      </w:r>
    </w:p>
    <w:p w14:paraId="4D17C59C" w14:textId="3C562D23" w:rsidR="00FB5CA2" w:rsidRDefault="00FB5CA2">
      <w:pPr>
        <w:pStyle w:val="ListParagraph"/>
        <w:numPr>
          <w:ilvl w:val="1"/>
          <w:numId w:val="20"/>
        </w:numPr>
        <w:pPrChange w:id="1043" w:author="Havican, Jared W" w:date="2014-06-10T15:05:00Z">
          <w:pPr>
            <w:pStyle w:val="ListParagraph"/>
            <w:numPr>
              <w:numId w:val="20"/>
            </w:numPr>
            <w:ind w:hanging="360"/>
          </w:pPr>
        </w:pPrChange>
      </w:pPr>
      <w:ins w:id="1044" w:author="Havican, Jared W" w:date="2014-06-10T15:05:00Z">
        <w:r>
          <w:t xml:space="preserve">The wake event will also be synchronized when the clock starts running which will cause </w:t>
        </w:r>
        <w:proofErr w:type="spellStart"/>
        <w:r>
          <w:t>clkreq_sustain</w:t>
        </w:r>
        <w:proofErr w:type="spellEnd"/>
        <w:r>
          <w:t xml:space="preserve"> to be set synchronously.</w:t>
        </w:r>
      </w:ins>
    </w:p>
    <w:p w14:paraId="44E72E07" w14:textId="510E5F32" w:rsidR="006C1D62" w:rsidRDefault="006C1D62" w:rsidP="006C1D62">
      <w:pPr>
        <w:pStyle w:val="ListParagraph"/>
        <w:numPr>
          <w:ilvl w:val="0"/>
          <w:numId w:val="20"/>
        </w:numPr>
      </w:pPr>
      <w:r>
        <w:t>When the synchronized version of the PGCB CLKCACK is asserted</w:t>
      </w:r>
      <w:ins w:id="1045" w:author="Havican, Jared W" w:date="2014-06-10T15:05:00Z">
        <w:r w:rsidR="00FB5CA2">
          <w:t xml:space="preserve"> and </w:t>
        </w:r>
        <w:proofErr w:type="spellStart"/>
        <w:r w:rsidR="00FB5CA2">
          <w:t>clkreq_sustain</w:t>
        </w:r>
        <w:proofErr w:type="spellEnd"/>
        <w:r w:rsidR="00FB5CA2">
          <w:t xml:space="preserve"> is asserted</w:t>
        </w:r>
      </w:ins>
      <w:r>
        <w:t xml:space="preserve">, the CLKREQ sequencer will transition to NOSEL state and reload the timer with the </w:t>
      </w:r>
      <w:proofErr w:type="spellStart"/>
      <w:r>
        <w:t>t_clkwake</w:t>
      </w:r>
      <w:proofErr w:type="spellEnd"/>
      <w:r>
        <w:t xml:space="preserve"> value.</w:t>
      </w:r>
    </w:p>
    <w:p w14:paraId="73DD8D8B" w14:textId="468044D1" w:rsidR="006C1D62" w:rsidRDefault="006C1D62" w:rsidP="006C1D62">
      <w:pPr>
        <w:pStyle w:val="ListParagraph"/>
        <w:numPr>
          <w:ilvl w:val="0"/>
          <w:numId w:val="20"/>
        </w:numPr>
      </w:pPr>
      <w:r>
        <w:t xml:space="preserve">The CLKREQ sequencer </w:t>
      </w:r>
      <w:r w:rsidR="00607B52">
        <w:t xml:space="preserve">will </w:t>
      </w:r>
      <w:ins w:id="1046" w:author="Havican, Jared W" w:date="2014-06-10T15:05:00Z">
        <w:r w:rsidR="00FB5CA2">
          <w:t>mask both wake paths</w:t>
        </w:r>
      </w:ins>
      <w:del w:id="1047" w:author="Havican, Jared W" w:date="2014-06-10T15:05:00Z">
        <w:r w:rsidR="00607B52" w:rsidDel="00FB5CA2">
          <w:delText>de-assert the set_req_b</w:delText>
        </w:r>
      </w:del>
      <w:del w:id="1048" w:author="Havican, Jared W" w:date="2014-06-10T15:06:00Z">
        <w:r w:rsidR="00607B52" w:rsidDel="00FB5CA2">
          <w:delText>,</w:delText>
        </w:r>
      </w:del>
      <w:ins w:id="1049" w:author="Havican, Jared W" w:date="2014-06-10T15:06:00Z">
        <w:r w:rsidR="00FB5CA2">
          <w:t xml:space="preserve"> and</w:t>
        </w:r>
      </w:ins>
      <w:r w:rsidR="00607B52">
        <w:t xml:space="preserve"> </w:t>
      </w:r>
      <w:r>
        <w:t>start decrementing the timer once it is in NOSEL state.</w:t>
      </w:r>
      <w:r w:rsidR="00607B52">
        <w:t xml:space="preserve">  </w:t>
      </w:r>
      <w:del w:id="1050" w:author="Havican, Jared W" w:date="2014-06-10T15:06:00Z">
        <w:r w:rsidR="00607B52" w:rsidDel="00FB5CA2">
          <w:delText>The hysteresis timer is to make sure that PGCB CLKREQ flop has sufficient time to sample the de-asserting of the set_req_b and avoid any potential timing violation associated with the set_req_b de-assertion.</w:delText>
        </w:r>
      </w:del>
    </w:p>
    <w:p w14:paraId="158C06E2" w14:textId="77777777" w:rsidR="006C1D62" w:rsidRDefault="006C1D62" w:rsidP="00B71A7F">
      <w:pPr>
        <w:pStyle w:val="ListParagraph"/>
        <w:numPr>
          <w:ilvl w:val="1"/>
          <w:numId w:val="20"/>
        </w:numPr>
      </w:pPr>
      <w:r>
        <w:t xml:space="preserve">Note that the </w:t>
      </w:r>
      <w:proofErr w:type="spellStart"/>
      <w:r>
        <w:t>sync_gate</w:t>
      </w:r>
      <w:proofErr w:type="spellEnd"/>
      <w:r>
        <w:t xml:space="preserve"> or async_wake_b events are ignored when the CLKREQ sequencer is in NOSEL state.</w:t>
      </w:r>
    </w:p>
    <w:p w14:paraId="37F0C978" w14:textId="77777777" w:rsidR="006C1D62" w:rsidRDefault="006C1D62" w:rsidP="006C1D62">
      <w:pPr>
        <w:pStyle w:val="ListParagraph"/>
        <w:numPr>
          <w:ilvl w:val="0"/>
          <w:numId w:val="20"/>
        </w:numPr>
      </w:pPr>
      <w:r>
        <w:t>When the timer reaches 0, the CLKREQ sequencer will transition to UNGATECLK state.</w:t>
      </w:r>
    </w:p>
    <w:p w14:paraId="2B6DD15E" w14:textId="77777777" w:rsidR="00607B52" w:rsidRDefault="006C1D62">
      <w:pPr>
        <w:pStyle w:val="ListParagraph"/>
        <w:numPr>
          <w:ilvl w:val="0"/>
          <w:numId w:val="20"/>
        </w:numPr>
      </w:pPr>
      <w:r>
        <w:t xml:space="preserve">Once the CLKREQ sequencer is in UNGATECLK, it will assert PGCB clock valid to notify the </w:t>
      </w:r>
      <w:r w:rsidRPr="002E3EB9">
        <w:t xml:space="preserve">IP that PGCB clock is </w:t>
      </w:r>
      <w:r>
        <w:t xml:space="preserve">now </w:t>
      </w:r>
      <w:r w:rsidRPr="002E3EB9">
        <w:t>available.</w:t>
      </w:r>
      <w:r w:rsidR="00607B52">
        <w:t xml:space="preserve">  The CLKREQ sequencer stays at UNGATECLK state, and waits for IP to enter the Deep Idle state.   </w:t>
      </w:r>
    </w:p>
    <w:p w14:paraId="2F05D5A5" w14:textId="77777777" w:rsidR="00D613A3" w:rsidRDefault="00D613A3" w:rsidP="00D613A3">
      <w:pPr>
        <w:pStyle w:val="ListParagraph"/>
        <w:numPr>
          <w:ilvl w:val="1"/>
          <w:numId w:val="20"/>
        </w:numPr>
        <w:rPr>
          <w:ins w:id="1051" w:author="Havican, Jared W" w:date="2014-06-10T15:06:00Z"/>
        </w:rPr>
      </w:pPr>
      <w:r>
        <w:t xml:space="preserve">Note that the </w:t>
      </w:r>
      <w:proofErr w:type="spellStart"/>
      <w:r>
        <w:t>async_wake</w:t>
      </w:r>
      <w:proofErr w:type="spellEnd"/>
      <w:r>
        <w:t xml:space="preserve"> event is ignored when the CLKREQ sequencer is in UNGATECLK state.</w:t>
      </w:r>
    </w:p>
    <w:p w14:paraId="41DCEC81" w14:textId="5369DDE4" w:rsidR="00FB5CA2" w:rsidRDefault="00FB5CA2" w:rsidP="00D613A3">
      <w:pPr>
        <w:pStyle w:val="ListParagraph"/>
        <w:numPr>
          <w:ilvl w:val="1"/>
          <w:numId w:val="20"/>
        </w:numPr>
      </w:pPr>
      <w:ins w:id="1052" w:author="Havican, Jared W" w:date="2014-06-10T15:06:00Z">
        <w:r>
          <w:t xml:space="preserve">Also note that in UNGATECLK, the </w:t>
        </w:r>
        <w:proofErr w:type="spellStart"/>
        <w:r>
          <w:t>acc_wake_flop</w:t>
        </w:r>
        <w:proofErr w:type="spellEnd"/>
        <w:r>
          <w:t xml:space="preserve"> is cleared synchronously.</w:t>
        </w:r>
      </w:ins>
    </w:p>
    <w:p w14:paraId="134080AC" w14:textId="77777777" w:rsidR="008B62A4" w:rsidRPr="002E3EB9" w:rsidRDefault="008B62A4" w:rsidP="008B62A4">
      <w:pPr>
        <w:spacing w:line="240" w:lineRule="auto"/>
        <w:rPr>
          <w:rFonts w:ascii="Neo Sans Intel" w:hAnsi="Neo Sans Intel"/>
          <w:lang w:eastAsia="en-US"/>
        </w:rPr>
      </w:pPr>
    </w:p>
    <w:p w14:paraId="2C951217" w14:textId="605A55E6" w:rsidR="00D613A3" w:rsidRDefault="0074264D">
      <w:pPr>
        <w:keepNext/>
        <w:spacing w:line="240" w:lineRule="auto"/>
        <w:jc w:val="center"/>
        <w:pPrChange w:id="1053" w:author="Havican, Jared W" w:date="2014-06-11T16:39:00Z">
          <w:pPr>
            <w:keepNext/>
            <w:spacing w:line="240" w:lineRule="auto"/>
          </w:pPr>
        </w:pPrChange>
      </w:pPr>
      <w:ins w:id="1054" w:author="Havican, Jared W" w:date="2014-06-10T15:03:00Z">
        <w:r w:rsidRPr="0074264D">
          <w:t xml:space="preserve"> </w:t>
        </w:r>
      </w:ins>
      <w:ins w:id="1055" w:author="Havican, Jared W" w:date="2014-06-10T15:03:00Z">
        <w:r>
          <w:object w:dxaOrig="10111" w:dyaOrig="14971" w14:anchorId="240B93D5">
            <v:shape id="_x0000_i1033" type="#_x0000_t75" style="width:422.25pt;height:624.75pt" o:ole="">
              <v:imagedata r:id="rId28" o:title=""/>
            </v:shape>
            <o:OLEObject Type="Embed" ProgID="Visio.Drawing.15" ShapeID="_x0000_i1033" DrawAspect="Content" ObjectID="_1464444619" r:id="rId29"/>
          </w:object>
        </w:r>
      </w:ins>
    </w:p>
    <w:p w14:paraId="6DE3BA65" w14:textId="77777777" w:rsidR="008B62A4" w:rsidRPr="00F3510A" w:rsidRDefault="00D613A3" w:rsidP="00EE7ACF">
      <w:pPr>
        <w:pStyle w:val="Caption"/>
        <w:jc w:val="center"/>
        <w:rPr>
          <w:rFonts w:ascii="Neo Sans Intel" w:hAnsi="Neo Sans Intel"/>
          <w:sz w:val="20"/>
          <w:szCs w:val="20"/>
          <w:lang w:eastAsia="en-US"/>
        </w:rPr>
      </w:pPr>
      <w:bookmarkStart w:id="1056" w:name="_Ref363127911"/>
      <w:bookmarkStart w:id="1057" w:name="_Toc390267851"/>
      <w:r w:rsidRPr="00B71A7F">
        <w:rPr>
          <w:rFonts w:ascii="Neo Sans Intel" w:hAnsi="Neo Sans Intel"/>
          <w:sz w:val="20"/>
          <w:szCs w:val="20"/>
        </w:rPr>
        <w:t xml:space="preserve">Figure </w:t>
      </w:r>
      <w:r w:rsidRPr="00B71A7F">
        <w:rPr>
          <w:rFonts w:ascii="Neo Sans Intel" w:hAnsi="Neo Sans Intel"/>
          <w:sz w:val="20"/>
          <w:szCs w:val="20"/>
        </w:rPr>
        <w:fldChar w:fldCharType="begin"/>
      </w:r>
      <w:r w:rsidRPr="00B71A7F">
        <w:rPr>
          <w:rFonts w:ascii="Neo Sans Intel" w:hAnsi="Neo Sans Intel"/>
          <w:sz w:val="20"/>
          <w:szCs w:val="20"/>
        </w:rPr>
        <w:instrText xml:space="preserve"> SEQ Figure \* ARABIC </w:instrText>
      </w:r>
      <w:r w:rsidRPr="00B71A7F">
        <w:rPr>
          <w:rFonts w:ascii="Neo Sans Intel" w:hAnsi="Neo Sans Intel"/>
          <w:sz w:val="20"/>
          <w:szCs w:val="20"/>
        </w:rPr>
        <w:fldChar w:fldCharType="separate"/>
      </w:r>
      <w:ins w:id="1058" w:author="Havican, Jared W" w:date="2014-06-11T16:54:00Z">
        <w:r w:rsidR="00196BCA">
          <w:rPr>
            <w:rFonts w:ascii="Neo Sans Intel" w:hAnsi="Neo Sans Intel"/>
            <w:noProof/>
            <w:sz w:val="20"/>
            <w:szCs w:val="20"/>
          </w:rPr>
          <w:t>9</w:t>
        </w:r>
      </w:ins>
      <w:del w:id="1059" w:author="Havican, Jared W" w:date="2014-06-10T15:03:00Z">
        <w:r w:rsidR="00346D30" w:rsidDel="000B061D">
          <w:rPr>
            <w:rFonts w:ascii="Neo Sans Intel" w:hAnsi="Neo Sans Intel"/>
            <w:noProof/>
            <w:sz w:val="20"/>
            <w:szCs w:val="20"/>
          </w:rPr>
          <w:delText>6</w:delText>
        </w:r>
      </w:del>
      <w:r w:rsidRPr="00B71A7F">
        <w:rPr>
          <w:rFonts w:ascii="Neo Sans Intel" w:hAnsi="Neo Sans Intel"/>
          <w:sz w:val="20"/>
          <w:szCs w:val="20"/>
        </w:rPr>
        <w:fldChar w:fldCharType="end"/>
      </w:r>
      <w:bookmarkEnd w:id="1056"/>
      <w:r w:rsidRPr="00B71A7F">
        <w:rPr>
          <w:rFonts w:ascii="Neo Sans Intel" w:hAnsi="Neo Sans Intel"/>
          <w:sz w:val="20"/>
          <w:szCs w:val="20"/>
        </w:rPr>
        <w:t>: PGCB Clock Wake Sequencing</w:t>
      </w:r>
      <w:bookmarkEnd w:id="1057"/>
    </w:p>
    <w:p w14:paraId="4C1D2EC5" w14:textId="77777777" w:rsidR="006B0A12" w:rsidRPr="002E3EB9" w:rsidRDefault="006B0A12" w:rsidP="002E3EB9">
      <w:pPr>
        <w:spacing w:line="240" w:lineRule="auto"/>
        <w:rPr>
          <w:rFonts w:ascii="Neo Sans Intel" w:hAnsi="Neo Sans Intel"/>
          <w:sz w:val="20"/>
          <w:szCs w:val="20"/>
          <w:lang w:eastAsia="en-US"/>
        </w:rPr>
      </w:pPr>
    </w:p>
    <w:p w14:paraId="16981F39" w14:textId="3D6BB483" w:rsidR="00230C79" w:rsidRPr="002E3EB9" w:rsidDel="00FA261F" w:rsidRDefault="00230C79" w:rsidP="002E3EB9">
      <w:pPr>
        <w:spacing w:line="240" w:lineRule="auto"/>
        <w:rPr>
          <w:del w:id="1060" w:author="Havican, Jared W" w:date="2014-06-11T16:11:00Z"/>
          <w:rFonts w:ascii="Neo Sans Intel" w:hAnsi="Neo Sans Intel"/>
        </w:rPr>
      </w:pPr>
    </w:p>
    <w:p w14:paraId="64F29782" w14:textId="67F8DE4E" w:rsidR="00230C79" w:rsidRPr="002E3EB9" w:rsidDel="00FA261F" w:rsidRDefault="00230C79" w:rsidP="002E3EB9">
      <w:pPr>
        <w:spacing w:line="240" w:lineRule="auto"/>
        <w:rPr>
          <w:del w:id="1061" w:author="Havican, Jared W" w:date="2014-06-11T16:11:00Z"/>
          <w:rFonts w:ascii="Neo Sans Intel" w:hAnsi="Neo Sans Intel"/>
        </w:rPr>
      </w:pPr>
    </w:p>
    <w:p w14:paraId="2F2E66EC" w14:textId="6F9DAA3E" w:rsidR="00B27F69" w:rsidRDefault="00B27F69">
      <w:pPr>
        <w:pStyle w:val="Heading3"/>
        <w:rPr>
          <w:ins w:id="1062" w:author="Havican, Jared W" w:date="2014-06-11T16:11:00Z"/>
        </w:rPr>
      </w:pPr>
      <w:bookmarkStart w:id="1063" w:name="_Toc390267831"/>
      <w:bookmarkStart w:id="1064" w:name="_Toc354744379"/>
      <w:ins w:id="1065" w:author="Havican, Jared W" w:date="2014-06-10T13:57:00Z">
        <w:r>
          <w:t>Glitch Prevention</w:t>
        </w:r>
      </w:ins>
      <w:ins w:id="1066" w:author="Havican, Jared W" w:date="2014-06-11T16:11:00Z">
        <w:r w:rsidR="00FA261F">
          <w:t xml:space="preserve"> on Reset</w:t>
        </w:r>
        <w:bookmarkEnd w:id="1063"/>
      </w:ins>
    </w:p>
    <w:p w14:paraId="35BB5AF8" w14:textId="24E57F2F" w:rsidR="00FA261F" w:rsidRDefault="00FA261F">
      <w:pPr>
        <w:rPr>
          <w:ins w:id="1067" w:author="Havican, Jared W" w:date="2014-06-11T16:16:00Z"/>
          <w:sz w:val="20"/>
        </w:rPr>
        <w:pPrChange w:id="1068" w:author="Havican, Jared W" w:date="2014-06-11T16:11:00Z">
          <w:pPr>
            <w:pStyle w:val="Heading3"/>
          </w:pPr>
        </w:pPrChange>
      </w:pPr>
      <w:ins w:id="1069" w:author="Havican, Jared W" w:date="2014-06-11T16:11:00Z">
        <w:r w:rsidRPr="00FA261F">
          <w:rPr>
            <w:rFonts w:ascii="Neo Sans Intel" w:hAnsi="Neo Sans Intel"/>
            <w:sz w:val="20"/>
            <w:szCs w:val="20"/>
            <w:lang w:eastAsia="en-US"/>
            <w:rPrChange w:id="1070" w:author="Havican, Jared W" w:date="2014-06-11T16:12:00Z">
              <w:rPr/>
            </w:rPrChange>
          </w:rPr>
          <w:t xml:space="preserve">Starting with PCGU 1.20, the logic has been modified to remove a potential race on the pgcb_rst_b path which could lead to a glitch on the </w:t>
        </w:r>
        <w:proofErr w:type="spellStart"/>
        <w:r w:rsidRPr="00FA261F">
          <w:rPr>
            <w:rFonts w:ascii="Neo Sans Intel" w:hAnsi="Neo Sans Intel"/>
            <w:sz w:val="20"/>
            <w:szCs w:val="20"/>
            <w:lang w:eastAsia="en-US"/>
            <w:rPrChange w:id="1071" w:author="Havican, Jared W" w:date="2014-06-11T16:12:00Z">
              <w:rPr/>
            </w:rPrChange>
          </w:rPr>
          <w:t>pgcb_clkreq</w:t>
        </w:r>
        <w:proofErr w:type="spellEnd"/>
        <w:r w:rsidRPr="00FA261F">
          <w:rPr>
            <w:rFonts w:ascii="Neo Sans Intel" w:hAnsi="Neo Sans Intel"/>
            <w:sz w:val="20"/>
            <w:szCs w:val="20"/>
            <w:lang w:eastAsia="en-US"/>
            <w:rPrChange w:id="1072" w:author="Havican, Jared W" w:date="2014-06-11T16:12:00Z">
              <w:rPr/>
            </w:rPrChange>
          </w:rPr>
          <w:t xml:space="preserve"> output.  </w:t>
        </w:r>
      </w:ins>
      <w:ins w:id="1073" w:author="Havican, Jared W" w:date="2014-06-11T16:12:00Z">
        <w:r>
          <w:rPr>
            <w:rFonts w:ascii="Neo Sans Intel" w:hAnsi="Neo Sans Intel"/>
            <w:sz w:val="20"/>
            <w:szCs w:val="20"/>
            <w:lang w:eastAsia="en-US"/>
          </w:rPr>
          <w:t>As long as the IP/PCGU is gracefully put into an IP-Inaccessible state (</w:t>
        </w:r>
        <w:proofErr w:type="spellStart"/>
        <w:r>
          <w:rPr>
            <w:rFonts w:ascii="Neo Sans Intel" w:hAnsi="Neo Sans Intel"/>
            <w:sz w:val="20"/>
            <w:szCs w:val="20"/>
            <w:lang w:eastAsia="en-US"/>
          </w:rPr>
          <w:t>ie</w:t>
        </w:r>
        <w:proofErr w:type="spellEnd"/>
        <w:r>
          <w:rPr>
            <w:rFonts w:ascii="Neo Sans Intel" w:hAnsi="Neo Sans Intel"/>
            <w:sz w:val="20"/>
            <w:szCs w:val="20"/>
            <w:lang w:eastAsia="en-US"/>
          </w:rPr>
          <w:t xml:space="preserve"> through ForcePwrgatePOK message, not</w:t>
        </w:r>
      </w:ins>
      <w:ins w:id="1074" w:author="Havican, Jared W" w:date="2014-06-11T16:16:00Z">
        <w:r>
          <w:rPr>
            <w:rFonts w:ascii="Neo Sans Intel" w:hAnsi="Neo Sans Intel"/>
            <w:sz w:val="20"/>
            <w:szCs w:val="20"/>
            <w:lang w:eastAsia="en-US"/>
          </w:rPr>
          <w:t xml:space="preserve"> a</w:t>
        </w:r>
      </w:ins>
      <w:ins w:id="1075" w:author="Havican, Jared W" w:date="2014-06-11T16:12:00Z">
        <w:r>
          <w:rPr>
            <w:rFonts w:ascii="Neo Sans Intel" w:hAnsi="Neo Sans Intel"/>
            <w:sz w:val="20"/>
            <w:szCs w:val="20"/>
            <w:lang w:eastAsia="en-US"/>
          </w:rPr>
          <w:t xml:space="preserve"> reset), an assertion of pgcb_rst_b </w:t>
        </w:r>
      </w:ins>
      <w:ins w:id="1076" w:author="Havican, Jared W" w:date="2014-06-11T16:16:00Z">
        <w:r>
          <w:rPr>
            <w:rFonts w:ascii="Neo Sans Intel" w:hAnsi="Neo Sans Intel"/>
            <w:sz w:val="20"/>
            <w:szCs w:val="20"/>
            <w:lang w:eastAsia="en-US"/>
          </w:rPr>
          <w:t xml:space="preserve">-- </w:t>
        </w:r>
      </w:ins>
      <w:ins w:id="1077" w:author="Havican, Jared W" w:date="2014-06-11T16:12:00Z">
        <w:r>
          <w:rPr>
            <w:rFonts w:ascii="Neo Sans Intel" w:hAnsi="Neo Sans Intel"/>
            <w:sz w:val="20"/>
            <w:szCs w:val="20"/>
            <w:lang w:eastAsia="en-US"/>
          </w:rPr>
          <w:t xml:space="preserve">after </w:t>
        </w:r>
        <w:proofErr w:type="spellStart"/>
        <w:r>
          <w:rPr>
            <w:rFonts w:ascii="Neo Sans Intel" w:hAnsi="Neo Sans Intel"/>
            <w:sz w:val="20"/>
            <w:szCs w:val="20"/>
            <w:lang w:eastAsia="en-US"/>
          </w:rPr>
          <w:t>pok</w:t>
        </w:r>
        <w:proofErr w:type="spellEnd"/>
        <w:r>
          <w:rPr>
            <w:rFonts w:ascii="Neo Sans Intel" w:hAnsi="Neo Sans Intel"/>
            <w:sz w:val="20"/>
            <w:szCs w:val="20"/>
            <w:lang w:eastAsia="en-US"/>
          </w:rPr>
          <w:t xml:space="preserve"> is low and </w:t>
        </w:r>
        <w:proofErr w:type="spellStart"/>
        <w:r>
          <w:rPr>
            <w:rFonts w:ascii="Neo Sans Intel" w:hAnsi="Neo Sans Intel"/>
            <w:sz w:val="20"/>
            <w:szCs w:val="20"/>
            <w:lang w:eastAsia="en-US"/>
          </w:rPr>
          <w:t>pgcb_clk</w:t>
        </w:r>
      </w:ins>
      <w:ins w:id="1078" w:author="Havican, Jared W" w:date="2014-06-11T16:15:00Z">
        <w:r>
          <w:rPr>
            <w:rFonts w:ascii="Neo Sans Intel" w:hAnsi="Neo Sans Intel"/>
            <w:sz w:val="20"/>
            <w:szCs w:val="20"/>
            <w:lang w:eastAsia="en-US"/>
          </w:rPr>
          <w:t>ack</w:t>
        </w:r>
      </w:ins>
      <w:proofErr w:type="spellEnd"/>
      <w:ins w:id="1079" w:author="Havican, Jared W" w:date="2014-06-11T16:12:00Z">
        <w:r>
          <w:rPr>
            <w:rFonts w:ascii="Neo Sans Intel" w:hAnsi="Neo Sans Intel"/>
            <w:sz w:val="20"/>
            <w:szCs w:val="20"/>
            <w:lang w:eastAsia="en-US"/>
          </w:rPr>
          <w:t xml:space="preserve"> has been low for 8 clocks</w:t>
        </w:r>
      </w:ins>
      <w:ins w:id="1080" w:author="Havican, Jared W" w:date="2014-06-11T16:15:00Z">
        <w:r>
          <w:rPr>
            <w:rFonts w:ascii="Neo Sans Intel" w:hAnsi="Neo Sans Intel"/>
            <w:sz w:val="20"/>
            <w:szCs w:val="20"/>
            <w:lang w:eastAsia="en-US"/>
          </w:rPr>
          <w:t xml:space="preserve"> </w:t>
        </w:r>
      </w:ins>
      <w:ins w:id="1081" w:author="Havican, Jared W" w:date="2014-06-11T16:16:00Z">
        <w:r>
          <w:rPr>
            <w:rFonts w:ascii="Neo Sans Intel" w:hAnsi="Neo Sans Intel"/>
            <w:sz w:val="20"/>
            <w:szCs w:val="20"/>
            <w:lang w:eastAsia="en-US"/>
          </w:rPr>
          <w:t xml:space="preserve">-- </w:t>
        </w:r>
      </w:ins>
      <w:ins w:id="1082" w:author="Havican, Jared W" w:date="2014-06-11T16:15:00Z">
        <w:r>
          <w:rPr>
            <w:rFonts w:ascii="Neo Sans Intel" w:hAnsi="Neo Sans Intel"/>
            <w:sz w:val="20"/>
            <w:szCs w:val="20"/>
            <w:lang w:eastAsia="en-US"/>
          </w:rPr>
          <w:t xml:space="preserve">will not cause a glitch on </w:t>
        </w:r>
        <w:proofErr w:type="spellStart"/>
        <w:r>
          <w:rPr>
            <w:rFonts w:ascii="Neo Sans Intel" w:hAnsi="Neo Sans Intel"/>
            <w:sz w:val="20"/>
            <w:szCs w:val="20"/>
            <w:lang w:eastAsia="en-US"/>
          </w:rPr>
          <w:t>pgcb_clkreq</w:t>
        </w:r>
        <w:proofErr w:type="spellEnd"/>
        <w:r>
          <w:rPr>
            <w:rFonts w:ascii="Neo Sans Intel" w:hAnsi="Neo Sans Intel"/>
            <w:sz w:val="20"/>
            <w:szCs w:val="20"/>
            <w:lang w:eastAsia="en-US"/>
          </w:rPr>
          <w:t>.</w:t>
        </w:r>
      </w:ins>
    </w:p>
    <w:p w14:paraId="0BE51CD0" w14:textId="4C4309DF" w:rsidR="00FA261F" w:rsidRPr="00FA261F" w:rsidRDefault="00FA261F">
      <w:pPr>
        <w:rPr>
          <w:ins w:id="1083" w:author="Havican, Jared W" w:date="2014-06-10T13:57:00Z"/>
          <w:sz w:val="20"/>
          <w:rPrChange w:id="1084" w:author="Havican, Jared W" w:date="2014-06-11T16:12:00Z">
            <w:rPr>
              <w:ins w:id="1085" w:author="Havican, Jared W" w:date="2014-06-10T13:57:00Z"/>
            </w:rPr>
          </w:rPrChange>
        </w:rPr>
        <w:pPrChange w:id="1086" w:author="Havican, Jared W" w:date="2014-06-11T16:11:00Z">
          <w:pPr>
            <w:pStyle w:val="Heading3"/>
          </w:pPr>
        </w:pPrChange>
      </w:pPr>
      <w:ins w:id="1087" w:author="Havican, Jared W" w:date="2014-06-11T16:16:00Z">
        <w:r>
          <w:rPr>
            <w:rFonts w:ascii="Neo Sans Intel" w:hAnsi="Neo Sans Intel"/>
            <w:sz w:val="20"/>
            <w:szCs w:val="20"/>
            <w:lang w:eastAsia="en-US"/>
          </w:rPr>
          <w:t xml:space="preserve">Note that as of </w:t>
        </w:r>
      </w:ins>
      <w:ins w:id="1088" w:author="Havican, Jared W" w:date="2014-06-11T16:18:00Z">
        <w:r>
          <w:rPr>
            <w:rFonts w:ascii="Neo Sans Intel" w:hAnsi="Neo Sans Intel"/>
            <w:sz w:val="20"/>
            <w:szCs w:val="20"/>
            <w:lang w:eastAsia="en-US"/>
          </w:rPr>
          <w:t xml:space="preserve">this </w:t>
        </w:r>
      </w:ins>
      <w:ins w:id="1089" w:author="Havican, Jared W" w:date="2014-06-11T16:16:00Z">
        <w:r>
          <w:rPr>
            <w:rFonts w:ascii="Neo Sans Intel" w:hAnsi="Neo Sans Intel"/>
            <w:sz w:val="20"/>
            <w:szCs w:val="20"/>
            <w:lang w:eastAsia="en-US"/>
          </w:rPr>
          <w:t xml:space="preserve">writing, BXT </w:t>
        </w:r>
      </w:ins>
      <w:ins w:id="1090" w:author="Havican, Jared W" w:date="2014-06-11T16:17:00Z">
        <w:r>
          <w:rPr>
            <w:rFonts w:ascii="Neo Sans Intel" w:hAnsi="Neo Sans Intel"/>
            <w:sz w:val="20"/>
            <w:szCs w:val="20"/>
            <w:lang w:eastAsia="en-US"/>
          </w:rPr>
          <w:t xml:space="preserve">is not known to </w:t>
        </w:r>
      </w:ins>
      <w:ins w:id="1091" w:author="Havican, Jared W" w:date="2014-06-11T16:16:00Z">
        <w:r>
          <w:rPr>
            <w:rFonts w:ascii="Neo Sans Intel" w:hAnsi="Neo Sans Intel"/>
            <w:sz w:val="20"/>
            <w:szCs w:val="20"/>
            <w:lang w:eastAsia="en-US"/>
          </w:rPr>
          <w:t xml:space="preserve">gracefully put IPs into an IP-Inaccessible state before turning off VNN, but </w:t>
        </w:r>
      </w:ins>
      <w:ins w:id="1092" w:author="Havican, Jared W" w:date="2014-06-11T16:18:00Z">
        <w:r>
          <w:rPr>
            <w:rFonts w:ascii="Neo Sans Intel" w:hAnsi="Neo Sans Intel"/>
            <w:sz w:val="20"/>
            <w:szCs w:val="20"/>
            <w:lang w:eastAsia="en-US"/>
          </w:rPr>
          <w:t xml:space="preserve">instead ungracefully asserts pgcb_rst_b. The behavior of </w:t>
        </w:r>
        <w:proofErr w:type="spellStart"/>
        <w:r>
          <w:rPr>
            <w:rFonts w:ascii="Neo Sans Intel" w:hAnsi="Neo Sans Intel"/>
            <w:sz w:val="20"/>
            <w:szCs w:val="20"/>
            <w:lang w:eastAsia="en-US"/>
          </w:rPr>
          <w:t>pgcb_clkreq</w:t>
        </w:r>
        <w:proofErr w:type="spellEnd"/>
        <w:r>
          <w:rPr>
            <w:rFonts w:ascii="Neo Sans Intel" w:hAnsi="Neo Sans Intel"/>
            <w:sz w:val="20"/>
            <w:szCs w:val="20"/>
            <w:lang w:eastAsia="en-US"/>
          </w:rPr>
          <w:t xml:space="preserve"> is not guaranteed to be glitch-free under such scenarios</w:t>
        </w:r>
        <w:r w:rsidR="003407D4">
          <w:rPr>
            <w:rFonts w:ascii="Neo Sans Intel" w:hAnsi="Neo Sans Intel"/>
            <w:sz w:val="20"/>
            <w:szCs w:val="20"/>
            <w:lang w:eastAsia="en-US"/>
          </w:rPr>
          <w:t xml:space="preserve"> and such glitches must be </w:t>
        </w:r>
      </w:ins>
      <w:ins w:id="1093" w:author="Havican, Jared W" w:date="2014-06-11T16:22:00Z">
        <w:r w:rsidR="003407D4">
          <w:rPr>
            <w:rFonts w:ascii="Neo Sans Intel" w:hAnsi="Neo Sans Intel"/>
            <w:sz w:val="20"/>
            <w:szCs w:val="20"/>
            <w:lang w:eastAsia="en-US"/>
          </w:rPr>
          <w:t>able to be tolerated</w:t>
        </w:r>
      </w:ins>
      <w:ins w:id="1094" w:author="Havican, Jared W" w:date="2014-06-11T16:18:00Z">
        <w:r w:rsidR="003407D4">
          <w:rPr>
            <w:rFonts w:ascii="Neo Sans Intel" w:hAnsi="Neo Sans Intel"/>
            <w:sz w:val="20"/>
            <w:szCs w:val="20"/>
            <w:lang w:eastAsia="en-US"/>
          </w:rPr>
          <w:t xml:space="preserve"> by the </w:t>
        </w:r>
        <w:proofErr w:type="spellStart"/>
        <w:r w:rsidR="003407D4">
          <w:rPr>
            <w:rFonts w:ascii="Neo Sans Intel" w:hAnsi="Neo Sans Intel"/>
            <w:sz w:val="20"/>
            <w:szCs w:val="20"/>
            <w:lang w:eastAsia="en-US"/>
          </w:rPr>
          <w:t>SoC.</w:t>
        </w:r>
      </w:ins>
      <w:proofErr w:type="spellEnd"/>
    </w:p>
    <w:p w14:paraId="49AB5335" w14:textId="77777777" w:rsidR="00903587" w:rsidRPr="002E3EB9" w:rsidRDefault="00903587" w:rsidP="002E3EB9">
      <w:pPr>
        <w:pStyle w:val="Heading3"/>
      </w:pPr>
      <w:bookmarkStart w:id="1095" w:name="_Toc390267832"/>
      <w:r w:rsidRPr="002E3EB9">
        <w:t>Risks</w:t>
      </w:r>
      <w:bookmarkEnd w:id="1095"/>
    </w:p>
    <w:p w14:paraId="4CA3F131" w14:textId="77777777" w:rsidR="00165BA8" w:rsidRPr="002E3EB9" w:rsidRDefault="00903587" w:rsidP="003246C7">
      <w:pPr>
        <w:pStyle w:val="ListParagraph"/>
        <w:numPr>
          <w:ilvl w:val="0"/>
          <w:numId w:val="11"/>
        </w:numPr>
      </w:pPr>
      <w:r w:rsidRPr="002E3EB9">
        <w:t xml:space="preserve">The PGCB clock gating block does not have a handshake to communicate the clock gating event to the </w:t>
      </w:r>
      <w:r w:rsidR="000F11DD" w:rsidRPr="002E3EB9">
        <w:t>PGCB and CDC</w:t>
      </w:r>
      <w:r w:rsidRPr="002E3EB9">
        <w:t>.  This</w:t>
      </w:r>
      <w:r w:rsidR="00027094" w:rsidRPr="002E3EB9">
        <w:t xml:space="preserve"> may</w:t>
      </w:r>
      <w:r w:rsidRPr="002E3EB9">
        <w:t xml:space="preserve"> incurs a race condition when the </w:t>
      </w:r>
      <w:r w:rsidR="00027094" w:rsidRPr="002E3EB9">
        <w:t xml:space="preserve">CDC/PGCB </w:t>
      </w:r>
      <w:r w:rsidRPr="002E3EB9">
        <w:t xml:space="preserve">happens to use the clock when the </w:t>
      </w:r>
      <w:r w:rsidR="00012864" w:rsidRPr="002E3EB9">
        <w:t xml:space="preserve">SOC is about to shut down the PGCB clock.  </w:t>
      </w:r>
    </w:p>
    <w:p w14:paraId="4868D5F1" w14:textId="77777777" w:rsidR="00CE438E" w:rsidRPr="002E3EB9" w:rsidRDefault="00FF0A9F" w:rsidP="003246C7">
      <w:pPr>
        <w:pStyle w:val="ListParagraph"/>
        <w:numPr>
          <w:ilvl w:val="1"/>
          <w:numId w:val="11"/>
        </w:numPr>
      </w:pPr>
      <w:r w:rsidRPr="002E3EB9">
        <w:rPr>
          <w:highlight w:val="yellow"/>
        </w:rPr>
        <w:t>[To Do]</w:t>
      </w:r>
      <w:r w:rsidRPr="002E3EB9">
        <w:t xml:space="preserve"> Need a waveform to show the race condition.  </w:t>
      </w:r>
    </w:p>
    <w:p w14:paraId="78E46307" w14:textId="77777777" w:rsidR="00DA7325" w:rsidRPr="002E3EB9" w:rsidRDefault="00DA7325" w:rsidP="003246C7">
      <w:pPr>
        <w:pStyle w:val="ListParagraph"/>
        <w:numPr>
          <w:ilvl w:val="2"/>
          <w:numId w:val="11"/>
        </w:numPr>
      </w:pPr>
      <w:r w:rsidRPr="002E3EB9">
        <w:t xml:space="preserve">PGCB Clock Gating Block has de-asserted the </w:t>
      </w:r>
      <w:proofErr w:type="spellStart"/>
      <w:r w:rsidRPr="002E3EB9">
        <w:t>pgcb_clkreq</w:t>
      </w:r>
      <w:proofErr w:type="spellEnd"/>
    </w:p>
    <w:p w14:paraId="6CB7F3A2" w14:textId="77777777" w:rsidR="00DA7325" w:rsidRPr="002E3EB9" w:rsidRDefault="00DA7325" w:rsidP="003246C7">
      <w:pPr>
        <w:pStyle w:val="ListParagraph"/>
        <w:numPr>
          <w:ilvl w:val="2"/>
          <w:numId w:val="11"/>
        </w:numPr>
      </w:pPr>
      <w:r w:rsidRPr="002E3EB9">
        <w:t xml:space="preserve">While waiting for </w:t>
      </w:r>
      <w:r w:rsidR="00040E19" w:rsidRPr="002E3EB9">
        <w:t xml:space="preserve">SOC to de-assert the </w:t>
      </w:r>
      <w:proofErr w:type="spellStart"/>
      <w:r w:rsidR="00040E19" w:rsidRPr="002E3EB9">
        <w:t>pgcb_clkack</w:t>
      </w:r>
      <w:proofErr w:type="spellEnd"/>
      <w:r w:rsidRPr="002E3EB9">
        <w:t>, PGCB/CDC has been triggered to service some wake events (e.g. Force Power Gate POK).</w:t>
      </w:r>
    </w:p>
    <w:p w14:paraId="680A83DD" w14:textId="77777777" w:rsidR="00DA7325" w:rsidRPr="002E3EB9" w:rsidRDefault="00DA7325" w:rsidP="003246C7">
      <w:pPr>
        <w:pStyle w:val="ListParagraph"/>
        <w:numPr>
          <w:ilvl w:val="2"/>
          <w:numId w:val="11"/>
        </w:numPr>
      </w:pPr>
      <w:r w:rsidRPr="002E3EB9">
        <w:t xml:space="preserve">When PGCB/CDC is in the middle of servicing the wake events, SOC returns the acknowledged and eventually causing the PGCB clock to be </w:t>
      </w:r>
      <w:r w:rsidR="000F11DD" w:rsidRPr="002E3EB9">
        <w:t>shut down at the trunk level</w:t>
      </w:r>
      <w:r w:rsidRPr="002E3EB9">
        <w:t xml:space="preserve">.  </w:t>
      </w:r>
    </w:p>
    <w:p w14:paraId="7671926B" w14:textId="77777777" w:rsidR="00DA7325" w:rsidRPr="002E3EB9" w:rsidRDefault="002F4341" w:rsidP="003246C7">
      <w:pPr>
        <w:pStyle w:val="ListParagraph"/>
        <w:numPr>
          <w:ilvl w:val="2"/>
          <w:numId w:val="11"/>
        </w:numPr>
      </w:pPr>
      <w:r w:rsidRPr="002E3EB9">
        <w:t xml:space="preserve">Some internal PGCB/CDC states must be communicated to the PGCB Clock Gating block to wake up the PGCB clock (e.g. </w:t>
      </w:r>
      <w:proofErr w:type="spellStart"/>
      <w:r w:rsidRPr="002E3EB9">
        <w:t>pgcb_idle</w:t>
      </w:r>
      <w:proofErr w:type="spellEnd"/>
      <w:r w:rsidRPr="002E3EB9">
        <w:t xml:space="preserve"> and </w:t>
      </w:r>
      <w:proofErr w:type="spellStart"/>
      <w:r w:rsidRPr="002E3EB9">
        <w:t>soc_clkreq</w:t>
      </w:r>
      <w:proofErr w:type="spellEnd"/>
      <w:r w:rsidRPr="002E3EB9">
        <w:t>).</w:t>
      </w:r>
    </w:p>
    <w:p w14:paraId="7E0B0A9A" w14:textId="77777777" w:rsidR="00CE438E" w:rsidRPr="002E3EB9" w:rsidRDefault="00CE438E" w:rsidP="003246C7">
      <w:pPr>
        <w:pStyle w:val="ListParagraph"/>
        <w:numPr>
          <w:ilvl w:val="1"/>
          <w:numId w:val="11"/>
        </w:numPr>
      </w:pPr>
      <w:r w:rsidRPr="002E3EB9">
        <w:rPr>
          <w:highlight w:val="yellow"/>
        </w:rPr>
        <w:t>[To Do]</w:t>
      </w:r>
      <w:r w:rsidRPr="002E3EB9">
        <w:t xml:space="preserve"> Need to analyze the impacts, especially in the CDC blocks</w:t>
      </w:r>
    </w:p>
    <w:p w14:paraId="08A2C057" w14:textId="77777777" w:rsidR="00CE438E" w:rsidRPr="002E3EB9" w:rsidRDefault="00CE438E" w:rsidP="003246C7">
      <w:pPr>
        <w:pStyle w:val="ListParagraph"/>
        <w:numPr>
          <w:ilvl w:val="1"/>
          <w:numId w:val="11"/>
        </w:numPr>
      </w:pPr>
      <w:r w:rsidRPr="002E3EB9">
        <w:rPr>
          <w:highlight w:val="yellow"/>
        </w:rPr>
        <w:t>[To Do]</w:t>
      </w:r>
      <w:r w:rsidRPr="002E3EB9">
        <w:t xml:space="preserve"> Need to check if </w:t>
      </w:r>
      <w:r w:rsidR="0062064B" w:rsidRPr="002E3EB9">
        <w:t xml:space="preserve">we need the IP-Specific Power Control Glue logic to implement a local clock gating mechanism to gate the PGCB clock to CDC/PGCB using the </w:t>
      </w:r>
      <w:proofErr w:type="spellStart"/>
      <w:r w:rsidR="0062064B" w:rsidRPr="002E3EB9">
        <w:t>sync_clkvld</w:t>
      </w:r>
      <w:proofErr w:type="spellEnd"/>
      <w:r w:rsidR="0062064B" w:rsidRPr="002E3EB9">
        <w:t>.</w:t>
      </w:r>
    </w:p>
    <w:p w14:paraId="66B98FF6" w14:textId="77777777" w:rsidR="00CE438E" w:rsidRPr="002E3EB9" w:rsidRDefault="00CE438E" w:rsidP="009B6799">
      <w:pPr>
        <w:spacing w:after="0" w:line="240" w:lineRule="auto"/>
        <w:rPr>
          <w:rFonts w:ascii="Neo Sans Intel" w:hAnsi="Neo Sans Intel"/>
        </w:rPr>
      </w:pPr>
    </w:p>
    <w:p w14:paraId="77D4BFB5" w14:textId="77777777" w:rsidR="00F25762" w:rsidRPr="002E3EB9" w:rsidRDefault="00F25762" w:rsidP="003246C7">
      <w:pPr>
        <w:pStyle w:val="ListParagraph"/>
        <w:numPr>
          <w:ilvl w:val="0"/>
          <w:numId w:val="11"/>
        </w:numPr>
      </w:pPr>
      <w:r w:rsidRPr="002E3EB9">
        <w:t xml:space="preserve">Regardless of the default power state when the IP is first powered up from reset, the PGCB clock control block will always request for PGCB clock as soon as the PGCB reset de-asserted.   </w:t>
      </w:r>
      <w:r w:rsidR="00230C79" w:rsidRPr="002E3EB9">
        <w:t xml:space="preserve">This is to simplify the design.  </w:t>
      </w:r>
      <w:r w:rsidRPr="002E3EB9">
        <w:t xml:space="preserve">Once the PGCB clock is </w:t>
      </w:r>
      <w:proofErr w:type="spellStart"/>
      <w:r w:rsidRPr="002E3EB9">
        <w:t>ungated</w:t>
      </w:r>
      <w:proofErr w:type="spellEnd"/>
      <w:r w:rsidRPr="002E3EB9">
        <w:t xml:space="preserve">, it will evaluate the clock gating condition </w:t>
      </w:r>
      <w:r w:rsidR="00230C79" w:rsidRPr="002E3EB9">
        <w:t xml:space="preserve">to determine if it should go back to the clock gating state.  </w:t>
      </w:r>
    </w:p>
    <w:p w14:paraId="37CB7FCF" w14:textId="77777777" w:rsidR="00012864" w:rsidRPr="002E3EB9" w:rsidRDefault="00012864" w:rsidP="003246C7">
      <w:pPr>
        <w:pStyle w:val="ListParagraph"/>
        <w:numPr>
          <w:ilvl w:val="1"/>
          <w:numId w:val="11"/>
        </w:numPr>
      </w:pPr>
      <w:r w:rsidRPr="002E3EB9">
        <w:rPr>
          <w:highlight w:val="yellow"/>
        </w:rPr>
        <w:t>[To Do]</w:t>
      </w:r>
      <w:r w:rsidRPr="002E3EB9">
        <w:t xml:space="preserve"> Check if this HW behavior has violated any chassis/SD requirement.</w:t>
      </w:r>
    </w:p>
    <w:p w14:paraId="14F3082F" w14:textId="77777777" w:rsidR="00012864" w:rsidRPr="002E3EB9" w:rsidRDefault="00012864" w:rsidP="002E3EB9">
      <w:pPr>
        <w:pStyle w:val="ListParagraph"/>
      </w:pPr>
    </w:p>
    <w:p w14:paraId="4A8DC0B3" w14:textId="77777777" w:rsidR="00012864" w:rsidRPr="002E3EB9" w:rsidRDefault="00012864" w:rsidP="003246C7">
      <w:pPr>
        <w:pStyle w:val="ListParagraph"/>
        <w:numPr>
          <w:ilvl w:val="0"/>
          <w:numId w:val="11"/>
        </w:numPr>
      </w:pPr>
      <w:r w:rsidRPr="002E3EB9">
        <w:t xml:space="preserve">Since the async_wake_b will be generated from multiple asynchronous clock </w:t>
      </w:r>
      <w:r w:rsidR="00FC10E2" w:rsidRPr="002E3EB9">
        <w:t>sources</w:t>
      </w:r>
      <w:r w:rsidRPr="002E3EB9">
        <w:t xml:space="preserve"> using a combi</w:t>
      </w:r>
      <w:r w:rsidR="00FC10E2" w:rsidRPr="002E3EB9">
        <w:t>natorial</w:t>
      </w:r>
      <w:r w:rsidRPr="002E3EB9">
        <w:t xml:space="preserve"> logic, it may introduce some glitches that violate the</w:t>
      </w:r>
      <w:r w:rsidR="00FC10E2" w:rsidRPr="002E3EB9">
        <w:t xml:space="preserve"> Tresetmin requirement.  This </w:t>
      </w:r>
      <w:r w:rsidR="004A3090" w:rsidRPr="002E3EB9">
        <w:t>could eventually</w:t>
      </w:r>
      <w:r w:rsidRPr="002E3EB9">
        <w:t xml:space="preserve"> </w:t>
      </w:r>
      <w:r w:rsidR="00AB5011" w:rsidRPr="002E3EB9">
        <w:t>cause</w:t>
      </w:r>
      <w:r w:rsidRPr="002E3EB9">
        <w:t xml:space="preserve"> a meta-stability on the PGCB CLKREQ output.  </w:t>
      </w:r>
    </w:p>
    <w:p w14:paraId="3B2673C3" w14:textId="77777777" w:rsidR="009B6799" w:rsidRDefault="00230C79" w:rsidP="003246C7">
      <w:pPr>
        <w:pStyle w:val="ListParagraph"/>
        <w:numPr>
          <w:ilvl w:val="1"/>
          <w:numId w:val="11"/>
        </w:numPr>
      </w:pPr>
      <w:r w:rsidRPr="002E3EB9">
        <w:t>Check</w:t>
      </w:r>
      <w:r w:rsidR="00AB5011">
        <w:t>ed</w:t>
      </w:r>
      <w:r w:rsidRPr="002E3EB9">
        <w:t xml:space="preserve"> </w:t>
      </w:r>
      <w:r w:rsidR="00012864" w:rsidRPr="002E3EB9">
        <w:t xml:space="preserve">with library team </w:t>
      </w:r>
      <w:r w:rsidR="009B6799">
        <w:t xml:space="preserve">and realized that </w:t>
      </w:r>
      <w:r w:rsidR="00CF5005">
        <w:t xml:space="preserve">there is impossible to guarantee that there is no meta-stability issue.  The </w:t>
      </w:r>
      <w:r w:rsidR="009B6799">
        <w:t xml:space="preserve">meta-stability may not be resolved immediately, even if the clock is gated.   Hence, the recommendation is to have IP to implement an IP-Specific mechanism to </w:t>
      </w:r>
      <w:r w:rsidR="00CF5005">
        <w:t xml:space="preserve">guarantee that the async_wake_b is glitch-free and </w:t>
      </w:r>
      <w:r w:rsidR="009B6799">
        <w:t>meet the Tresetmin requirement</w:t>
      </w:r>
      <w:r w:rsidR="00CF5005">
        <w:t xml:space="preserve">.  This restriction is essential to </w:t>
      </w:r>
      <w:r w:rsidR="009B6799">
        <w:t>avoid meta-stability.</w:t>
      </w:r>
    </w:p>
    <w:p w14:paraId="4D33C66C" w14:textId="77777777" w:rsidR="006316D5" w:rsidRDefault="006316D5" w:rsidP="00B71A7F">
      <w:pPr>
        <w:pStyle w:val="ListParagraph"/>
      </w:pPr>
    </w:p>
    <w:p w14:paraId="564FFB1E" w14:textId="77777777" w:rsidR="006316D5" w:rsidRDefault="006316D5" w:rsidP="00B71A7F">
      <w:pPr>
        <w:pStyle w:val="ListParagraph"/>
      </w:pPr>
    </w:p>
    <w:p w14:paraId="55619E97" w14:textId="48FA0001" w:rsidR="00FB5995" w:rsidDel="00D276CA" w:rsidRDefault="00FB5995" w:rsidP="00FB5995">
      <w:pPr>
        <w:pStyle w:val="Heading3"/>
        <w:rPr>
          <w:del w:id="1096" w:author="Havican, Jared W" w:date="2014-06-10T15:07:00Z"/>
        </w:rPr>
      </w:pPr>
      <w:bookmarkStart w:id="1097" w:name="_Toc390267833"/>
      <w:del w:id="1098" w:author="Havican, Jared W" w:date="2014-06-10T15:07:00Z">
        <w:r w:rsidDel="00D276CA">
          <w:delText>I</w:delText>
        </w:r>
        <w:r w:rsidR="00C31F3B" w:rsidDel="00D276CA">
          <w:delText>ntegration Notes</w:delText>
        </w:r>
        <w:bookmarkEnd w:id="1097"/>
      </w:del>
    </w:p>
    <w:p w14:paraId="1D0DE7E4" w14:textId="4490A2F6" w:rsidR="00C31F3B" w:rsidDel="00D276CA" w:rsidRDefault="00C31F3B" w:rsidP="00B71A7F">
      <w:pPr>
        <w:pStyle w:val="Heading4"/>
        <w:rPr>
          <w:del w:id="1099" w:author="Havican, Jared W" w:date="2014-06-10T15:07:00Z"/>
        </w:rPr>
      </w:pPr>
      <w:del w:id="1100" w:author="Havican, Jared W" w:date="2014-06-10T15:07:00Z">
        <w:r w:rsidDel="00D276CA">
          <w:delText>Component Map File</w:delText>
        </w:r>
      </w:del>
    </w:p>
    <w:p w14:paraId="3985D1EC" w14:textId="42643A2E" w:rsidR="00FB5995" w:rsidDel="00D276CA" w:rsidRDefault="00C31F3B" w:rsidP="00B71A7F">
      <w:pPr>
        <w:spacing w:after="0" w:line="240" w:lineRule="auto"/>
        <w:rPr>
          <w:del w:id="1101" w:author="Havican, Jared W" w:date="2014-06-10T15:07:00Z"/>
          <w:sz w:val="20"/>
        </w:rPr>
      </w:pPr>
      <w:del w:id="1102" w:author="Havican, Jared W" w:date="2014-06-10T15:07:00Z">
        <w:r w:rsidDel="00D276CA">
          <w:rPr>
            <w:rFonts w:ascii="Neo Sans Intel" w:hAnsi="Neo Sans Intel"/>
            <w:sz w:val="20"/>
            <w:szCs w:val="20"/>
            <w:lang w:eastAsia="en-US"/>
          </w:rPr>
          <w:delText xml:space="preserve">The PCGU component requires the same component map file as that of being used in PGCB and CDC components.   On top of that, it requires an additional </w:delText>
        </w:r>
        <w:r w:rsidRPr="00C31F3B" w:rsidDel="00D276CA">
          <w:rPr>
            <w:rFonts w:ascii="Neo Sans Intel" w:hAnsi="Neo Sans Intel"/>
            <w:sz w:val="20"/>
            <w:szCs w:val="20"/>
            <w:lang w:eastAsia="en-US"/>
          </w:rPr>
          <w:delText xml:space="preserve">pgcb_mx22_gen </w:delText>
        </w:r>
        <w:r w:rsidDel="00D276CA">
          <w:rPr>
            <w:rFonts w:ascii="Neo Sans Intel" w:hAnsi="Neo Sans Intel"/>
            <w:sz w:val="20"/>
            <w:szCs w:val="20"/>
            <w:lang w:eastAsia="en-US"/>
          </w:rPr>
          <w:delText>component as follow:</w:delText>
        </w:r>
      </w:del>
    </w:p>
    <w:tbl>
      <w:tblPr>
        <w:tblStyle w:val="TableGrid"/>
        <w:tblW w:w="0" w:type="auto"/>
        <w:tblLook w:val="04A0" w:firstRow="1" w:lastRow="0" w:firstColumn="1" w:lastColumn="0" w:noHBand="0" w:noVBand="1"/>
      </w:tblPr>
      <w:tblGrid>
        <w:gridCol w:w="9350"/>
      </w:tblGrid>
      <w:tr w:rsidR="00C31F3B" w:rsidDel="00D276CA" w14:paraId="285B879E" w14:textId="3E766614" w:rsidTr="00C31F3B">
        <w:trPr>
          <w:del w:id="1103" w:author="Havican, Jared W" w:date="2014-06-10T15:07:00Z"/>
        </w:trPr>
        <w:tc>
          <w:tcPr>
            <w:tcW w:w="9576" w:type="dxa"/>
          </w:tcPr>
          <w:p w14:paraId="5DD31822" w14:textId="1A18E083" w:rsidR="00C31F3B" w:rsidRPr="00C31F3B" w:rsidDel="00D276CA" w:rsidRDefault="00C31F3B" w:rsidP="00C31F3B">
            <w:pPr>
              <w:rPr>
                <w:del w:id="1104" w:author="Havican, Jared W" w:date="2014-06-10T15:07:00Z"/>
                <w:rFonts w:ascii="Neo Sans Intel" w:hAnsi="Neo Sans Intel"/>
                <w:sz w:val="20"/>
                <w:szCs w:val="20"/>
                <w:lang w:eastAsia="en-US"/>
              </w:rPr>
            </w:pPr>
            <w:del w:id="1105" w:author="Havican, Jared W" w:date="2014-06-10T15:07:00Z">
              <w:r w:rsidRPr="00C31F3B" w:rsidDel="00D276CA">
                <w:rPr>
                  <w:rFonts w:ascii="Neo Sans Intel" w:hAnsi="Neo Sans Intel"/>
                  <w:sz w:val="20"/>
                  <w:szCs w:val="20"/>
                  <w:lang w:eastAsia="en-US"/>
                </w:rPr>
                <w:delText>module pgcb_mx22_gen ( o, s, d2, d1 );</w:delText>
              </w:r>
            </w:del>
          </w:p>
          <w:p w14:paraId="0651C28C" w14:textId="4769C759" w:rsidR="00C31F3B" w:rsidRPr="00C31F3B" w:rsidDel="00D276CA" w:rsidRDefault="00C31F3B" w:rsidP="00C31F3B">
            <w:pPr>
              <w:rPr>
                <w:del w:id="1106" w:author="Havican, Jared W" w:date="2014-06-10T15:07:00Z"/>
                <w:rFonts w:ascii="Neo Sans Intel" w:hAnsi="Neo Sans Intel"/>
                <w:sz w:val="20"/>
                <w:szCs w:val="20"/>
                <w:lang w:eastAsia="en-US"/>
              </w:rPr>
            </w:pPr>
            <w:del w:id="1107" w:author="Havican, Jared W" w:date="2014-06-10T15:07:00Z">
              <w:r w:rsidRPr="00C31F3B" w:rsidDel="00D276CA">
                <w:rPr>
                  <w:rFonts w:ascii="Neo Sans Intel" w:hAnsi="Neo Sans Intel"/>
                  <w:sz w:val="20"/>
                  <w:szCs w:val="20"/>
                  <w:lang w:eastAsia="en-US"/>
                </w:rPr>
                <w:delText xml:space="preserve">  input s, d2, d1;</w:delText>
              </w:r>
            </w:del>
          </w:p>
          <w:p w14:paraId="09A12172" w14:textId="40117F4B" w:rsidR="00C31F3B" w:rsidRPr="00C31F3B" w:rsidDel="00D276CA" w:rsidRDefault="00C31F3B" w:rsidP="00C31F3B">
            <w:pPr>
              <w:rPr>
                <w:del w:id="1108" w:author="Havican, Jared W" w:date="2014-06-10T15:07:00Z"/>
                <w:rFonts w:ascii="Neo Sans Intel" w:hAnsi="Neo Sans Intel"/>
                <w:sz w:val="20"/>
                <w:szCs w:val="20"/>
                <w:lang w:eastAsia="en-US"/>
              </w:rPr>
            </w:pPr>
            <w:del w:id="1109" w:author="Havican, Jared W" w:date="2014-06-10T15:07:00Z">
              <w:r w:rsidRPr="00C31F3B" w:rsidDel="00D276CA">
                <w:rPr>
                  <w:rFonts w:ascii="Neo Sans Intel" w:hAnsi="Neo Sans Intel"/>
                  <w:sz w:val="20"/>
                  <w:szCs w:val="20"/>
                  <w:lang w:eastAsia="en-US"/>
                </w:rPr>
                <w:delText xml:space="preserve">  output o;</w:delText>
              </w:r>
            </w:del>
          </w:p>
          <w:p w14:paraId="058CC8D1" w14:textId="7A4D318A" w:rsidR="00C31F3B" w:rsidRPr="00C31F3B" w:rsidDel="00D276CA" w:rsidRDefault="00C31F3B" w:rsidP="00C31F3B">
            <w:pPr>
              <w:rPr>
                <w:del w:id="1110" w:author="Havican, Jared W" w:date="2014-06-10T15:07:00Z"/>
                <w:rFonts w:ascii="Neo Sans Intel" w:hAnsi="Neo Sans Intel"/>
                <w:sz w:val="20"/>
                <w:szCs w:val="20"/>
                <w:lang w:eastAsia="en-US"/>
              </w:rPr>
            </w:pPr>
          </w:p>
          <w:p w14:paraId="0500A876" w14:textId="7E727E67" w:rsidR="00C31F3B" w:rsidRPr="00C31F3B" w:rsidDel="00D276CA" w:rsidRDefault="00C31F3B" w:rsidP="00C31F3B">
            <w:pPr>
              <w:rPr>
                <w:del w:id="1111" w:author="Havican, Jared W" w:date="2014-06-10T15:07:00Z"/>
                <w:rFonts w:ascii="Neo Sans Intel" w:hAnsi="Neo Sans Intel"/>
                <w:sz w:val="20"/>
                <w:szCs w:val="20"/>
                <w:lang w:eastAsia="en-US"/>
              </w:rPr>
            </w:pPr>
            <w:del w:id="1112" w:author="Havican, Jared W" w:date="2014-06-10T15:07:00Z">
              <w:r w:rsidRPr="00C31F3B" w:rsidDel="00D276CA">
                <w:rPr>
                  <w:rFonts w:ascii="Neo Sans Intel" w:hAnsi="Neo Sans Intel"/>
                  <w:sz w:val="20"/>
                  <w:szCs w:val="20"/>
                  <w:lang w:eastAsia="en-US"/>
                </w:rPr>
                <w:delText>`ifdef DC</w:delText>
              </w:r>
            </w:del>
          </w:p>
          <w:p w14:paraId="054B62A1" w14:textId="09683E9E" w:rsidR="00C31F3B" w:rsidRPr="00C31F3B" w:rsidDel="00D276CA" w:rsidRDefault="00C31F3B" w:rsidP="00C31F3B">
            <w:pPr>
              <w:rPr>
                <w:del w:id="1113" w:author="Havican, Jared W" w:date="2014-06-10T15:07:00Z"/>
                <w:rFonts w:ascii="Neo Sans Intel" w:hAnsi="Neo Sans Intel"/>
                <w:sz w:val="20"/>
                <w:szCs w:val="20"/>
                <w:lang w:eastAsia="en-US"/>
              </w:rPr>
            </w:pPr>
          </w:p>
          <w:p w14:paraId="381370F6" w14:textId="7F36D6FC" w:rsidR="00C31F3B" w:rsidRPr="00C31F3B" w:rsidDel="00D276CA" w:rsidRDefault="00C31F3B" w:rsidP="00C31F3B">
            <w:pPr>
              <w:rPr>
                <w:del w:id="1114" w:author="Havican, Jared W" w:date="2014-06-10T15:07:00Z"/>
                <w:rFonts w:ascii="Neo Sans Intel" w:hAnsi="Neo Sans Intel"/>
                <w:sz w:val="20"/>
                <w:szCs w:val="20"/>
                <w:lang w:eastAsia="en-US"/>
              </w:rPr>
            </w:pPr>
            <w:del w:id="1115" w:author="Havican, Jared W" w:date="2014-06-10T15:07:00Z">
              <w:r w:rsidRPr="00C31F3B" w:rsidDel="00D276CA">
                <w:rPr>
                  <w:rFonts w:ascii="Neo Sans Intel" w:hAnsi="Neo Sans Intel"/>
                  <w:sz w:val="20"/>
                  <w:szCs w:val="20"/>
                  <w:lang w:eastAsia="en-US"/>
                </w:rPr>
                <w:delText xml:space="preserve">  INSERT_SOC_TARGET_LIBRARY_CELL ctech_so_mx22_gen ( .d2(d2), .d1(d1), .s(s), .o(o) );</w:delText>
              </w:r>
            </w:del>
          </w:p>
          <w:p w14:paraId="5CE1693A" w14:textId="75E28C76" w:rsidR="00C31F3B" w:rsidRPr="00C31F3B" w:rsidDel="00D276CA" w:rsidRDefault="00C31F3B" w:rsidP="00C31F3B">
            <w:pPr>
              <w:rPr>
                <w:del w:id="1116" w:author="Havican, Jared W" w:date="2014-06-10T15:07:00Z"/>
                <w:rFonts w:ascii="Neo Sans Intel" w:hAnsi="Neo Sans Intel"/>
                <w:sz w:val="20"/>
                <w:szCs w:val="20"/>
                <w:lang w:eastAsia="en-US"/>
              </w:rPr>
            </w:pPr>
          </w:p>
          <w:p w14:paraId="4E8ECA6F" w14:textId="0F338215" w:rsidR="00C31F3B" w:rsidRPr="00C31F3B" w:rsidDel="00D276CA" w:rsidRDefault="00C31F3B" w:rsidP="00C31F3B">
            <w:pPr>
              <w:rPr>
                <w:del w:id="1117" w:author="Havican, Jared W" w:date="2014-06-10T15:07:00Z"/>
                <w:rFonts w:ascii="Neo Sans Intel" w:hAnsi="Neo Sans Intel"/>
                <w:sz w:val="20"/>
                <w:szCs w:val="20"/>
                <w:lang w:eastAsia="en-US"/>
              </w:rPr>
            </w:pPr>
            <w:del w:id="1118" w:author="Havican, Jared W" w:date="2014-06-10T15:07:00Z">
              <w:r w:rsidRPr="00C31F3B" w:rsidDel="00D276CA">
                <w:rPr>
                  <w:rFonts w:ascii="Neo Sans Intel" w:hAnsi="Neo Sans Intel"/>
                  <w:sz w:val="20"/>
                  <w:szCs w:val="20"/>
                  <w:lang w:eastAsia="en-US"/>
                </w:rPr>
                <w:delText>`else</w:delText>
              </w:r>
            </w:del>
          </w:p>
          <w:p w14:paraId="56F8E189" w14:textId="461212CE" w:rsidR="00C31F3B" w:rsidRPr="00C31F3B" w:rsidDel="00D276CA" w:rsidRDefault="00C31F3B" w:rsidP="00C31F3B">
            <w:pPr>
              <w:rPr>
                <w:del w:id="1119" w:author="Havican, Jared W" w:date="2014-06-10T15:07:00Z"/>
                <w:rFonts w:ascii="Neo Sans Intel" w:hAnsi="Neo Sans Intel"/>
                <w:sz w:val="20"/>
                <w:szCs w:val="20"/>
                <w:lang w:eastAsia="en-US"/>
              </w:rPr>
            </w:pPr>
            <w:del w:id="1120" w:author="Havican, Jared W" w:date="2014-06-10T15:07:00Z">
              <w:r w:rsidRPr="00C31F3B" w:rsidDel="00D276CA">
                <w:rPr>
                  <w:rFonts w:ascii="Neo Sans Intel" w:hAnsi="Neo Sans Intel"/>
                  <w:sz w:val="20"/>
                  <w:szCs w:val="20"/>
                  <w:lang w:eastAsia="en-US"/>
                </w:rPr>
                <w:delText xml:space="preserve"> </w:delText>
              </w:r>
            </w:del>
          </w:p>
          <w:p w14:paraId="24F11D1D" w14:textId="412BD483" w:rsidR="00C31F3B" w:rsidRPr="00C31F3B" w:rsidDel="00D276CA" w:rsidRDefault="00C31F3B" w:rsidP="00C31F3B">
            <w:pPr>
              <w:rPr>
                <w:del w:id="1121" w:author="Havican, Jared W" w:date="2014-06-10T15:07:00Z"/>
                <w:rFonts w:ascii="Neo Sans Intel" w:hAnsi="Neo Sans Intel"/>
                <w:sz w:val="20"/>
                <w:szCs w:val="20"/>
                <w:lang w:eastAsia="en-US"/>
              </w:rPr>
            </w:pPr>
            <w:del w:id="1122" w:author="Havican, Jared W" w:date="2014-06-10T15:07:00Z">
              <w:r w:rsidRPr="00C31F3B" w:rsidDel="00D276CA">
                <w:rPr>
                  <w:rFonts w:ascii="Neo Sans Intel" w:hAnsi="Neo Sans Intel"/>
                  <w:sz w:val="20"/>
                  <w:szCs w:val="20"/>
                  <w:lang w:eastAsia="en-US"/>
                </w:rPr>
                <w:delText xml:space="preserve">  //--------------------------- Signal Declarations ----------------------------//</w:delText>
              </w:r>
            </w:del>
          </w:p>
          <w:p w14:paraId="50F69AEE" w14:textId="49847251" w:rsidR="00C31F3B" w:rsidRPr="00C31F3B" w:rsidDel="00D276CA" w:rsidRDefault="00C31F3B" w:rsidP="00C31F3B">
            <w:pPr>
              <w:rPr>
                <w:del w:id="1123" w:author="Havican, Jared W" w:date="2014-06-10T15:07:00Z"/>
                <w:rFonts w:ascii="Neo Sans Intel" w:hAnsi="Neo Sans Intel"/>
                <w:sz w:val="20"/>
                <w:szCs w:val="20"/>
                <w:lang w:eastAsia="en-US"/>
              </w:rPr>
            </w:pPr>
            <w:del w:id="1124" w:author="Havican, Jared W" w:date="2014-06-10T15:07:00Z">
              <w:r w:rsidRPr="00C31F3B" w:rsidDel="00D276CA">
                <w:rPr>
                  <w:rFonts w:ascii="Neo Sans Intel" w:hAnsi="Neo Sans Intel"/>
                  <w:sz w:val="20"/>
                  <w:szCs w:val="20"/>
                  <w:lang w:eastAsia="en-US"/>
                </w:rPr>
                <w:delText xml:space="preserve">    reg                      o;</w:delText>
              </w:r>
            </w:del>
          </w:p>
          <w:p w14:paraId="1FA27B8C" w14:textId="79226743" w:rsidR="00C31F3B" w:rsidRPr="00C31F3B" w:rsidDel="00D276CA" w:rsidRDefault="00C31F3B" w:rsidP="00C31F3B">
            <w:pPr>
              <w:rPr>
                <w:del w:id="1125" w:author="Havican, Jared W" w:date="2014-06-10T15:07:00Z"/>
                <w:rFonts w:ascii="Neo Sans Intel" w:hAnsi="Neo Sans Intel"/>
                <w:sz w:val="20"/>
                <w:szCs w:val="20"/>
                <w:lang w:eastAsia="en-US"/>
              </w:rPr>
            </w:pPr>
            <w:del w:id="1126" w:author="Havican, Jared W" w:date="2014-06-10T15:07:00Z">
              <w:r w:rsidRPr="00C31F3B" w:rsidDel="00D276CA">
                <w:rPr>
                  <w:rFonts w:ascii="Neo Sans Intel" w:hAnsi="Neo Sans Intel"/>
                  <w:sz w:val="20"/>
                  <w:szCs w:val="20"/>
                  <w:lang w:eastAsia="en-US"/>
                </w:rPr>
                <w:delText xml:space="preserve">    parameter           ALLX_0_0 = {1{1'bx}};</w:delText>
              </w:r>
            </w:del>
          </w:p>
          <w:p w14:paraId="376A7098" w14:textId="37E06D60" w:rsidR="00C31F3B" w:rsidRPr="00C31F3B" w:rsidDel="00D276CA" w:rsidRDefault="00C31F3B" w:rsidP="00C31F3B">
            <w:pPr>
              <w:rPr>
                <w:del w:id="1127" w:author="Havican, Jared W" w:date="2014-06-10T15:07:00Z"/>
                <w:rFonts w:ascii="Neo Sans Intel" w:hAnsi="Neo Sans Intel"/>
                <w:sz w:val="20"/>
                <w:szCs w:val="20"/>
                <w:lang w:eastAsia="en-US"/>
              </w:rPr>
            </w:pPr>
            <w:del w:id="1128" w:author="Havican, Jared W" w:date="2014-06-10T15:07:00Z">
              <w:r w:rsidRPr="00C31F3B" w:rsidDel="00D276CA">
                <w:rPr>
                  <w:rFonts w:ascii="Neo Sans Intel" w:hAnsi="Neo Sans Intel"/>
                  <w:sz w:val="20"/>
                  <w:szCs w:val="20"/>
                  <w:lang w:eastAsia="en-US"/>
                </w:rPr>
                <w:delText xml:space="preserve">    parameter             ALWAYS = 1'b1;</w:delText>
              </w:r>
            </w:del>
          </w:p>
          <w:p w14:paraId="096E3CAE" w14:textId="37D0D56A" w:rsidR="00C31F3B" w:rsidRPr="00C31F3B" w:rsidDel="00D276CA" w:rsidRDefault="00C31F3B" w:rsidP="00C31F3B">
            <w:pPr>
              <w:rPr>
                <w:del w:id="1129" w:author="Havican, Jared W" w:date="2014-06-10T15:07:00Z"/>
                <w:rFonts w:ascii="Neo Sans Intel" w:hAnsi="Neo Sans Intel"/>
                <w:sz w:val="20"/>
                <w:szCs w:val="20"/>
                <w:lang w:eastAsia="en-US"/>
              </w:rPr>
            </w:pPr>
          </w:p>
          <w:p w14:paraId="651AA14C" w14:textId="61981FAB" w:rsidR="00C31F3B" w:rsidRPr="00C31F3B" w:rsidDel="00D276CA" w:rsidRDefault="00C31F3B" w:rsidP="00C31F3B">
            <w:pPr>
              <w:rPr>
                <w:del w:id="1130" w:author="Havican, Jared W" w:date="2014-06-10T15:07:00Z"/>
                <w:rFonts w:ascii="Neo Sans Intel" w:hAnsi="Neo Sans Intel"/>
                <w:sz w:val="20"/>
                <w:szCs w:val="20"/>
                <w:lang w:eastAsia="en-US"/>
              </w:rPr>
            </w:pPr>
          </w:p>
          <w:p w14:paraId="49AAC264" w14:textId="2403CCFF" w:rsidR="00C31F3B" w:rsidRPr="00C31F3B" w:rsidDel="00D276CA" w:rsidRDefault="00C31F3B" w:rsidP="00C31F3B">
            <w:pPr>
              <w:rPr>
                <w:del w:id="1131" w:author="Havican, Jared W" w:date="2014-06-10T15:07:00Z"/>
                <w:rFonts w:ascii="Neo Sans Intel" w:hAnsi="Neo Sans Intel"/>
                <w:sz w:val="20"/>
                <w:szCs w:val="20"/>
                <w:lang w:eastAsia="en-US"/>
              </w:rPr>
            </w:pPr>
            <w:del w:id="1132" w:author="Havican, Jared W" w:date="2014-06-10T15:07:00Z">
              <w:r w:rsidRPr="00C31F3B" w:rsidDel="00D276CA">
                <w:rPr>
                  <w:rFonts w:ascii="Neo Sans Intel" w:hAnsi="Neo Sans Intel"/>
                  <w:sz w:val="20"/>
                  <w:szCs w:val="20"/>
                  <w:lang w:eastAsia="en-US"/>
                </w:rPr>
                <w:delText>//---------------------------- Model Description -----------------------------//</w:delText>
              </w:r>
            </w:del>
          </w:p>
          <w:p w14:paraId="36F051BE" w14:textId="57AC0CA0" w:rsidR="00C31F3B" w:rsidRPr="00C31F3B" w:rsidDel="00D276CA" w:rsidRDefault="00C31F3B" w:rsidP="00C31F3B">
            <w:pPr>
              <w:rPr>
                <w:del w:id="1133" w:author="Havican, Jared W" w:date="2014-06-10T15:07:00Z"/>
                <w:rFonts w:ascii="Neo Sans Intel" w:hAnsi="Neo Sans Intel"/>
                <w:sz w:val="20"/>
                <w:szCs w:val="20"/>
                <w:lang w:eastAsia="en-US"/>
              </w:rPr>
            </w:pPr>
            <w:del w:id="1134" w:author="Havican, Jared W" w:date="2014-06-10T15:07:00Z">
              <w:r w:rsidRPr="00C31F3B" w:rsidDel="00D276CA">
                <w:rPr>
                  <w:rFonts w:ascii="Neo Sans Intel" w:hAnsi="Neo Sans Intel"/>
                  <w:sz w:val="20"/>
                  <w:szCs w:val="20"/>
                  <w:lang w:eastAsia="en-US"/>
                </w:rPr>
                <w:delText>//----------------------------------------------------------------------------//</w:delText>
              </w:r>
            </w:del>
          </w:p>
          <w:p w14:paraId="3C7CB094" w14:textId="7E6D27CB" w:rsidR="00C31F3B" w:rsidRPr="00C31F3B" w:rsidDel="00D276CA" w:rsidRDefault="00C31F3B" w:rsidP="00C31F3B">
            <w:pPr>
              <w:rPr>
                <w:del w:id="1135" w:author="Havican, Jared W" w:date="2014-06-10T15:07:00Z"/>
                <w:rFonts w:ascii="Neo Sans Intel" w:hAnsi="Neo Sans Intel"/>
                <w:sz w:val="20"/>
                <w:szCs w:val="20"/>
                <w:lang w:eastAsia="en-US"/>
              </w:rPr>
            </w:pPr>
            <w:del w:id="1136" w:author="Havican, Jared W" w:date="2014-06-10T15:07:00Z">
              <w:r w:rsidRPr="00C31F3B" w:rsidDel="00D276CA">
                <w:rPr>
                  <w:rFonts w:ascii="Neo Sans Intel" w:hAnsi="Neo Sans Intel"/>
                  <w:sz w:val="20"/>
                  <w:szCs w:val="20"/>
                  <w:lang w:eastAsia="en-US"/>
                </w:rPr>
                <w:delText>// 2-to-1 MULTIPLEXER</w:delText>
              </w:r>
            </w:del>
          </w:p>
          <w:p w14:paraId="168EED58" w14:textId="3C9C9680" w:rsidR="00C31F3B" w:rsidRPr="00C31F3B" w:rsidDel="00D276CA" w:rsidRDefault="00C31F3B" w:rsidP="00C31F3B">
            <w:pPr>
              <w:rPr>
                <w:del w:id="1137" w:author="Havican, Jared W" w:date="2014-06-10T15:07:00Z"/>
                <w:rFonts w:ascii="Neo Sans Intel" w:hAnsi="Neo Sans Intel"/>
                <w:sz w:val="20"/>
                <w:szCs w:val="20"/>
                <w:lang w:eastAsia="en-US"/>
              </w:rPr>
            </w:pPr>
            <w:del w:id="1138" w:author="Havican, Jared W" w:date="2014-06-10T15:07:00Z">
              <w:r w:rsidRPr="00C31F3B" w:rsidDel="00D276CA">
                <w:rPr>
                  <w:rFonts w:ascii="Neo Sans Intel" w:hAnsi="Neo Sans Intel"/>
                  <w:sz w:val="20"/>
                  <w:szCs w:val="20"/>
                  <w:lang w:eastAsia="en-US"/>
                </w:rPr>
                <w:delText>//----------------------------------------------------------------------------//</w:delText>
              </w:r>
            </w:del>
          </w:p>
          <w:p w14:paraId="0433F8B4" w14:textId="5E467ACC" w:rsidR="00C31F3B" w:rsidRPr="00C31F3B" w:rsidDel="00D276CA" w:rsidRDefault="00C31F3B" w:rsidP="00C31F3B">
            <w:pPr>
              <w:rPr>
                <w:del w:id="1139" w:author="Havican, Jared W" w:date="2014-06-10T15:07:00Z"/>
                <w:rFonts w:ascii="Neo Sans Intel" w:hAnsi="Neo Sans Intel"/>
                <w:sz w:val="20"/>
                <w:szCs w:val="20"/>
                <w:lang w:eastAsia="en-US"/>
              </w:rPr>
            </w:pPr>
          </w:p>
          <w:p w14:paraId="58D8B98D" w14:textId="50E1DD31" w:rsidR="00C31F3B" w:rsidRPr="00C31F3B" w:rsidDel="00D276CA" w:rsidRDefault="00C31F3B" w:rsidP="00C31F3B">
            <w:pPr>
              <w:rPr>
                <w:del w:id="1140" w:author="Havican, Jared W" w:date="2014-06-10T15:07:00Z"/>
                <w:rFonts w:ascii="Neo Sans Intel" w:hAnsi="Neo Sans Intel"/>
                <w:sz w:val="20"/>
                <w:szCs w:val="20"/>
                <w:lang w:eastAsia="en-US"/>
              </w:rPr>
            </w:pPr>
          </w:p>
          <w:p w14:paraId="0D533DDA" w14:textId="03EF8F06" w:rsidR="00C31F3B" w:rsidRPr="00C31F3B" w:rsidDel="00D276CA" w:rsidRDefault="00C31F3B" w:rsidP="00C31F3B">
            <w:pPr>
              <w:rPr>
                <w:del w:id="1141" w:author="Havican, Jared W" w:date="2014-06-10T15:07:00Z"/>
                <w:rFonts w:ascii="Neo Sans Intel" w:hAnsi="Neo Sans Intel"/>
                <w:sz w:val="20"/>
                <w:szCs w:val="20"/>
                <w:lang w:eastAsia="en-US"/>
              </w:rPr>
            </w:pPr>
            <w:del w:id="1142" w:author="Havican, Jared W" w:date="2014-06-10T15:07:00Z">
              <w:r w:rsidRPr="00C31F3B" w:rsidDel="00D276CA">
                <w:rPr>
                  <w:rFonts w:ascii="Neo Sans Intel" w:hAnsi="Neo Sans Intel"/>
                  <w:sz w:val="20"/>
                  <w:szCs w:val="20"/>
                  <w:lang w:eastAsia="en-US"/>
                </w:rPr>
                <w:delText>//------------------------------------//</w:delText>
              </w:r>
            </w:del>
          </w:p>
          <w:p w14:paraId="4D788FB0" w14:textId="184E9413" w:rsidR="00C31F3B" w:rsidRPr="00C31F3B" w:rsidDel="00D276CA" w:rsidRDefault="00C31F3B" w:rsidP="00C31F3B">
            <w:pPr>
              <w:rPr>
                <w:del w:id="1143" w:author="Havican, Jared W" w:date="2014-06-10T15:07:00Z"/>
                <w:rFonts w:ascii="Neo Sans Intel" w:hAnsi="Neo Sans Intel"/>
                <w:sz w:val="20"/>
                <w:szCs w:val="20"/>
                <w:lang w:eastAsia="en-US"/>
              </w:rPr>
            </w:pPr>
            <w:del w:id="1144" w:author="Havican, Jared W" w:date="2014-06-10T15:07:00Z">
              <w:r w:rsidRPr="00C31F3B" w:rsidDel="00D276CA">
                <w:rPr>
                  <w:rFonts w:ascii="Neo Sans Intel" w:hAnsi="Neo Sans Intel"/>
                  <w:sz w:val="20"/>
                  <w:szCs w:val="20"/>
                  <w:lang w:eastAsia="en-US"/>
                </w:rPr>
                <w:delText>// muxed output signals for Combinatorial Signals Table</w:delText>
              </w:r>
            </w:del>
          </w:p>
          <w:p w14:paraId="252D3552" w14:textId="47EBF7F5" w:rsidR="00C31F3B" w:rsidRPr="00C31F3B" w:rsidDel="00D276CA" w:rsidRDefault="00C31F3B" w:rsidP="00C31F3B">
            <w:pPr>
              <w:rPr>
                <w:del w:id="1145" w:author="Havican, Jared W" w:date="2014-06-10T15:07:00Z"/>
                <w:rFonts w:ascii="Neo Sans Intel" w:hAnsi="Neo Sans Intel"/>
                <w:sz w:val="20"/>
                <w:szCs w:val="20"/>
                <w:lang w:eastAsia="en-US"/>
              </w:rPr>
            </w:pPr>
            <w:del w:id="1146" w:author="Havican, Jared W" w:date="2014-06-10T15:07:00Z">
              <w:r w:rsidRPr="00C31F3B" w:rsidDel="00D276CA">
                <w:rPr>
                  <w:rFonts w:ascii="Neo Sans Intel" w:hAnsi="Neo Sans Intel"/>
                  <w:sz w:val="20"/>
                  <w:szCs w:val="20"/>
                  <w:lang w:eastAsia="en-US"/>
                </w:rPr>
                <w:delText>//------------------------------------//</w:delText>
              </w:r>
            </w:del>
          </w:p>
          <w:p w14:paraId="52635139" w14:textId="42943EF5" w:rsidR="00C31F3B" w:rsidRPr="00C31F3B" w:rsidDel="00D276CA" w:rsidRDefault="00C31F3B" w:rsidP="00C31F3B">
            <w:pPr>
              <w:rPr>
                <w:del w:id="1147" w:author="Havican, Jared W" w:date="2014-06-10T15:07:00Z"/>
                <w:rFonts w:ascii="Neo Sans Intel" w:hAnsi="Neo Sans Intel"/>
                <w:sz w:val="20"/>
                <w:szCs w:val="20"/>
                <w:lang w:eastAsia="en-US"/>
              </w:rPr>
            </w:pPr>
            <w:del w:id="1148" w:author="Havican, Jared W" w:date="2014-06-10T15:07:00Z">
              <w:r w:rsidRPr="00C31F3B" w:rsidDel="00D276CA">
                <w:rPr>
                  <w:rFonts w:ascii="Neo Sans Intel" w:hAnsi="Neo Sans Intel"/>
                  <w:sz w:val="20"/>
                  <w:szCs w:val="20"/>
                  <w:lang w:eastAsia="en-US"/>
                </w:rPr>
                <w:delText>always @(</w:delText>
              </w:r>
            </w:del>
          </w:p>
          <w:p w14:paraId="472FC7A8" w14:textId="4C400562" w:rsidR="00C31F3B" w:rsidRPr="00C31F3B" w:rsidDel="00D276CA" w:rsidRDefault="00C31F3B" w:rsidP="00C31F3B">
            <w:pPr>
              <w:rPr>
                <w:del w:id="1149" w:author="Havican, Jared W" w:date="2014-06-10T15:07:00Z"/>
                <w:rFonts w:ascii="Neo Sans Intel" w:hAnsi="Neo Sans Intel"/>
                <w:sz w:val="20"/>
                <w:szCs w:val="20"/>
                <w:lang w:eastAsia="en-US"/>
              </w:rPr>
            </w:pPr>
            <w:del w:id="1150" w:author="Havican, Jared W" w:date="2014-06-10T15:07:00Z">
              <w:r w:rsidRPr="00C31F3B" w:rsidDel="00D276CA">
                <w:rPr>
                  <w:rFonts w:ascii="Neo Sans Intel" w:hAnsi="Neo Sans Intel"/>
                  <w:sz w:val="20"/>
                  <w:szCs w:val="20"/>
                  <w:lang w:eastAsia="en-US"/>
                </w:rPr>
                <w:delText xml:space="preserve">         s or</w:delText>
              </w:r>
            </w:del>
          </w:p>
          <w:p w14:paraId="0F0B4A9B" w14:textId="4F1B6C46" w:rsidR="00C31F3B" w:rsidRPr="00C31F3B" w:rsidDel="00D276CA" w:rsidRDefault="00C31F3B" w:rsidP="00C31F3B">
            <w:pPr>
              <w:rPr>
                <w:del w:id="1151" w:author="Havican, Jared W" w:date="2014-06-10T15:07:00Z"/>
                <w:rFonts w:ascii="Neo Sans Intel" w:hAnsi="Neo Sans Intel"/>
                <w:sz w:val="20"/>
                <w:szCs w:val="20"/>
                <w:lang w:eastAsia="en-US"/>
              </w:rPr>
            </w:pPr>
            <w:del w:id="1152" w:author="Havican, Jared W" w:date="2014-06-10T15:07:00Z">
              <w:r w:rsidRPr="00C31F3B" w:rsidDel="00D276CA">
                <w:rPr>
                  <w:rFonts w:ascii="Neo Sans Intel" w:hAnsi="Neo Sans Intel"/>
                  <w:sz w:val="20"/>
                  <w:szCs w:val="20"/>
                  <w:lang w:eastAsia="en-US"/>
                </w:rPr>
                <w:delText xml:space="preserve">         d1 or</w:delText>
              </w:r>
            </w:del>
          </w:p>
          <w:p w14:paraId="3F39D63B" w14:textId="6A1593F1" w:rsidR="00C31F3B" w:rsidRPr="00C31F3B" w:rsidDel="00D276CA" w:rsidRDefault="00C31F3B" w:rsidP="00C31F3B">
            <w:pPr>
              <w:rPr>
                <w:del w:id="1153" w:author="Havican, Jared W" w:date="2014-06-10T15:07:00Z"/>
                <w:rFonts w:ascii="Neo Sans Intel" w:hAnsi="Neo Sans Intel"/>
                <w:sz w:val="20"/>
                <w:szCs w:val="20"/>
                <w:lang w:eastAsia="en-US"/>
              </w:rPr>
            </w:pPr>
            <w:del w:id="1154" w:author="Havican, Jared W" w:date="2014-06-10T15:07:00Z">
              <w:r w:rsidRPr="00C31F3B" w:rsidDel="00D276CA">
                <w:rPr>
                  <w:rFonts w:ascii="Neo Sans Intel" w:hAnsi="Neo Sans Intel"/>
                  <w:sz w:val="20"/>
                  <w:szCs w:val="20"/>
                  <w:lang w:eastAsia="en-US"/>
                </w:rPr>
                <w:delText xml:space="preserve">         d2</w:delText>
              </w:r>
            </w:del>
          </w:p>
          <w:p w14:paraId="28DC5892" w14:textId="58D96E93" w:rsidR="00C31F3B" w:rsidRPr="00C31F3B" w:rsidDel="00D276CA" w:rsidRDefault="00C31F3B" w:rsidP="00C31F3B">
            <w:pPr>
              <w:rPr>
                <w:del w:id="1155" w:author="Havican, Jared W" w:date="2014-06-10T15:07:00Z"/>
                <w:rFonts w:ascii="Neo Sans Intel" w:hAnsi="Neo Sans Intel"/>
                <w:sz w:val="20"/>
                <w:szCs w:val="20"/>
                <w:lang w:eastAsia="en-US"/>
              </w:rPr>
            </w:pPr>
            <w:del w:id="1156" w:author="Havican, Jared W" w:date="2014-06-10T15:07:00Z">
              <w:r w:rsidRPr="00C31F3B" w:rsidDel="00D276CA">
                <w:rPr>
                  <w:rFonts w:ascii="Neo Sans Intel" w:hAnsi="Neo Sans Intel"/>
                  <w:sz w:val="20"/>
                  <w:szCs w:val="20"/>
                  <w:lang w:eastAsia="en-US"/>
                </w:rPr>
                <w:delText xml:space="preserve">        )</w:delText>
              </w:r>
            </w:del>
          </w:p>
          <w:p w14:paraId="283EA94A" w14:textId="2873D811" w:rsidR="00C31F3B" w:rsidRPr="00C31F3B" w:rsidDel="00D276CA" w:rsidRDefault="00C31F3B" w:rsidP="00C31F3B">
            <w:pPr>
              <w:rPr>
                <w:del w:id="1157" w:author="Havican, Jared W" w:date="2014-06-10T15:07:00Z"/>
                <w:rFonts w:ascii="Neo Sans Intel" w:hAnsi="Neo Sans Intel"/>
                <w:sz w:val="20"/>
                <w:szCs w:val="20"/>
                <w:lang w:eastAsia="en-US"/>
              </w:rPr>
            </w:pPr>
            <w:del w:id="1158" w:author="Havican, Jared W" w:date="2014-06-10T15:07:00Z">
              <w:r w:rsidRPr="00C31F3B" w:rsidDel="00D276CA">
                <w:rPr>
                  <w:rFonts w:ascii="Neo Sans Intel" w:hAnsi="Neo Sans Intel"/>
                  <w:sz w:val="20"/>
                  <w:szCs w:val="20"/>
                  <w:lang w:eastAsia="en-US"/>
                </w:rPr>
                <w:delText>begin : ctech_mx22_gen1_output_muxes</w:delText>
              </w:r>
            </w:del>
          </w:p>
          <w:p w14:paraId="06F143F8" w14:textId="7F34D5C5" w:rsidR="00C31F3B" w:rsidRPr="00C31F3B" w:rsidDel="00D276CA" w:rsidRDefault="00C31F3B" w:rsidP="00C31F3B">
            <w:pPr>
              <w:rPr>
                <w:del w:id="1159" w:author="Havican, Jared W" w:date="2014-06-10T15:07:00Z"/>
                <w:rFonts w:ascii="Neo Sans Intel" w:hAnsi="Neo Sans Intel"/>
                <w:sz w:val="20"/>
                <w:szCs w:val="20"/>
                <w:lang w:eastAsia="en-US"/>
              </w:rPr>
            </w:pPr>
          </w:p>
          <w:p w14:paraId="70C92A87" w14:textId="28F9DF5A" w:rsidR="00C31F3B" w:rsidRPr="00C31F3B" w:rsidDel="00D276CA" w:rsidRDefault="00C31F3B" w:rsidP="00C31F3B">
            <w:pPr>
              <w:rPr>
                <w:del w:id="1160" w:author="Havican, Jared W" w:date="2014-06-10T15:07:00Z"/>
                <w:rFonts w:ascii="Neo Sans Intel" w:hAnsi="Neo Sans Intel"/>
                <w:sz w:val="20"/>
                <w:szCs w:val="20"/>
                <w:lang w:eastAsia="en-US"/>
              </w:rPr>
            </w:pPr>
            <w:del w:id="1161" w:author="Havican, Jared W" w:date="2014-06-10T15:07:00Z">
              <w:r w:rsidRPr="00C31F3B" w:rsidDel="00D276CA">
                <w:rPr>
                  <w:rFonts w:ascii="Neo Sans Intel" w:hAnsi="Neo Sans Intel"/>
                  <w:sz w:val="20"/>
                  <w:szCs w:val="20"/>
                  <w:lang w:eastAsia="en-US"/>
                </w:rPr>
                <w:delText xml:space="preserve">      case (s)</w:delText>
              </w:r>
            </w:del>
          </w:p>
          <w:p w14:paraId="7071680A" w14:textId="14FA520B" w:rsidR="00C31F3B" w:rsidRPr="00C31F3B" w:rsidDel="00D276CA" w:rsidRDefault="00C31F3B" w:rsidP="00C31F3B">
            <w:pPr>
              <w:rPr>
                <w:del w:id="1162" w:author="Havican, Jared W" w:date="2014-06-10T15:07:00Z"/>
                <w:rFonts w:ascii="Neo Sans Intel" w:hAnsi="Neo Sans Intel"/>
                <w:sz w:val="20"/>
                <w:szCs w:val="20"/>
                <w:lang w:eastAsia="en-US"/>
              </w:rPr>
            </w:pPr>
            <w:del w:id="1163" w:author="Havican, Jared W" w:date="2014-06-10T15:07:00Z">
              <w:r w:rsidRPr="00C31F3B" w:rsidDel="00D276CA">
                <w:rPr>
                  <w:rFonts w:ascii="Neo Sans Intel" w:hAnsi="Neo Sans Intel"/>
                  <w:sz w:val="20"/>
                  <w:szCs w:val="20"/>
                  <w:lang w:eastAsia="en-US"/>
                </w:rPr>
                <w:delText xml:space="preserve">        1'b1 :</w:delText>
              </w:r>
            </w:del>
          </w:p>
          <w:p w14:paraId="49B13028" w14:textId="622A3B5F" w:rsidR="00C31F3B" w:rsidRPr="00C31F3B" w:rsidDel="00D276CA" w:rsidRDefault="00C31F3B" w:rsidP="00C31F3B">
            <w:pPr>
              <w:rPr>
                <w:del w:id="1164" w:author="Havican, Jared W" w:date="2014-06-10T15:07:00Z"/>
                <w:rFonts w:ascii="Neo Sans Intel" w:hAnsi="Neo Sans Intel"/>
                <w:sz w:val="20"/>
                <w:szCs w:val="20"/>
                <w:lang w:eastAsia="en-US"/>
              </w:rPr>
            </w:pPr>
            <w:del w:id="1165" w:author="Havican, Jared W" w:date="2014-06-10T15:07:00Z">
              <w:r w:rsidRPr="00C31F3B" w:rsidDel="00D276CA">
                <w:rPr>
                  <w:rFonts w:ascii="Neo Sans Intel" w:hAnsi="Neo Sans Intel"/>
                  <w:sz w:val="20"/>
                  <w:szCs w:val="20"/>
                  <w:lang w:eastAsia="en-US"/>
                </w:rPr>
                <w:delText xml:space="preserve">          begin</w:delText>
              </w:r>
            </w:del>
          </w:p>
          <w:p w14:paraId="2D91575B" w14:textId="0934A161" w:rsidR="00C31F3B" w:rsidRPr="00C31F3B" w:rsidDel="00D276CA" w:rsidRDefault="00C31F3B" w:rsidP="00C31F3B">
            <w:pPr>
              <w:rPr>
                <w:del w:id="1166" w:author="Havican, Jared W" w:date="2014-06-10T15:07:00Z"/>
                <w:rFonts w:ascii="Neo Sans Intel" w:hAnsi="Neo Sans Intel"/>
                <w:sz w:val="20"/>
                <w:szCs w:val="20"/>
                <w:lang w:eastAsia="en-US"/>
              </w:rPr>
            </w:pPr>
            <w:del w:id="1167" w:author="Havican, Jared W" w:date="2014-06-10T15:07:00Z">
              <w:r w:rsidRPr="00C31F3B" w:rsidDel="00D276CA">
                <w:rPr>
                  <w:rFonts w:ascii="Neo Sans Intel" w:hAnsi="Neo Sans Intel"/>
                  <w:sz w:val="20"/>
                  <w:szCs w:val="20"/>
                  <w:lang w:eastAsia="en-US"/>
                </w:rPr>
                <w:delText xml:space="preserve">            o             = d1;</w:delText>
              </w:r>
            </w:del>
          </w:p>
          <w:p w14:paraId="3BD11C52" w14:textId="431FAF00" w:rsidR="00C31F3B" w:rsidRPr="00C31F3B" w:rsidDel="00D276CA" w:rsidRDefault="00C31F3B" w:rsidP="00C31F3B">
            <w:pPr>
              <w:rPr>
                <w:del w:id="1168" w:author="Havican, Jared W" w:date="2014-06-10T15:07:00Z"/>
                <w:rFonts w:ascii="Neo Sans Intel" w:hAnsi="Neo Sans Intel"/>
                <w:sz w:val="20"/>
                <w:szCs w:val="20"/>
                <w:lang w:eastAsia="en-US"/>
              </w:rPr>
            </w:pPr>
            <w:del w:id="1169" w:author="Havican, Jared W" w:date="2014-06-10T15:07:00Z">
              <w:r w:rsidRPr="00C31F3B" w:rsidDel="00D276CA">
                <w:rPr>
                  <w:rFonts w:ascii="Neo Sans Intel" w:hAnsi="Neo Sans Intel"/>
                  <w:sz w:val="20"/>
                  <w:szCs w:val="20"/>
                  <w:lang w:eastAsia="en-US"/>
                </w:rPr>
                <w:delText xml:space="preserve">          end</w:delText>
              </w:r>
            </w:del>
          </w:p>
          <w:p w14:paraId="60383C98" w14:textId="318965A6" w:rsidR="00C31F3B" w:rsidRPr="00C31F3B" w:rsidDel="00D276CA" w:rsidRDefault="00C31F3B" w:rsidP="00C31F3B">
            <w:pPr>
              <w:rPr>
                <w:del w:id="1170" w:author="Havican, Jared W" w:date="2014-06-10T15:07:00Z"/>
                <w:rFonts w:ascii="Neo Sans Intel" w:hAnsi="Neo Sans Intel"/>
                <w:sz w:val="20"/>
                <w:szCs w:val="20"/>
                <w:lang w:eastAsia="en-US"/>
              </w:rPr>
            </w:pPr>
            <w:del w:id="1171" w:author="Havican, Jared W" w:date="2014-06-10T15:07:00Z">
              <w:r w:rsidRPr="00C31F3B" w:rsidDel="00D276CA">
                <w:rPr>
                  <w:rFonts w:ascii="Neo Sans Intel" w:hAnsi="Neo Sans Intel"/>
                  <w:sz w:val="20"/>
                  <w:szCs w:val="20"/>
                  <w:lang w:eastAsia="en-US"/>
                </w:rPr>
                <w:delText xml:space="preserve">        1'b0 :</w:delText>
              </w:r>
            </w:del>
          </w:p>
          <w:p w14:paraId="68798602" w14:textId="7F0D5230" w:rsidR="00C31F3B" w:rsidRPr="00C31F3B" w:rsidDel="00D276CA" w:rsidRDefault="00C31F3B" w:rsidP="00C31F3B">
            <w:pPr>
              <w:rPr>
                <w:del w:id="1172" w:author="Havican, Jared W" w:date="2014-06-10T15:07:00Z"/>
                <w:rFonts w:ascii="Neo Sans Intel" w:hAnsi="Neo Sans Intel"/>
                <w:sz w:val="20"/>
                <w:szCs w:val="20"/>
                <w:lang w:eastAsia="en-US"/>
              </w:rPr>
            </w:pPr>
            <w:del w:id="1173" w:author="Havican, Jared W" w:date="2014-06-10T15:07:00Z">
              <w:r w:rsidRPr="00C31F3B" w:rsidDel="00D276CA">
                <w:rPr>
                  <w:rFonts w:ascii="Neo Sans Intel" w:hAnsi="Neo Sans Intel"/>
                  <w:sz w:val="20"/>
                  <w:szCs w:val="20"/>
                  <w:lang w:eastAsia="en-US"/>
                </w:rPr>
                <w:delText xml:space="preserve">          begin</w:delText>
              </w:r>
            </w:del>
          </w:p>
          <w:p w14:paraId="1916DF0F" w14:textId="377B4069" w:rsidR="00C31F3B" w:rsidRPr="00C31F3B" w:rsidDel="00D276CA" w:rsidRDefault="00C31F3B" w:rsidP="00C31F3B">
            <w:pPr>
              <w:rPr>
                <w:del w:id="1174" w:author="Havican, Jared W" w:date="2014-06-10T15:07:00Z"/>
                <w:rFonts w:ascii="Neo Sans Intel" w:hAnsi="Neo Sans Intel"/>
                <w:sz w:val="20"/>
                <w:szCs w:val="20"/>
                <w:lang w:eastAsia="en-US"/>
              </w:rPr>
            </w:pPr>
            <w:del w:id="1175" w:author="Havican, Jared W" w:date="2014-06-10T15:07:00Z">
              <w:r w:rsidRPr="00C31F3B" w:rsidDel="00D276CA">
                <w:rPr>
                  <w:rFonts w:ascii="Neo Sans Intel" w:hAnsi="Neo Sans Intel"/>
                  <w:sz w:val="20"/>
                  <w:szCs w:val="20"/>
                  <w:lang w:eastAsia="en-US"/>
                </w:rPr>
                <w:delText xml:space="preserve">            o             = d2;</w:delText>
              </w:r>
            </w:del>
          </w:p>
          <w:p w14:paraId="1D77FE3F" w14:textId="0E62C7AD" w:rsidR="00C31F3B" w:rsidRPr="00C31F3B" w:rsidDel="00D276CA" w:rsidRDefault="00C31F3B" w:rsidP="00C31F3B">
            <w:pPr>
              <w:rPr>
                <w:del w:id="1176" w:author="Havican, Jared W" w:date="2014-06-10T15:07:00Z"/>
                <w:rFonts w:ascii="Neo Sans Intel" w:hAnsi="Neo Sans Intel"/>
                <w:sz w:val="20"/>
                <w:szCs w:val="20"/>
                <w:lang w:eastAsia="en-US"/>
              </w:rPr>
            </w:pPr>
            <w:del w:id="1177" w:author="Havican, Jared W" w:date="2014-06-10T15:07:00Z">
              <w:r w:rsidRPr="00C31F3B" w:rsidDel="00D276CA">
                <w:rPr>
                  <w:rFonts w:ascii="Neo Sans Intel" w:hAnsi="Neo Sans Intel"/>
                  <w:sz w:val="20"/>
                  <w:szCs w:val="20"/>
                  <w:lang w:eastAsia="en-US"/>
                </w:rPr>
                <w:delText xml:space="preserve">          end</w:delText>
              </w:r>
            </w:del>
          </w:p>
          <w:p w14:paraId="1F61686B" w14:textId="7E92EEEB" w:rsidR="00C31F3B" w:rsidRPr="00C31F3B" w:rsidDel="00D276CA" w:rsidRDefault="00C31F3B" w:rsidP="00C31F3B">
            <w:pPr>
              <w:rPr>
                <w:del w:id="1178" w:author="Havican, Jared W" w:date="2014-06-10T15:07:00Z"/>
                <w:rFonts w:ascii="Neo Sans Intel" w:hAnsi="Neo Sans Intel"/>
                <w:sz w:val="20"/>
                <w:szCs w:val="20"/>
                <w:lang w:eastAsia="en-US"/>
              </w:rPr>
            </w:pPr>
            <w:del w:id="1179" w:author="Havican, Jared W" w:date="2014-06-10T15:07:00Z">
              <w:r w:rsidRPr="00C31F3B" w:rsidDel="00D276CA">
                <w:rPr>
                  <w:rFonts w:ascii="Neo Sans Intel" w:hAnsi="Neo Sans Intel"/>
                  <w:sz w:val="20"/>
                  <w:szCs w:val="20"/>
                  <w:lang w:eastAsia="en-US"/>
                </w:rPr>
                <w:delText xml:space="preserve">        default :</w:delText>
              </w:r>
            </w:del>
          </w:p>
          <w:p w14:paraId="76EF86D1" w14:textId="65E49A9D" w:rsidR="00C31F3B" w:rsidRPr="00C31F3B" w:rsidDel="00D276CA" w:rsidRDefault="00C31F3B" w:rsidP="00C31F3B">
            <w:pPr>
              <w:rPr>
                <w:del w:id="1180" w:author="Havican, Jared W" w:date="2014-06-10T15:07:00Z"/>
                <w:rFonts w:ascii="Neo Sans Intel" w:hAnsi="Neo Sans Intel"/>
                <w:sz w:val="20"/>
                <w:szCs w:val="20"/>
                <w:lang w:eastAsia="en-US"/>
              </w:rPr>
            </w:pPr>
            <w:del w:id="1181" w:author="Havican, Jared W" w:date="2014-06-10T15:07:00Z">
              <w:r w:rsidRPr="00C31F3B" w:rsidDel="00D276CA">
                <w:rPr>
                  <w:rFonts w:ascii="Neo Sans Intel" w:hAnsi="Neo Sans Intel"/>
                  <w:sz w:val="20"/>
                  <w:szCs w:val="20"/>
                  <w:lang w:eastAsia="en-US"/>
                </w:rPr>
                <w:delText xml:space="preserve">          begin</w:delText>
              </w:r>
            </w:del>
          </w:p>
          <w:p w14:paraId="5E13F7BC" w14:textId="0E0C72F2" w:rsidR="00C31F3B" w:rsidRPr="00C31F3B" w:rsidDel="00D276CA" w:rsidRDefault="00C31F3B" w:rsidP="00C31F3B">
            <w:pPr>
              <w:rPr>
                <w:del w:id="1182" w:author="Havican, Jared W" w:date="2014-06-10T15:07:00Z"/>
                <w:rFonts w:ascii="Neo Sans Intel" w:hAnsi="Neo Sans Intel"/>
                <w:sz w:val="20"/>
                <w:szCs w:val="20"/>
                <w:lang w:eastAsia="en-US"/>
              </w:rPr>
            </w:pPr>
            <w:del w:id="1183" w:author="Havican, Jared W" w:date="2014-06-10T15:07:00Z">
              <w:r w:rsidRPr="00C31F3B" w:rsidDel="00D276CA">
                <w:rPr>
                  <w:rFonts w:ascii="Neo Sans Intel" w:hAnsi="Neo Sans Intel"/>
                  <w:sz w:val="20"/>
                  <w:szCs w:val="20"/>
                  <w:lang w:eastAsia="en-US"/>
                </w:rPr>
                <w:delText xml:space="preserve">            o        = ALLX_0_0;</w:delText>
              </w:r>
            </w:del>
          </w:p>
          <w:p w14:paraId="3F13D238" w14:textId="0EA275B3" w:rsidR="00C31F3B" w:rsidRPr="00C31F3B" w:rsidDel="00D276CA" w:rsidRDefault="00C31F3B" w:rsidP="00C31F3B">
            <w:pPr>
              <w:rPr>
                <w:del w:id="1184" w:author="Havican, Jared W" w:date="2014-06-10T15:07:00Z"/>
                <w:rFonts w:ascii="Neo Sans Intel" w:hAnsi="Neo Sans Intel"/>
                <w:sz w:val="20"/>
                <w:szCs w:val="20"/>
                <w:lang w:eastAsia="en-US"/>
              </w:rPr>
            </w:pPr>
            <w:del w:id="1185" w:author="Havican, Jared W" w:date="2014-06-10T15:07:00Z">
              <w:r w:rsidRPr="00C31F3B" w:rsidDel="00D276CA">
                <w:rPr>
                  <w:rFonts w:ascii="Neo Sans Intel" w:hAnsi="Neo Sans Intel"/>
                  <w:sz w:val="20"/>
                  <w:szCs w:val="20"/>
                  <w:lang w:eastAsia="en-US"/>
                </w:rPr>
                <w:delText xml:space="preserve">          end</w:delText>
              </w:r>
            </w:del>
          </w:p>
          <w:p w14:paraId="76748FE6" w14:textId="098A07F5" w:rsidR="00C31F3B" w:rsidRPr="00C31F3B" w:rsidDel="00D276CA" w:rsidRDefault="00C31F3B" w:rsidP="00C31F3B">
            <w:pPr>
              <w:rPr>
                <w:del w:id="1186" w:author="Havican, Jared W" w:date="2014-06-10T15:07:00Z"/>
                <w:rFonts w:ascii="Neo Sans Intel" w:hAnsi="Neo Sans Intel"/>
                <w:sz w:val="20"/>
                <w:szCs w:val="20"/>
                <w:lang w:eastAsia="en-US"/>
              </w:rPr>
            </w:pPr>
            <w:del w:id="1187" w:author="Havican, Jared W" w:date="2014-06-10T15:07:00Z">
              <w:r w:rsidRPr="00C31F3B" w:rsidDel="00D276CA">
                <w:rPr>
                  <w:rFonts w:ascii="Neo Sans Intel" w:hAnsi="Neo Sans Intel"/>
                  <w:sz w:val="20"/>
                  <w:szCs w:val="20"/>
                  <w:lang w:eastAsia="en-US"/>
                </w:rPr>
                <w:delText xml:space="preserve">      endcase</w:delText>
              </w:r>
            </w:del>
          </w:p>
          <w:p w14:paraId="70C1576C" w14:textId="0F5FF0C3" w:rsidR="00C31F3B" w:rsidRPr="00C31F3B" w:rsidDel="00D276CA" w:rsidRDefault="00C31F3B" w:rsidP="00C31F3B">
            <w:pPr>
              <w:rPr>
                <w:del w:id="1188" w:author="Havican, Jared W" w:date="2014-06-10T15:07:00Z"/>
                <w:rFonts w:ascii="Neo Sans Intel" w:hAnsi="Neo Sans Intel"/>
                <w:sz w:val="20"/>
                <w:szCs w:val="20"/>
                <w:lang w:eastAsia="en-US"/>
              </w:rPr>
            </w:pPr>
          </w:p>
          <w:p w14:paraId="4443C797" w14:textId="6EA42980" w:rsidR="00C31F3B" w:rsidRPr="00C31F3B" w:rsidDel="00D276CA" w:rsidRDefault="00C31F3B" w:rsidP="00C31F3B">
            <w:pPr>
              <w:rPr>
                <w:del w:id="1189" w:author="Havican, Jared W" w:date="2014-06-10T15:07:00Z"/>
                <w:rFonts w:ascii="Neo Sans Intel" w:hAnsi="Neo Sans Intel"/>
                <w:sz w:val="20"/>
                <w:szCs w:val="20"/>
                <w:lang w:eastAsia="en-US"/>
              </w:rPr>
            </w:pPr>
            <w:del w:id="1190" w:author="Havican, Jared W" w:date="2014-06-10T15:07:00Z">
              <w:r w:rsidRPr="00C31F3B" w:rsidDel="00D276CA">
                <w:rPr>
                  <w:rFonts w:ascii="Neo Sans Intel" w:hAnsi="Neo Sans Intel"/>
                  <w:sz w:val="20"/>
                  <w:szCs w:val="20"/>
                  <w:lang w:eastAsia="en-US"/>
                </w:rPr>
                <w:delText>end //ctech_mx22_gen1_output_muxes</w:delText>
              </w:r>
            </w:del>
          </w:p>
          <w:p w14:paraId="774CC158" w14:textId="2AD90A57" w:rsidR="00C31F3B" w:rsidRPr="00C31F3B" w:rsidDel="00D276CA" w:rsidRDefault="00C31F3B" w:rsidP="00C31F3B">
            <w:pPr>
              <w:rPr>
                <w:del w:id="1191" w:author="Havican, Jared W" w:date="2014-06-10T15:07:00Z"/>
                <w:rFonts w:ascii="Neo Sans Intel" w:hAnsi="Neo Sans Intel"/>
                <w:sz w:val="20"/>
                <w:szCs w:val="20"/>
                <w:lang w:eastAsia="en-US"/>
              </w:rPr>
            </w:pPr>
          </w:p>
          <w:p w14:paraId="56A256D6" w14:textId="636E6260" w:rsidR="00C31F3B" w:rsidRPr="00C31F3B" w:rsidDel="00D276CA" w:rsidRDefault="00C31F3B" w:rsidP="00C31F3B">
            <w:pPr>
              <w:rPr>
                <w:del w:id="1192" w:author="Havican, Jared W" w:date="2014-06-10T15:07:00Z"/>
                <w:rFonts w:ascii="Neo Sans Intel" w:hAnsi="Neo Sans Intel"/>
                <w:sz w:val="20"/>
                <w:szCs w:val="20"/>
                <w:lang w:eastAsia="en-US"/>
              </w:rPr>
            </w:pPr>
            <w:del w:id="1193" w:author="Havican, Jared W" w:date="2014-06-10T15:07:00Z">
              <w:r w:rsidRPr="00C31F3B" w:rsidDel="00D276CA">
                <w:rPr>
                  <w:rFonts w:ascii="Neo Sans Intel" w:hAnsi="Neo Sans Intel"/>
                  <w:sz w:val="20"/>
                  <w:szCs w:val="20"/>
                  <w:lang w:eastAsia="en-US"/>
                </w:rPr>
                <w:delText>`endif</w:delText>
              </w:r>
            </w:del>
          </w:p>
          <w:p w14:paraId="2CEA31FA" w14:textId="1CC0F49D" w:rsidR="00C31F3B" w:rsidRPr="00C31F3B" w:rsidDel="00D276CA" w:rsidRDefault="00C31F3B" w:rsidP="00C31F3B">
            <w:pPr>
              <w:rPr>
                <w:del w:id="1194" w:author="Havican, Jared W" w:date="2014-06-10T15:07:00Z"/>
                <w:rFonts w:ascii="Neo Sans Intel" w:hAnsi="Neo Sans Intel"/>
                <w:sz w:val="20"/>
                <w:szCs w:val="20"/>
                <w:lang w:eastAsia="en-US"/>
              </w:rPr>
            </w:pPr>
          </w:p>
          <w:p w14:paraId="2F8BFC51" w14:textId="6D0A47EE" w:rsidR="00C31F3B" w:rsidDel="00D276CA" w:rsidRDefault="00C31F3B" w:rsidP="00C31F3B">
            <w:pPr>
              <w:rPr>
                <w:del w:id="1195" w:author="Havican, Jared W" w:date="2014-06-10T15:07:00Z"/>
                <w:rFonts w:ascii="Neo Sans Intel" w:hAnsi="Neo Sans Intel"/>
                <w:sz w:val="20"/>
                <w:szCs w:val="20"/>
                <w:lang w:eastAsia="en-US"/>
              </w:rPr>
            </w:pPr>
            <w:del w:id="1196" w:author="Havican, Jared W" w:date="2014-06-10T15:07:00Z">
              <w:r w:rsidRPr="00C31F3B" w:rsidDel="00D276CA">
                <w:rPr>
                  <w:rFonts w:ascii="Neo Sans Intel" w:hAnsi="Neo Sans Intel"/>
                  <w:sz w:val="20"/>
                  <w:szCs w:val="20"/>
                  <w:lang w:eastAsia="en-US"/>
                </w:rPr>
                <w:delText>endmodule</w:delText>
              </w:r>
            </w:del>
          </w:p>
        </w:tc>
      </w:tr>
    </w:tbl>
    <w:p w14:paraId="5A6E8A38" w14:textId="5F36E767" w:rsidR="00C31F3B" w:rsidRPr="00B71A7F" w:rsidDel="00D276CA" w:rsidRDefault="00C31F3B" w:rsidP="00B71A7F">
      <w:pPr>
        <w:spacing w:after="0" w:line="240" w:lineRule="auto"/>
        <w:rPr>
          <w:del w:id="1197" w:author="Havican, Jared W" w:date="2014-06-10T15:07:00Z"/>
          <w:sz w:val="20"/>
        </w:rPr>
      </w:pPr>
    </w:p>
    <w:p w14:paraId="5DB96DAB" w14:textId="585847F6" w:rsidR="00FB5995" w:rsidRPr="00F3510A" w:rsidDel="00D276CA" w:rsidRDefault="00FB5995" w:rsidP="00B71A7F">
      <w:pPr>
        <w:rPr>
          <w:del w:id="1198" w:author="Havican, Jared W" w:date="2014-06-10T15:07:00Z"/>
        </w:rPr>
      </w:pPr>
    </w:p>
    <w:p w14:paraId="2DB12578" w14:textId="4DCD97A3" w:rsidR="00FB5995" w:rsidRPr="002E3EB9" w:rsidDel="00D276CA" w:rsidRDefault="00FB5995" w:rsidP="00B71A7F">
      <w:pPr>
        <w:pStyle w:val="ListParagraph"/>
        <w:rPr>
          <w:del w:id="1199" w:author="Havican, Jared W" w:date="2014-06-10T15:07:00Z"/>
        </w:rPr>
      </w:pPr>
    </w:p>
    <w:p w14:paraId="1DE04425" w14:textId="7B72EF69" w:rsidR="00677B46" w:rsidRDefault="00677B46">
      <w:pPr>
        <w:pStyle w:val="Heading3"/>
      </w:pPr>
      <w:bookmarkStart w:id="1200" w:name="_Toc363129279"/>
      <w:bookmarkStart w:id="1201" w:name="_Toc363129815"/>
      <w:bookmarkStart w:id="1202" w:name="_Toc363130120"/>
      <w:bookmarkStart w:id="1203" w:name="_Toc390267834"/>
      <w:bookmarkStart w:id="1204" w:name="_Ref370396332"/>
      <w:bookmarkEnd w:id="1200"/>
      <w:bookmarkEnd w:id="1201"/>
      <w:bookmarkEnd w:id="1202"/>
      <w:r>
        <w:t>Tool Waivers</w:t>
      </w:r>
      <w:bookmarkEnd w:id="1203"/>
    </w:p>
    <w:p w14:paraId="74E0732F" w14:textId="260418FC" w:rsidR="00677B46" w:rsidRDefault="00677B46" w:rsidP="00B71A7F">
      <w:pPr>
        <w:pStyle w:val="Heading4"/>
      </w:pPr>
      <w:r>
        <w:t>Lintra</w:t>
      </w:r>
    </w:p>
    <w:p w14:paraId="4783CAB3" w14:textId="565B7155" w:rsidR="00677B46" w:rsidRPr="00D276CA" w:rsidRDefault="00B62663" w:rsidP="00B71A7F">
      <w:pPr>
        <w:rPr>
          <w:rFonts w:ascii="Neo Sans Intel" w:hAnsi="Neo Sans Intel"/>
          <w:sz w:val="20"/>
          <w:szCs w:val="20"/>
          <w:rPrChange w:id="1205" w:author="Havican, Jared W" w:date="2014-06-10T15:07:00Z">
            <w:rPr/>
          </w:rPrChange>
        </w:rPr>
      </w:pPr>
      <w:r w:rsidRPr="00D276CA">
        <w:rPr>
          <w:rFonts w:ascii="Neo Sans Intel" w:hAnsi="Neo Sans Intel"/>
          <w:sz w:val="20"/>
          <w:szCs w:val="20"/>
          <w:rPrChange w:id="1206" w:author="Havican, Jared W" w:date="2014-06-10T15:07:00Z">
            <w:rPr>
              <w:lang w:eastAsia="en-US"/>
            </w:rPr>
          </w:rPrChange>
        </w:rPr>
        <w:t>Lintra waivers can be found under $MODEL_ROOT/tools/lint/waivers/</w:t>
      </w:r>
      <w:proofErr w:type="spellStart"/>
      <w:ins w:id="1207" w:author="Havican, Jared W" w:date="2014-06-10T15:08:00Z">
        <w:r w:rsidR="005B4D5B">
          <w:rPr>
            <w:rFonts w:ascii="Neo Sans Intel" w:hAnsi="Neo Sans Intel"/>
            <w:sz w:val="20"/>
            <w:szCs w:val="20"/>
          </w:rPr>
          <w:t>pcguunit_waivers.lwv</w:t>
        </w:r>
      </w:ins>
      <w:proofErr w:type="spellEnd"/>
    </w:p>
    <w:p w14:paraId="4D0222AA" w14:textId="56B87759" w:rsidR="00677B46" w:rsidRDefault="00677B46">
      <w:pPr>
        <w:pStyle w:val="Heading4"/>
      </w:pPr>
      <w:r>
        <w:t>Questa/0in CDC</w:t>
      </w:r>
    </w:p>
    <w:p w14:paraId="780B9F70" w14:textId="0D179CC1" w:rsidR="00DC0DD5" w:rsidRDefault="00DC0DD5" w:rsidP="00DC0DD5">
      <w:pPr>
        <w:rPr>
          <w:rFonts w:ascii="Neo Sans Intel" w:hAnsi="Neo Sans Intel"/>
          <w:sz w:val="20"/>
          <w:szCs w:val="20"/>
        </w:rPr>
      </w:pPr>
      <w:r w:rsidRPr="00E20DDA">
        <w:rPr>
          <w:rFonts w:ascii="Neo Sans Intel" w:hAnsi="Neo Sans Intel"/>
          <w:sz w:val="20"/>
          <w:szCs w:val="20"/>
        </w:rPr>
        <w:t>The following w</w:t>
      </w:r>
      <w:r>
        <w:rPr>
          <w:rFonts w:ascii="Neo Sans Intel" w:hAnsi="Neo Sans Intel"/>
          <w:sz w:val="20"/>
          <w:szCs w:val="20"/>
        </w:rPr>
        <w:t>aivers may be needed when running</w:t>
      </w:r>
      <w:ins w:id="1208" w:author="Havican, Jared W" w:date="2014-06-10T15:09:00Z">
        <w:r w:rsidR="005B4D5B">
          <w:rPr>
            <w:rFonts w:ascii="Neo Sans Intel" w:hAnsi="Neo Sans Intel"/>
            <w:sz w:val="20"/>
            <w:szCs w:val="20"/>
          </w:rPr>
          <w:t xml:space="preserve"> CDC</w:t>
        </w:r>
      </w:ins>
      <w:r>
        <w:rPr>
          <w:rFonts w:ascii="Neo Sans Intel" w:hAnsi="Neo Sans Intel"/>
          <w:sz w:val="20"/>
          <w:szCs w:val="20"/>
        </w:rPr>
        <w:t>:</w:t>
      </w:r>
    </w:p>
    <w:p w14:paraId="37FB790E" w14:textId="71756096" w:rsidR="00DC0DD5" w:rsidRPr="005B4D5B" w:rsidDel="005B4D5B" w:rsidRDefault="00DC0DD5">
      <w:pPr>
        <w:spacing w:after="0" w:line="240" w:lineRule="auto"/>
        <w:rPr>
          <w:del w:id="1209" w:author="Havican, Jared W" w:date="2014-06-10T15:09:00Z"/>
          <w:rFonts w:ascii="Courier New" w:hAnsi="Courier New" w:cs="Courier New"/>
          <w:b/>
          <w:color w:val="0000FF"/>
          <w:sz w:val="16"/>
          <w:szCs w:val="20"/>
          <w:rPrChange w:id="1210" w:author="Havican, Jared W" w:date="2014-06-10T15:10:00Z">
            <w:rPr>
              <w:del w:id="1211" w:author="Havican, Jared W" w:date="2014-06-10T15:09:00Z"/>
              <w:rFonts w:ascii="Courier New" w:hAnsi="Courier New" w:cs="Courier New"/>
              <w:b/>
              <w:sz w:val="16"/>
              <w:szCs w:val="20"/>
            </w:rPr>
          </w:rPrChange>
        </w:rPr>
        <w:pPrChange w:id="1212" w:author="Havican, Jared W" w:date="2014-06-10T15:09:00Z">
          <w:pPr/>
        </w:pPrChange>
      </w:pPr>
      <w:del w:id="1213" w:author="Havican, Jared W" w:date="2014-06-10T15:09:00Z">
        <w:r w:rsidRPr="005B4D5B" w:rsidDel="005B4D5B">
          <w:rPr>
            <w:rFonts w:ascii="Courier New" w:hAnsi="Courier New" w:cs="Courier New"/>
            <w:b/>
            <w:color w:val="0000FF"/>
            <w:sz w:val="16"/>
            <w:szCs w:val="20"/>
            <w:rPrChange w:id="1214" w:author="Havican, Jared W" w:date="2014-06-10T15:10:00Z">
              <w:rPr>
                <w:rFonts w:ascii="Courier New" w:hAnsi="Courier New" w:cs="Courier New"/>
                <w:b/>
                <w:sz w:val="16"/>
                <w:szCs w:val="20"/>
              </w:rPr>
            </w:rPrChange>
          </w:rPr>
          <w:delText># async_pgcb_rst_b is used to mask the final pgcb_clkreq until out of reset, async_pgcb_rst_b is static</w:delText>
        </w:r>
      </w:del>
    </w:p>
    <w:p w14:paraId="455FD50B" w14:textId="2BD46917" w:rsidR="00DC0DD5" w:rsidRPr="005B4D5B" w:rsidDel="005B4D5B" w:rsidRDefault="00DC0DD5">
      <w:pPr>
        <w:spacing w:after="0" w:line="240" w:lineRule="auto"/>
        <w:rPr>
          <w:del w:id="1215" w:author="Havican, Jared W" w:date="2014-06-10T15:09:00Z"/>
          <w:rFonts w:ascii="Courier New" w:hAnsi="Courier New" w:cs="Courier New"/>
          <w:color w:val="0000FF"/>
          <w:sz w:val="16"/>
          <w:szCs w:val="20"/>
          <w:rPrChange w:id="1216" w:author="Havican, Jared W" w:date="2014-06-10T15:10:00Z">
            <w:rPr>
              <w:del w:id="1217" w:author="Havican, Jared W" w:date="2014-06-10T15:09:00Z"/>
              <w:rFonts w:ascii="Courier New" w:hAnsi="Courier New" w:cs="Courier New"/>
              <w:sz w:val="16"/>
              <w:szCs w:val="20"/>
            </w:rPr>
          </w:rPrChange>
        </w:rPr>
        <w:pPrChange w:id="1218" w:author="Havican, Jared W" w:date="2014-06-10T15:09:00Z">
          <w:pPr/>
        </w:pPrChange>
      </w:pPr>
      <w:del w:id="1219" w:author="Havican, Jared W" w:date="2014-06-10T15:09:00Z">
        <w:r w:rsidRPr="005B4D5B" w:rsidDel="005B4D5B">
          <w:rPr>
            <w:rFonts w:ascii="Courier New" w:hAnsi="Courier New" w:cs="Courier New"/>
            <w:b/>
            <w:color w:val="0000FF"/>
            <w:sz w:val="16"/>
            <w:szCs w:val="20"/>
            <w:rPrChange w:id="1220" w:author="Havican, Jared W" w:date="2014-06-10T15:10:00Z">
              <w:rPr>
                <w:rFonts w:ascii="Courier New" w:hAnsi="Courier New" w:cs="Courier New"/>
                <w:b/>
                <w:sz w:val="16"/>
                <w:szCs w:val="20"/>
              </w:rPr>
            </w:rPrChange>
          </w:rPr>
          <w:delText>cdc report crossing</w:delText>
        </w:r>
        <w:r w:rsidRPr="005B4D5B" w:rsidDel="005B4D5B">
          <w:rPr>
            <w:rFonts w:ascii="Courier New" w:hAnsi="Courier New" w:cs="Courier New"/>
            <w:color w:val="0000FF"/>
            <w:sz w:val="16"/>
            <w:szCs w:val="20"/>
            <w:rPrChange w:id="1221" w:author="Havican, Jared W" w:date="2014-06-10T15:10:00Z">
              <w:rPr>
                <w:rFonts w:ascii="Courier New" w:hAnsi="Courier New" w:cs="Courier New"/>
                <w:sz w:val="16"/>
                <w:szCs w:val="20"/>
              </w:rPr>
            </w:rPrChange>
          </w:rPr>
          <w:delText xml:space="preserve"> -module pcgu -scheme no_sync -through async_pgcb_rst_b -through pgcb_clkreq -severity waived</w:delText>
        </w:r>
      </w:del>
    </w:p>
    <w:p w14:paraId="79D7F4C6" w14:textId="34718A6E" w:rsidR="008D3C5B" w:rsidRPr="005B4D5B" w:rsidDel="005B4D5B" w:rsidRDefault="008D3C5B">
      <w:pPr>
        <w:spacing w:after="0" w:line="240" w:lineRule="auto"/>
        <w:rPr>
          <w:del w:id="1222" w:author="Havican, Jared W" w:date="2014-06-10T15:09:00Z"/>
          <w:rFonts w:ascii="Courier New" w:hAnsi="Courier New" w:cs="Courier New"/>
          <w:color w:val="0000FF"/>
          <w:sz w:val="16"/>
          <w:szCs w:val="20"/>
          <w:rPrChange w:id="1223" w:author="Havican, Jared W" w:date="2014-06-10T15:10:00Z">
            <w:rPr>
              <w:del w:id="1224" w:author="Havican, Jared W" w:date="2014-06-10T15:09:00Z"/>
              <w:rFonts w:ascii="Courier New" w:hAnsi="Courier New" w:cs="Courier New"/>
              <w:sz w:val="16"/>
              <w:szCs w:val="20"/>
            </w:rPr>
          </w:rPrChange>
        </w:rPr>
        <w:pPrChange w:id="1225" w:author="Havican, Jared W" w:date="2014-06-10T15:09:00Z">
          <w:pPr/>
        </w:pPrChange>
      </w:pPr>
      <w:del w:id="1226" w:author="Havican, Jared W" w:date="2014-06-10T15:09:00Z">
        <w:r w:rsidRPr="005B4D5B" w:rsidDel="005B4D5B">
          <w:rPr>
            <w:rFonts w:ascii="Courier New" w:hAnsi="Courier New" w:cs="Courier New"/>
            <w:b/>
            <w:color w:val="0000FF"/>
            <w:sz w:val="16"/>
            <w:szCs w:val="20"/>
            <w:rPrChange w:id="1227" w:author="Havican, Jared W" w:date="2014-06-10T15:10:00Z">
              <w:rPr>
                <w:rFonts w:ascii="Courier New" w:hAnsi="Courier New" w:cs="Courier New"/>
                <w:b/>
                <w:sz w:val="16"/>
                <w:szCs w:val="20"/>
              </w:rPr>
            </w:rPrChange>
          </w:rPr>
          <w:delText>cdc report crossing</w:delText>
        </w:r>
        <w:r w:rsidRPr="005B4D5B" w:rsidDel="005B4D5B">
          <w:rPr>
            <w:rFonts w:ascii="Courier New" w:hAnsi="Courier New" w:cs="Courier New"/>
            <w:color w:val="0000FF"/>
            <w:sz w:val="16"/>
            <w:szCs w:val="20"/>
            <w:rPrChange w:id="1228" w:author="Havican, Jared W" w:date="2014-06-10T15:10:00Z">
              <w:rPr>
                <w:rFonts w:ascii="Courier New" w:hAnsi="Courier New" w:cs="Courier New"/>
                <w:sz w:val="16"/>
                <w:szCs w:val="20"/>
              </w:rPr>
            </w:rPrChange>
          </w:rPr>
          <w:delText xml:space="preserve"> -scheme no_sync -from clkreq -through pgcb_clkreq -tx_clock pgcb_clk -module pcgu -severity waived</w:delText>
        </w:r>
      </w:del>
    </w:p>
    <w:p w14:paraId="087CE15D" w14:textId="02D87149" w:rsidR="00DC0DD5" w:rsidRPr="005B4D5B" w:rsidDel="005B4D5B" w:rsidRDefault="00DC0DD5">
      <w:pPr>
        <w:spacing w:after="0" w:line="240" w:lineRule="auto"/>
        <w:rPr>
          <w:del w:id="1229" w:author="Havican, Jared W" w:date="2014-06-10T15:09:00Z"/>
          <w:rFonts w:ascii="Courier New" w:hAnsi="Courier New" w:cs="Courier New"/>
          <w:b/>
          <w:color w:val="0000FF"/>
          <w:sz w:val="16"/>
          <w:szCs w:val="20"/>
          <w:rPrChange w:id="1230" w:author="Havican, Jared W" w:date="2014-06-10T15:10:00Z">
            <w:rPr>
              <w:del w:id="1231" w:author="Havican, Jared W" w:date="2014-06-10T15:09:00Z"/>
              <w:rFonts w:ascii="Courier New" w:hAnsi="Courier New" w:cs="Courier New"/>
              <w:b/>
              <w:sz w:val="16"/>
              <w:szCs w:val="20"/>
            </w:rPr>
          </w:rPrChange>
        </w:rPr>
        <w:pPrChange w:id="1232" w:author="Havican, Jared W" w:date="2014-06-10T15:09:00Z">
          <w:pPr/>
        </w:pPrChange>
      </w:pPr>
    </w:p>
    <w:p w14:paraId="39DE6282" w14:textId="4B41F958" w:rsidR="00DC0DD5" w:rsidRPr="005B4D5B" w:rsidDel="005B4D5B" w:rsidRDefault="00DC0DD5">
      <w:pPr>
        <w:spacing w:after="0" w:line="240" w:lineRule="auto"/>
        <w:rPr>
          <w:del w:id="1233" w:author="Havican, Jared W" w:date="2014-06-10T15:09:00Z"/>
          <w:rFonts w:ascii="Courier New" w:hAnsi="Courier New" w:cs="Courier New"/>
          <w:b/>
          <w:color w:val="0000FF"/>
          <w:sz w:val="16"/>
          <w:szCs w:val="20"/>
          <w:rPrChange w:id="1234" w:author="Havican, Jared W" w:date="2014-06-10T15:10:00Z">
            <w:rPr>
              <w:del w:id="1235" w:author="Havican, Jared W" w:date="2014-06-10T15:09:00Z"/>
              <w:rFonts w:ascii="Courier New" w:hAnsi="Courier New" w:cs="Courier New"/>
              <w:b/>
              <w:sz w:val="16"/>
              <w:szCs w:val="20"/>
            </w:rPr>
          </w:rPrChange>
        </w:rPr>
        <w:pPrChange w:id="1236" w:author="Havican, Jared W" w:date="2014-06-10T15:09:00Z">
          <w:pPr/>
        </w:pPrChange>
      </w:pPr>
      <w:del w:id="1237" w:author="Havican, Jared W" w:date="2014-06-10T15:09:00Z">
        <w:r w:rsidRPr="005B4D5B" w:rsidDel="005B4D5B">
          <w:rPr>
            <w:rFonts w:ascii="Courier New" w:hAnsi="Courier New" w:cs="Courier New"/>
            <w:b/>
            <w:color w:val="0000FF"/>
            <w:sz w:val="16"/>
            <w:szCs w:val="20"/>
            <w:rPrChange w:id="1238" w:author="Havican, Jared W" w:date="2014-06-10T15:10:00Z">
              <w:rPr>
                <w:rFonts w:ascii="Courier New" w:hAnsi="Courier New" w:cs="Courier New"/>
                <w:b/>
                <w:sz w:val="16"/>
                <w:szCs w:val="20"/>
              </w:rPr>
            </w:rPrChange>
          </w:rPr>
          <w:delText># combi logic on the set term of the final clkreq flop, wake_mask is a fairly static signal, pgcb_rst_b is static</w:delText>
        </w:r>
      </w:del>
    </w:p>
    <w:p w14:paraId="1B886969" w14:textId="165BBCE3" w:rsidR="005B4D5B" w:rsidRPr="005B4D5B" w:rsidRDefault="00DC0DD5">
      <w:pPr>
        <w:spacing w:after="0" w:line="240" w:lineRule="auto"/>
        <w:rPr>
          <w:ins w:id="1239" w:author="Havican, Jared W" w:date="2014-06-10T15:09:00Z"/>
          <w:rFonts w:ascii="Courier New" w:hAnsi="Courier New" w:cs="Courier New"/>
          <w:color w:val="0000FF"/>
          <w:sz w:val="16"/>
          <w:szCs w:val="20"/>
          <w:rPrChange w:id="1240" w:author="Havican, Jared W" w:date="2014-06-10T15:10:00Z">
            <w:rPr>
              <w:ins w:id="1241" w:author="Havican, Jared W" w:date="2014-06-10T15:09:00Z"/>
              <w:rFonts w:ascii="Courier New" w:hAnsi="Courier New" w:cs="Courier New"/>
              <w:sz w:val="16"/>
              <w:szCs w:val="20"/>
            </w:rPr>
          </w:rPrChange>
        </w:rPr>
        <w:pPrChange w:id="1242" w:author="Havican, Jared W" w:date="2014-06-10T15:09:00Z">
          <w:pPr/>
        </w:pPrChange>
      </w:pPr>
      <w:del w:id="1243" w:author="Havican, Jared W" w:date="2014-06-10T15:09:00Z">
        <w:r w:rsidRPr="005B4D5B" w:rsidDel="005B4D5B">
          <w:rPr>
            <w:rFonts w:ascii="Courier New" w:hAnsi="Courier New" w:cs="Courier New"/>
            <w:b/>
            <w:color w:val="0000FF"/>
            <w:sz w:val="16"/>
            <w:szCs w:val="20"/>
            <w:rPrChange w:id="1244" w:author="Havican, Jared W" w:date="2014-06-10T15:10:00Z">
              <w:rPr>
                <w:rFonts w:ascii="Courier New" w:hAnsi="Courier New" w:cs="Courier New"/>
                <w:b/>
                <w:sz w:val="16"/>
                <w:szCs w:val="20"/>
              </w:rPr>
            </w:rPrChange>
          </w:rPr>
          <w:delText xml:space="preserve">cdc report crossing </w:delText>
        </w:r>
        <w:r w:rsidRPr="005B4D5B" w:rsidDel="005B4D5B">
          <w:rPr>
            <w:rFonts w:ascii="Courier New" w:hAnsi="Courier New" w:cs="Courier New"/>
            <w:color w:val="0000FF"/>
            <w:sz w:val="16"/>
            <w:szCs w:val="20"/>
            <w:rPrChange w:id="1245" w:author="Havican, Jared W" w:date="2014-06-10T15:10:00Z">
              <w:rPr>
                <w:rFonts w:ascii="Courier New" w:hAnsi="Courier New" w:cs="Courier New"/>
                <w:sz w:val="16"/>
                <w:szCs w:val="20"/>
              </w:rPr>
            </w:rPrChange>
          </w:rPr>
          <w:delText>-module pcgu -scheme combo_logic -through set_req_func_b -severity waived</w:delText>
        </w:r>
      </w:del>
      <w:ins w:id="1246" w:author="Havican, Jared W" w:date="2014-06-10T15:09:00Z">
        <w:r w:rsidR="005B4D5B" w:rsidRPr="005B4D5B">
          <w:rPr>
            <w:rFonts w:ascii="Courier New" w:hAnsi="Courier New" w:cs="Courier New"/>
            <w:color w:val="0000FF"/>
            <w:sz w:val="16"/>
            <w:szCs w:val="20"/>
            <w:rPrChange w:id="1247" w:author="Havican, Jared W" w:date="2014-06-10T15:10:00Z">
              <w:rPr>
                <w:rFonts w:ascii="Courier New" w:hAnsi="Courier New" w:cs="Courier New"/>
                <w:sz w:val="16"/>
                <w:szCs w:val="20"/>
              </w:rPr>
            </w:rPrChange>
          </w:rPr>
          <w:t>#### PCGU Waivers ####</w:t>
        </w:r>
      </w:ins>
    </w:p>
    <w:p w14:paraId="5B40B463" w14:textId="77777777" w:rsidR="005B4D5B" w:rsidRPr="005B4D5B" w:rsidRDefault="005B4D5B">
      <w:pPr>
        <w:spacing w:after="0" w:line="240" w:lineRule="auto"/>
        <w:rPr>
          <w:ins w:id="1248" w:author="Havican, Jared W" w:date="2014-06-10T15:09:00Z"/>
          <w:rFonts w:ascii="Courier New" w:hAnsi="Courier New" w:cs="Courier New"/>
          <w:color w:val="0000FF"/>
          <w:sz w:val="16"/>
          <w:szCs w:val="20"/>
          <w:rPrChange w:id="1249" w:author="Havican, Jared W" w:date="2014-06-10T15:10:00Z">
            <w:rPr>
              <w:ins w:id="1250" w:author="Havican, Jared W" w:date="2014-06-10T15:09:00Z"/>
              <w:rFonts w:ascii="Courier New" w:hAnsi="Courier New" w:cs="Courier New"/>
              <w:sz w:val="16"/>
              <w:szCs w:val="20"/>
            </w:rPr>
          </w:rPrChange>
        </w:rPr>
        <w:pPrChange w:id="1251" w:author="Havican, Jared W" w:date="2014-06-10T15:09:00Z">
          <w:pPr/>
        </w:pPrChange>
      </w:pPr>
      <w:ins w:id="1252" w:author="Havican, Jared W" w:date="2014-06-10T15:09:00Z">
        <w:r w:rsidRPr="005B4D5B">
          <w:rPr>
            <w:rFonts w:ascii="Courier New" w:hAnsi="Courier New" w:cs="Courier New"/>
            <w:color w:val="0000FF"/>
            <w:sz w:val="16"/>
            <w:szCs w:val="20"/>
            <w:rPrChange w:id="1253" w:author="Havican, Jared W" w:date="2014-06-10T15:10:00Z">
              <w:rPr>
                <w:rFonts w:ascii="Courier New" w:hAnsi="Courier New" w:cs="Courier New"/>
                <w:sz w:val="16"/>
                <w:szCs w:val="20"/>
              </w:rPr>
            </w:rPrChange>
          </w:rPr>
          <w:t xml:space="preserve"># </w:t>
        </w:r>
        <w:proofErr w:type="gramStart"/>
        <w:r w:rsidRPr="005B4D5B">
          <w:rPr>
            <w:rFonts w:ascii="Courier New" w:hAnsi="Courier New" w:cs="Courier New"/>
            <w:color w:val="0000FF"/>
            <w:sz w:val="16"/>
            <w:szCs w:val="20"/>
            <w:rPrChange w:id="1254" w:author="Havican, Jared W" w:date="2014-06-10T15:10:00Z">
              <w:rPr>
                <w:rFonts w:ascii="Courier New" w:hAnsi="Courier New" w:cs="Courier New"/>
                <w:sz w:val="16"/>
                <w:szCs w:val="20"/>
              </w:rPr>
            </w:rPrChange>
          </w:rPr>
          <w:t>pmc_ip_wake</w:t>
        </w:r>
        <w:proofErr w:type="gramEnd"/>
        <w:r w:rsidRPr="005B4D5B">
          <w:rPr>
            <w:rFonts w:ascii="Courier New" w:hAnsi="Courier New" w:cs="Courier New"/>
            <w:color w:val="0000FF"/>
            <w:sz w:val="16"/>
            <w:szCs w:val="20"/>
            <w:rPrChange w:id="1255" w:author="Havican, Jared W" w:date="2014-06-10T15:10:00Z">
              <w:rPr>
                <w:rFonts w:ascii="Courier New" w:hAnsi="Courier New" w:cs="Courier New"/>
                <w:sz w:val="16"/>
                <w:szCs w:val="20"/>
              </w:rPr>
            </w:rPrChange>
          </w:rPr>
          <w:t xml:space="preserve"> goes directly to clkreq output for IP-Inaccessible wake</w:t>
        </w:r>
      </w:ins>
    </w:p>
    <w:p w14:paraId="5C553299" w14:textId="77777777" w:rsidR="005B4D5B" w:rsidRPr="005B4D5B" w:rsidRDefault="005B4D5B">
      <w:pPr>
        <w:spacing w:after="0" w:line="240" w:lineRule="auto"/>
        <w:rPr>
          <w:ins w:id="1256" w:author="Havican, Jared W" w:date="2014-06-10T15:09:00Z"/>
          <w:rFonts w:ascii="Courier New" w:hAnsi="Courier New" w:cs="Courier New"/>
          <w:color w:val="0000FF"/>
          <w:sz w:val="16"/>
          <w:szCs w:val="20"/>
          <w:rPrChange w:id="1257" w:author="Havican, Jared W" w:date="2014-06-10T15:10:00Z">
            <w:rPr>
              <w:ins w:id="1258" w:author="Havican, Jared W" w:date="2014-06-10T15:09:00Z"/>
              <w:rFonts w:ascii="Courier New" w:hAnsi="Courier New" w:cs="Courier New"/>
              <w:sz w:val="16"/>
              <w:szCs w:val="20"/>
            </w:rPr>
          </w:rPrChange>
        </w:rPr>
        <w:pPrChange w:id="1259" w:author="Havican, Jared W" w:date="2014-06-10T15:09:00Z">
          <w:pPr/>
        </w:pPrChange>
      </w:pPr>
      <w:ins w:id="1260" w:author="Havican, Jared W" w:date="2014-06-10T15:09:00Z">
        <w:r w:rsidRPr="005B4D5B">
          <w:rPr>
            <w:rFonts w:ascii="Courier New" w:hAnsi="Courier New" w:cs="Courier New"/>
            <w:color w:val="0000FF"/>
            <w:sz w:val="16"/>
            <w:szCs w:val="20"/>
            <w:rPrChange w:id="1261" w:author="Havican, Jared W" w:date="2014-06-10T15:10:00Z">
              <w:rPr>
                <w:rFonts w:ascii="Courier New" w:hAnsi="Courier New" w:cs="Courier New"/>
                <w:sz w:val="16"/>
                <w:szCs w:val="20"/>
              </w:rPr>
            </w:rPrChange>
          </w:rPr>
          <w:t># per-implementation, can only cause a glitch free transition on clkreq and will stay asserted until</w:t>
        </w:r>
      </w:ins>
    </w:p>
    <w:p w14:paraId="4B83025B" w14:textId="77777777" w:rsidR="005B4D5B" w:rsidRPr="005B4D5B" w:rsidRDefault="005B4D5B">
      <w:pPr>
        <w:spacing w:after="0" w:line="240" w:lineRule="auto"/>
        <w:rPr>
          <w:ins w:id="1262" w:author="Havican, Jared W" w:date="2014-06-10T15:09:00Z"/>
          <w:rFonts w:ascii="Courier New" w:hAnsi="Courier New" w:cs="Courier New"/>
          <w:color w:val="0000FF"/>
          <w:sz w:val="16"/>
          <w:szCs w:val="20"/>
          <w:rPrChange w:id="1263" w:author="Havican, Jared W" w:date="2014-06-10T15:10:00Z">
            <w:rPr>
              <w:ins w:id="1264" w:author="Havican, Jared W" w:date="2014-06-10T15:09:00Z"/>
              <w:rFonts w:ascii="Courier New" w:hAnsi="Courier New" w:cs="Courier New"/>
              <w:sz w:val="16"/>
              <w:szCs w:val="20"/>
            </w:rPr>
          </w:rPrChange>
        </w:rPr>
        <w:pPrChange w:id="1265" w:author="Havican, Jared W" w:date="2014-06-10T15:09:00Z">
          <w:pPr/>
        </w:pPrChange>
      </w:pPr>
      <w:ins w:id="1266" w:author="Havican, Jared W" w:date="2014-06-10T15:09:00Z">
        <w:r w:rsidRPr="005B4D5B">
          <w:rPr>
            <w:rFonts w:ascii="Courier New" w:hAnsi="Courier New" w:cs="Courier New"/>
            <w:color w:val="0000FF"/>
            <w:sz w:val="16"/>
            <w:szCs w:val="20"/>
            <w:rPrChange w:id="1267" w:author="Havican, Jared W" w:date="2014-06-10T15:10:00Z">
              <w:rPr>
                <w:rFonts w:ascii="Courier New" w:hAnsi="Courier New" w:cs="Courier New"/>
                <w:sz w:val="16"/>
                <w:szCs w:val="20"/>
              </w:rPr>
            </w:rPrChange>
          </w:rPr>
          <w:t xml:space="preserve"># </w:t>
        </w:r>
        <w:proofErr w:type="gramStart"/>
        <w:r w:rsidRPr="005B4D5B">
          <w:rPr>
            <w:rFonts w:ascii="Courier New" w:hAnsi="Courier New" w:cs="Courier New"/>
            <w:color w:val="0000FF"/>
            <w:sz w:val="16"/>
            <w:szCs w:val="20"/>
            <w:rPrChange w:id="1268" w:author="Havican, Jared W" w:date="2014-06-10T15:10:00Z">
              <w:rPr>
                <w:rFonts w:ascii="Courier New" w:hAnsi="Courier New" w:cs="Courier New"/>
                <w:sz w:val="16"/>
                <w:szCs w:val="20"/>
              </w:rPr>
            </w:rPrChange>
          </w:rPr>
          <w:t>clkreq</w:t>
        </w:r>
        <w:proofErr w:type="gramEnd"/>
        <w:r w:rsidRPr="005B4D5B">
          <w:rPr>
            <w:rFonts w:ascii="Courier New" w:hAnsi="Courier New" w:cs="Courier New"/>
            <w:color w:val="0000FF"/>
            <w:sz w:val="16"/>
            <w:szCs w:val="20"/>
            <w:rPrChange w:id="1269" w:author="Havican, Jared W" w:date="2014-06-10T15:10:00Z">
              <w:rPr>
                <w:rFonts w:ascii="Courier New" w:hAnsi="Courier New" w:cs="Courier New"/>
                <w:sz w:val="16"/>
                <w:szCs w:val="20"/>
              </w:rPr>
            </w:rPrChange>
          </w:rPr>
          <w:t xml:space="preserve"> is driven by synchronous logic</w:t>
        </w:r>
      </w:ins>
    </w:p>
    <w:p w14:paraId="7BFE30AD" w14:textId="77777777" w:rsidR="005B4D5B" w:rsidRPr="005B4D5B" w:rsidRDefault="005B4D5B">
      <w:pPr>
        <w:spacing w:after="0" w:line="240" w:lineRule="auto"/>
        <w:rPr>
          <w:ins w:id="1270" w:author="Havican, Jared W" w:date="2014-06-10T15:09:00Z"/>
          <w:rFonts w:ascii="Courier New" w:hAnsi="Courier New" w:cs="Courier New"/>
          <w:sz w:val="16"/>
          <w:szCs w:val="20"/>
        </w:rPr>
        <w:pPrChange w:id="1271" w:author="Havican, Jared W" w:date="2014-06-10T15:09:00Z">
          <w:pPr/>
        </w:pPrChange>
      </w:pPr>
      <w:proofErr w:type="spellStart"/>
      <w:proofErr w:type="gramStart"/>
      <w:ins w:id="1272" w:author="Havican, Jared W" w:date="2014-06-10T15:09:00Z">
        <w:r w:rsidRPr="005B4D5B">
          <w:rPr>
            <w:rFonts w:ascii="Courier New" w:hAnsi="Courier New" w:cs="Courier New"/>
            <w:sz w:val="16"/>
            <w:szCs w:val="20"/>
          </w:rPr>
          <w:t>cdc</w:t>
        </w:r>
        <w:proofErr w:type="spellEnd"/>
        <w:proofErr w:type="gramEnd"/>
        <w:r w:rsidRPr="005B4D5B">
          <w:rPr>
            <w:rFonts w:ascii="Courier New" w:hAnsi="Courier New" w:cs="Courier New"/>
            <w:sz w:val="16"/>
            <w:szCs w:val="20"/>
          </w:rPr>
          <w:t xml:space="preserve"> report crossing -scheme </w:t>
        </w:r>
        <w:proofErr w:type="spellStart"/>
        <w:r w:rsidRPr="005B4D5B">
          <w:rPr>
            <w:rFonts w:ascii="Courier New" w:hAnsi="Courier New" w:cs="Courier New"/>
            <w:sz w:val="16"/>
            <w:szCs w:val="20"/>
          </w:rPr>
          <w:t>no_sync</w:t>
        </w:r>
        <w:proofErr w:type="spellEnd"/>
        <w:r w:rsidRPr="005B4D5B">
          <w:rPr>
            <w:rFonts w:ascii="Courier New" w:hAnsi="Courier New" w:cs="Courier New"/>
            <w:sz w:val="16"/>
            <w:szCs w:val="20"/>
          </w:rPr>
          <w:t xml:space="preserve"> -through </w:t>
        </w:r>
        <w:proofErr w:type="spellStart"/>
        <w:r w:rsidRPr="005B4D5B">
          <w:rPr>
            <w:rFonts w:ascii="Courier New" w:hAnsi="Courier New" w:cs="Courier New"/>
            <w:sz w:val="16"/>
            <w:szCs w:val="20"/>
          </w:rPr>
          <w:t>async_pmc_ip_wake</w:t>
        </w:r>
        <w:proofErr w:type="spellEnd"/>
        <w:r w:rsidRPr="005B4D5B">
          <w:rPr>
            <w:rFonts w:ascii="Courier New" w:hAnsi="Courier New" w:cs="Courier New"/>
            <w:sz w:val="16"/>
            <w:szCs w:val="20"/>
          </w:rPr>
          <w:t xml:space="preserve"> -through </w:t>
        </w:r>
        <w:proofErr w:type="spellStart"/>
        <w:r w:rsidRPr="005B4D5B">
          <w:rPr>
            <w:rFonts w:ascii="Courier New" w:hAnsi="Courier New" w:cs="Courier New"/>
            <w:sz w:val="16"/>
            <w:szCs w:val="20"/>
          </w:rPr>
          <w:t>pgcb_clkreq</w:t>
        </w:r>
        <w:proofErr w:type="spellEnd"/>
        <w:r w:rsidRPr="005B4D5B">
          <w:rPr>
            <w:rFonts w:ascii="Courier New" w:hAnsi="Courier New" w:cs="Courier New"/>
            <w:sz w:val="16"/>
            <w:szCs w:val="20"/>
          </w:rPr>
          <w:t xml:space="preserve"> -severity waived -module </w:t>
        </w:r>
        <w:proofErr w:type="spellStart"/>
        <w:r w:rsidRPr="005B4D5B">
          <w:rPr>
            <w:rFonts w:ascii="Courier New" w:hAnsi="Courier New" w:cs="Courier New"/>
            <w:sz w:val="16"/>
            <w:szCs w:val="20"/>
          </w:rPr>
          <w:t>pcgu</w:t>
        </w:r>
        <w:proofErr w:type="spellEnd"/>
        <w:r w:rsidRPr="005B4D5B">
          <w:rPr>
            <w:rFonts w:ascii="Courier New" w:hAnsi="Courier New" w:cs="Courier New"/>
            <w:sz w:val="16"/>
            <w:szCs w:val="20"/>
          </w:rPr>
          <w:t xml:space="preserve"> </w:t>
        </w:r>
      </w:ins>
    </w:p>
    <w:p w14:paraId="619E51F5" w14:textId="77777777" w:rsidR="005B4D5B" w:rsidRPr="005B4D5B" w:rsidRDefault="005B4D5B">
      <w:pPr>
        <w:spacing w:after="0" w:line="240" w:lineRule="auto"/>
        <w:rPr>
          <w:ins w:id="1273" w:author="Havican, Jared W" w:date="2014-06-10T15:09:00Z"/>
          <w:rFonts w:ascii="Courier New" w:hAnsi="Courier New" w:cs="Courier New"/>
          <w:sz w:val="16"/>
          <w:szCs w:val="20"/>
        </w:rPr>
        <w:pPrChange w:id="1274" w:author="Havican, Jared W" w:date="2014-06-10T15:09:00Z">
          <w:pPr/>
        </w:pPrChange>
      </w:pPr>
    </w:p>
    <w:p w14:paraId="11BB209D" w14:textId="77777777" w:rsidR="005B4D5B" w:rsidRPr="005B4D5B" w:rsidRDefault="005B4D5B">
      <w:pPr>
        <w:spacing w:after="0" w:line="240" w:lineRule="auto"/>
        <w:rPr>
          <w:ins w:id="1275" w:author="Havican, Jared W" w:date="2014-06-10T15:09:00Z"/>
          <w:rFonts w:ascii="Courier New" w:hAnsi="Courier New" w:cs="Courier New"/>
          <w:color w:val="0000FF"/>
          <w:sz w:val="16"/>
          <w:szCs w:val="20"/>
          <w:rPrChange w:id="1276" w:author="Havican, Jared W" w:date="2014-06-10T15:10:00Z">
            <w:rPr>
              <w:ins w:id="1277" w:author="Havican, Jared W" w:date="2014-06-10T15:09:00Z"/>
              <w:rFonts w:ascii="Courier New" w:hAnsi="Courier New" w:cs="Courier New"/>
              <w:sz w:val="16"/>
              <w:szCs w:val="20"/>
            </w:rPr>
          </w:rPrChange>
        </w:rPr>
        <w:pPrChange w:id="1278" w:author="Havican, Jared W" w:date="2014-06-10T15:09:00Z">
          <w:pPr/>
        </w:pPrChange>
      </w:pPr>
      <w:ins w:id="1279" w:author="Havican, Jared W" w:date="2014-06-10T15:09:00Z">
        <w:r w:rsidRPr="005B4D5B">
          <w:rPr>
            <w:rFonts w:ascii="Courier New" w:hAnsi="Courier New" w:cs="Courier New"/>
            <w:color w:val="0000FF"/>
            <w:sz w:val="16"/>
            <w:szCs w:val="20"/>
            <w:rPrChange w:id="1280" w:author="Havican, Jared W" w:date="2014-06-10T15:10:00Z">
              <w:rPr>
                <w:rFonts w:ascii="Courier New" w:hAnsi="Courier New" w:cs="Courier New"/>
                <w:sz w:val="16"/>
                <w:szCs w:val="20"/>
              </w:rPr>
            </w:rPrChange>
          </w:rPr>
          <w:t xml:space="preserve"># </w:t>
        </w:r>
        <w:proofErr w:type="gramStart"/>
        <w:r w:rsidRPr="005B4D5B">
          <w:rPr>
            <w:rFonts w:ascii="Courier New" w:hAnsi="Courier New" w:cs="Courier New"/>
            <w:color w:val="0000FF"/>
            <w:sz w:val="16"/>
            <w:szCs w:val="20"/>
            <w:rPrChange w:id="1281" w:author="Havican, Jared W" w:date="2014-06-10T15:10:00Z">
              <w:rPr>
                <w:rFonts w:ascii="Courier New" w:hAnsi="Courier New" w:cs="Courier New"/>
                <w:sz w:val="16"/>
                <w:szCs w:val="20"/>
              </w:rPr>
            </w:rPrChange>
          </w:rPr>
          <w:t>Only</w:t>
        </w:r>
        <w:proofErr w:type="gramEnd"/>
        <w:r w:rsidRPr="005B4D5B">
          <w:rPr>
            <w:rFonts w:ascii="Courier New" w:hAnsi="Courier New" w:cs="Courier New"/>
            <w:color w:val="0000FF"/>
            <w:sz w:val="16"/>
            <w:szCs w:val="20"/>
            <w:rPrChange w:id="1282" w:author="Havican, Jared W" w:date="2014-06-10T15:10:00Z">
              <w:rPr>
                <w:rFonts w:ascii="Courier New" w:hAnsi="Courier New" w:cs="Courier New"/>
                <w:sz w:val="16"/>
                <w:szCs w:val="20"/>
              </w:rPr>
            </w:rPrChange>
          </w:rPr>
          <w:t xml:space="preserve"> relevant if setting DEF_PWRON to '1':</w:t>
        </w:r>
      </w:ins>
    </w:p>
    <w:p w14:paraId="52DEDD22" w14:textId="77777777" w:rsidR="005B4D5B" w:rsidRPr="005B4D5B" w:rsidRDefault="005B4D5B">
      <w:pPr>
        <w:spacing w:after="0" w:line="240" w:lineRule="auto"/>
        <w:rPr>
          <w:ins w:id="1283" w:author="Havican, Jared W" w:date="2014-06-10T15:09:00Z"/>
          <w:rFonts w:ascii="Courier New" w:hAnsi="Courier New" w:cs="Courier New"/>
          <w:color w:val="0000FF"/>
          <w:sz w:val="16"/>
          <w:szCs w:val="20"/>
          <w:rPrChange w:id="1284" w:author="Havican, Jared W" w:date="2014-06-10T15:10:00Z">
            <w:rPr>
              <w:ins w:id="1285" w:author="Havican, Jared W" w:date="2014-06-10T15:09:00Z"/>
              <w:rFonts w:ascii="Courier New" w:hAnsi="Courier New" w:cs="Courier New"/>
              <w:sz w:val="16"/>
              <w:szCs w:val="20"/>
            </w:rPr>
          </w:rPrChange>
        </w:rPr>
        <w:pPrChange w:id="1286" w:author="Havican, Jared W" w:date="2014-06-10T15:09:00Z">
          <w:pPr/>
        </w:pPrChange>
      </w:pPr>
      <w:ins w:id="1287" w:author="Havican, Jared W" w:date="2014-06-10T15:09:00Z">
        <w:r w:rsidRPr="005B4D5B">
          <w:rPr>
            <w:rFonts w:ascii="Courier New" w:hAnsi="Courier New" w:cs="Courier New"/>
            <w:color w:val="0000FF"/>
            <w:sz w:val="16"/>
            <w:szCs w:val="20"/>
            <w:rPrChange w:id="1288" w:author="Havican, Jared W" w:date="2014-06-10T15:10:00Z">
              <w:rPr>
                <w:rFonts w:ascii="Courier New" w:hAnsi="Courier New" w:cs="Courier New"/>
                <w:sz w:val="16"/>
                <w:szCs w:val="20"/>
              </w:rPr>
            </w:rPrChange>
          </w:rPr>
          <w:t xml:space="preserve"># </w:t>
        </w:r>
        <w:proofErr w:type="spellStart"/>
        <w:proofErr w:type="gramStart"/>
        <w:r w:rsidRPr="005B4D5B">
          <w:rPr>
            <w:rFonts w:ascii="Courier New" w:hAnsi="Courier New" w:cs="Courier New"/>
            <w:color w:val="0000FF"/>
            <w:sz w:val="16"/>
            <w:szCs w:val="20"/>
            <w:rPrChange w:id="1289" w:author="Havican, Jared W" w:date="2014-06-10T15:10:00Z">
              <w:rPr>
                <w:rFonts w:ascii="Courier New" w:hAnsi="Courier New" w:cs="Courier New"/>
                <w:sz w:val="16"/>
                <w:szCs w:val="20"/>
              </w:rPr>
            </w:rPrChange>
          </w:rPr>
          <w:t>defon_flag</w:t>
        </w:r>
        <w:proofErr w:type="spellEnd"/>
        <w:proofErr w:type="gramEnd"/>
        <w:r w:rsidRPr="005B4D5B">
          <w:rPr>
            <w:rFonts w:ascii="Courier New" w:hAnsi="Courier New" w:cs="Courier New"/>
            <w:color w:val="0000FF"/>
            <w:sz w:val="16"/>
            <w:szCs w:val="20"/>
            <w:rPrChange w:id="1290" w:author="Havican, Jared W" w:date="2014-06-10T15:10:00Z">
              <w:rPr>
                <w:rFonts w:ascii="Courier New" w:hAnsi="Courier New" w:cs="Courier New"/>
                <w:sz w:val="16"/>
                <w:szCs w:val="20"/>
              </w:rPr>
            </w:rPrChange>
          </w:rPr>
          <w:t xml:space="preserve"> goes directly to clkreq output for cold boot wake will stay asserted until</w:t>
        </w:r>
      </w:ins>
    </w:p>
    <w:p w14:paraId="4AD640BC" w14:textId="77777777" w:rsidR="005B4D5B" w:rsidRPr="005B4D5B" w:rsidRDefault="005B4D5B">
      <w:pPr>
        <w:spacing w:after="0" w:line="240" w:lineRule="auto"/>
        <w:rPr>
          <w:ins w:id="1291" w:author="Havican, Jared W" w:date="2014-06-10T15:09:00Z"/>
          <w:rFonts w:ascii="Courier New" w:hAnsi="Courier New" w:cs="Courier New"/>
          <w:color w:val="0000FF"/>
          <w:sz w:val="16"/>
          <w:szCs w:val="20"/>
          <w:rPrChange w:id="1292" w:author="Havican, Jared W" w:date="2014-06-10T15:10:00Z">
            <w:rPr>
              <w:ins w:id="1293" w:author="Havican, Jared W" w:date="2014-06-10T15:09:00Z"/>
              <w:rFonts w:ascii="Courier New" w:hAnsi="Courier New" w:cs="Courier New"/>
              <w:sz w:val="16"/>
              <w:szCs w:val="20"/>
            </w:rPr>
          </w:rPrChange>
        </w:rPr>
        <w:pPrChange w:id="1294" w:author="Havican, Jared W" w:date="2014-06-10T15:09:00Z">
          <w:pPr/>
        </w:pPrChange>
      </w:pPr>
      <w:ins w:id="1295" w:author="Havican, Jared W" w:date="2014-06-10T15:09:00Z">
        <w:r w:rsidRPr="005B4D5B">
          <w:rPr>
            <w:rFonts w:ascii="Courier New" w:hAnsi="Courier New" w:cs="Courier New"/>
            <w:color w:val="0000FF"/>
            <w:sz w:val="16"/>
            <w:szCs w:val="20"/>
            <w:rPrChange w:id="1296" w:author="Havican, Jared W" w:date="2014-06-10T15:10:00Z">
              <w:rPr>
                <w:rFonts w:ascii="Courier New" w:hAnsi="Courier New" w:cs="Courier New"/>
                <w:sz w:val="16"/>
                <w:szCs w:val="20"/>
              </w:rPr>
            </w:rPrChange>
          </w:rPr>
          <w:t xml:space="preserve"># </w:t>
        </w:r>
        <w:proofErr w:type="gramStart"/>
        <w:r w:rsidRPr="005B4D5B">
          <w:rPr>
            <w:rFonts w:ascii="Courier New" w:hAnsi="Courier New" w:cs="Courier New"/>
            <w:color w:val="0000FF"/>
            <w:sz w:val="16"/>
            <w:szCs w:val="20"/>
            <w:rPrChange w:id="1297" w:author="Havican, Jared W" w:date="2014-06-10T15:10:00Z">
              <w:rPr>
                <w:rFonts w:ascii="Courier New" w:hAnsi="Courier New" w:cs="Courier New"/>
                <w:sz w:val="16"/>
                <w:szCs w:val="20"/>
              </w:rPr>
            </w:rPrChange>
          </w:rPr>
          <w:t>clkreq</w:t>
        </w:r>
        <w:proofErr w:type="gramEnd"/>
        <w:r w:rsidRPr="005B4D5B">
          <w:rPr>
            <w:rFonts w:ascii="Courier New" w:hAnsi="Courier New" w:cs="Courier New"/>
            <w:color w:val="0000FF"/>
            <w:sz w:val="16"/>
            <w:szCs w:val="20"/>
            <w:rPrChange w:id="1298" w:author="Havican, Jared W" w:date="2014-06-10T15:10:00Z">
              <w:rPr>
                <w:rFonts w:ascii="Courier New" w:hAnsi="Courier New" w:cs="Courier New"/>
                <w:sz w:val="16"/>
                <w:szCs w:val="20"/>
              </w:rPr>
            </w:rPrChange>
          </w:rPr>
          <w:t xml:space="preserve"> is driven by synchronous logic to avoid glitches</w:t>
        </w:r>
      </w:ins>
    </w:p>
    <w:p w14:paraId="187E4EE8" w14:textId="77777777" w:rsidR="005B4D5B" w:rsidRPr="005B4D5B" w:rsidRDefault="005B4D5B">
      <w:pPr>
        <w:spacing w:after="0" w:line="240" w:lineRule="auto"/>
        <w:rPr>
          <w:ins w:id="1299" w:author="Havican, Jared W" w:date="2014-06-10T15:09:00Z"/>
          <w:rFonts w:ascii="Courier New" w:hAnsi="Courier New" w:cs="Courier New"/>
          <w:sz w:val="16"/>
          <w:szCs w:val="20"/>
        </w:rPr>
        <w:pPrChange w:id="1300" w:author="Havican, Jared W" w:date="2014-06-10T15:09:00Z">
          <w:pPr/>
        </w:pPrChange>
      </w:pPr>
      <w:proofErr w:type="spellStart"/>
      <w:proofErr w:type="gramStart"/>
      <w:ins w:id="1301" w:author="Havican, Jared W" w:date="2014-06-10T15:09:00Z">
        <w:r w:rsidRPr="005B4D5B">
          <w:rPr>
            <w:rFonts w:ascii="Courier New" w:hAnsi="Courier New" w:cs="Courier New"/>
            <w:sz w:val="16"/>
            <w:szCs w:val="20"/>
          </w:rPr>
          <w:t>cdc</w:t>
        </w:r>
        <w:proofErr w:type="spellEnd"/>
        <w:proofErr w:type="gramEnd"/>
        <w:r w:rsidRPr="005B4D5B">
          <w:rPr>
            <w:rFonts w:ascii="Courier New" w:hAnsi="Courier New" w:cs="Courier New"/>
            <w:sz w:val="16"/>
            <w:szCs w:val="20"/>
          </w:rPr>
          <w:t xml:space="preserve"> report crossing -scheme </w:t>
        </w:r>
        <w:proofErr w:type="spellStart"/>
        <w:r w:rsidRPr="005B4D5B">
          <w:rPr>
            <w:rFonts w:ascii="Courier New" w:hAnsi="Courier New" w:cs="Courier New"/>
            <w:sz w:val="16"/>
            <w:szCs w:val="20"/>
          </w:rPr>
          <w:t>no_sync</w:t>
        </w:r>
        <w:proofErr w:type="spellEnd"/>
        <w:r w:rsidRPr="005B4D5B">
          <w:rPr>
            <w:rFonts w:ascii="Courier New" w:hAnsi="Courier New" w:cs="Courier New"/>
            <w:sz w:val="16"/>
            <w:szCs w:val="20"/>
          </w:rPr>
          <w:t xml:space="preserve"> -</w:t>
        </w:r>
        <w:proofErr w:type="spellStart"/>
        <w:r w:rsidRPr="005B4D5B">
          <w:rPr>
            <w:rFonts w:ascii="Courier New" w:hAnsi="Courier New" w:cs="Courier New"/>
            <w:sz w:val="16"/>
            <w:szCs w:val="20"/>
          </w:rPr>
          <w:t>tx_clock</w:t>
        </w:r>
        <w:proofErr w:type="spellEnd"/>
        <w:r w:rsidRPr="005B4D5B">
          <w:rPr>
            <w:rFonts w:ascii="Courier New" w:hAnsi="Courier New" w:cs="Courier New"/>
            <w:sz w:val="16"/>
            <w:szCs w:val="20"/>
          </w:rPr>
          <w:t xml:space="preserve"> PGCB_CLK -from </w:t>
        </w:r>
        <w:proofErr w:type="spellStart"/>
        <w:r w:rsidRPr="005B4D5B">
          <w:rPr>
            <w:rFonts w:ascii="Courier New" w:hAnsi="Courier New" w:cs="Courier New"/>
            <w:sz w:val="16"/>
            <w:szCs w:val="20"/>
          </w:rPr>
          <w:t>defon_flag</w:t>
        </w:r>
        <w:proofErr w:type="spellEnd"/>
        <w:r w:rsidRPr="005B4D5B">
          <w:rPr>
            <w:rFonts w:ascii="Courier New" w:hAnsi="Courier New" w:cs="Courier New"/>
            <w:sz w:val="16"/>
            <w:szCs w:val="20"/>
          </w:rPr>
          <w:t xml:space="preserve"> -through </w:t>
        </w:r>
        <w:proofErr w:type="spellStart"/>
        <w:r w:rsidRPr="005B4D5B">
          <w:rPr>
            <w:rFonts w:ascii="Courier New" w:hAnsi="Courier New" w:cs="Courier New"/>
            <w:sz w:val="16"/>
            <w:szCs w:val="20"/>
          </w:rPr>
          <w:t>pgcb_clkreq</w:t>
        </w:r>
        <w:proofErr w:type="spellEnd"/>
        <w:r w:rsidRPr="005B4D5B">
          <w:rPr>
            <w:rFonts w:ascii="Courier New" w:hAnsi="Courier New" w:cs="Courier New"/>
            <w:sz w:val="16"/>
            <w:szCs w:val="20"/>
          </w:rPr>
          <w:t xml:space="preserve"> -severity waived -module </w:t>
        </w:r>
        <w:proofErr w:type="spellStart"/>
        <w:r w:rsidRPr="005B4D5B">
          <w:rPr>
            <w:rFonts w:ascii="Courier New" w:hAnsi="Courier New" w:cs="Courier New"/>
            <w:sz w:val="16"/>
            <w:szCs w:val="20"/>
          </w:rPr>
          <w:t>pcgu</w:t>
        </w:r>
        <w:proofErr w:type="spellEnd"/>
        <w:r w:rsidRPr="005B4D5B">
          <w:rPr>
            <w:rFonts w:ascii="Courier New" w:hAnsi="Courier New" w:cs="Courier New"/>
            <w:sz w:val="16"/>
            <w:szCs w:val="20"/>
          </w:rPr>
          <w:t xml:space="preserve"> </w:t>
        </w:r>
      </w:ins>
    </w:p>
    <w:p w14:paraId="40A5CF41" w14:textId="77777777" w:rsidR="005B4D5B" w:rsidRPr="005B4D5B" w:rsidRDefault="005B4D5B">
      <w:pPr>
        <w:spacing w:after="0" w:line="240" w:lineRule="auto"/>
        <w:rPr>
          <w:ins w:id="1302" w:author="Havican, Jared W" w:date="2014-06-10T15:09:00Z"/>
          <w:rFonts w:ascii="Courier New" w:hAnsi="Courier New" w:cs="Courier New"/>
          <w:sz w:val="16"/>
          <w:szCs w:val="20"/>
        </w:rPr>
        <w:pPrChange w:id="1303" w:author="Havican, Jared W" w:date="2014-06-10T15:09:00Z">
          <w:pPr/>
        </w:pPrChange>
      </w:pPr>
    </w:p>
    <w:p w14:paraId="340CDA90" w14:textId="77777777" w:rsidR="005B4D5B" w:rsidRPr="005B4D5B" w:rsidRDefault="005B4D5B">
      <w:pPr>
        <w:spacing w:after="0" w:line="240" w:lineRule="auto"/>
        <w:rPr>
          <w:ins w:id="1304" w:author="Havican, Jared W" w:date="2014-06-10T15:09:00Z"/>
          <w:rFonts w:ascii="Courier New" w:hAnsi="Courier New" w:cs="Courier New"/>
          <w:color w:val="0000FF"/>
          <w:sz w:val="16"/>
          <w:szCs w:val="20"/>
          <w:rPrChange w:id="1305" w:author="Havican, Jared W" w:date="2014-06-10T15:10:00Z">
            <w:rPr>
              <w:ins w:id="1306" w:author="Havican, Jared W" w:date="2014-06-10T15:09:00Z"/>
              <w:rFonts w:ascii="Courier New" w:hAnsi="Courier New" w:cs="Courier New"/>
              <w:sz w:val="16"/>
              <w:szCs w:val="20"/>
            </w:rPr>
          </w:rPrChange>
        </w:rPr>
        <w:pPrChange w:id="1307" w:author="Havican, Jared W" w:date="2014-06-10T15:09:00Z">
          <w:pPr/>
        </w:pPrChange>
      </w:pPr>
      <w:ins w:id="1308" w:author="Havican, Jared W" w:date="2014-06-10T15:09:00Z">
        <w:r w:rsidRPr="005B4D5B">
          <w:rPr>
            <w:rFonts w:ascii="Courier New" w:hAnsi="Courier New" w:cs="Courier New"/>
            <w:color w:val="0000FF"/>
            <w:sz w:val="16"/>
            <w:szCs w:val="20"/>
            <w:rPrChange w:id="1309" w:author="Havican, Jared W" w:date="2014-06-10T15:10:00Z">
              <w:rPr>
                <w:rFonts w:ascii="Courier New" w:hAnsi="Courier New" w:cs="Courier New"/>
                <w:sz w:val="16"/>
                <w:szCs w:val="20"/>
              </w:rPr>
            </w:rPrChange>
          </w:rPr>
          <w:t xml:space="preserve"># </w:t>
        </w:r>
        <w:proofErr w:type="gramStart"/>
        <w:r w:rsidRPr="005B4D5B">
          <w:rPr>
            <w:rFonts w:ascii="Courier New" w:hAnsi="Courier New" w:cs="Courier New"/>
            <w:color w:val="0000FF"/>
            <w:sz w:val="16"/>
            <w:szCs w:val="20"/>
            <w:rPrChange w:id="1310" w:author="Havican, Jared W" w:date="2014-06-10T15:10:00Z">
              <w:rPr>
                <w:rFonts w:ascii="Courier New" w:hAnsi="Courier New" w:cs="Courier New"/>
                <w:sz w:val="16"/>
                <w:szCs w:val="20"/>
              </w:rPr>
            </w:rPrChange>
          </w:rPr>
          <w:t>The</w:t>
        </w:r>
        <w:proofErr w:type="gramEnd"/>
        <w:r w:rsidRPr="005B4D5B">
          <w:rPr>
            <w:rFonts w:ascii="Courier New" w:hAnsi="Courier New" w:cs="Courier New"/>
            <w:color w:val="0000FF"/>
            <w:sz w:val="16"/>
            <w:szCs w:val="20"/>
            <w:rPrChange w:id="1311" w:author="Havican, Jared W" w:date="2014-06-10T15:10:00Z">
              <w:rPr>
                <w:rFonts w:ascii="Courier New" w:hAnsi="Courier New" w:cs="Courier New"/>
                <w:sz w:val="16"/>
                <w:szCs w:val="20"/>
              </w:rPr>
            </w:rPrChange>
          </w:rPr>
          <w:t xml:space="preserve"> following mask terms will not cause transitions on clkreq as it will be driven from another</w:t>
        </w:r>
      </w:ins>
    </w:p>
    <w:p w14:paraId="6C299A01" w14:textId="77777777" w:rsidR="005B4D5B" w:rsidRPr="005B4D5B" w:rsidRDefault="005B4D5B">
      <w:pPr>
        <w:spacing w:after="0" w:line="240" w:lineRule="auto"/>
        <w:rPr>
          <w:ins w:id="1312" w:author="Havican, Jared W" w:date="2014-06-10T15:09:00Z"/>
          <w:rFonts w:ascii="Courier New" w:hAnsi="Courier New" w:cs="Courier New"/>
          <w:color w:val="0000FF"/>
          <w:sz w:val="16"/>
          <w:szCs w:val="20"/>
          <w:rPrChange w:id="1313" w:author="Havican, Jared W" w:date="2014-06-10T15:10:00Z">
            <w:rPr>
              <w:ins w:id="1314" w:author="Havican, Jared W" w:date="2014-06-10T15:09:00Z"/>
              <w:rFonts w:ascii="Courier New" w:hAnsi="Courier New" w:cs="Courier New"/>
              <w:sz w:val="16"/>
              <w:szCs w:val="20"/>
            </w:rPr>
          </w:rPrChange>
        </w:rPr>
        <w:pPrChange w:id="1315" w:author="Havican, Jared W" w:date="2014-06-10T15:09:00Z">
          <w:pPr/>
        </w:pPrChange>
      </w:pPr>
      <w:ins w:id="1316" w:author="Havican, Jared W" w:date="2014-06-10T15:09:00Z">
        <w:r w:rsidRPr="005B4D5B">
          <w:rPr>
            <w:rFonts w:ascii="Courier New" w:hAnsi="Courier New" w:cs="Courier New"/>
            <w:color w:val="0000FF"/>
            <w:sz w:val="16"/>
            <w:szCs w:val="20"/>
            <w:rPrChange w:id="1317" w:author="Havican, Jared W" w:date="2014-06-10T15:10:00Z">
              <w:rPr>
                <w:rFonts w:ascii="Courier New" w:hAnsi="Courier New" w:cs="Courier New"/>
                <w:sz w:val="16"/>
                <w:szCs w:val="20"/>
              </w:rPr>
            </w:rPrChange>
          </w:rPr>
          <w:t xml:space="preserve"># </w:t>
        </w:r>
        <w:proofErr w:type="gramStart"/>
        <w:r w:rsidRPr="005B4D5B">
          <w:rPr>
            <w:rFonts w:ascii="Courier New" w:hAnsi="Courier New" w:cs="Courier New"/>
            <w:color w:val="0000FF"/>
            <w:sz w:val="16"/>
            <w:szCs w:val="20"/>
            <w:rPrChange w:id="1318" w:author="Havican, Jared W" w:date="2014-06-10T15:10:00Z">
              <w:rPr>
                <w:rFonts w:ascii="Courier New" w:hAnsi="Courier New" w:cs="Courier New"/>
                <w:sz w:val="16"/>
                <w:szCs w:val="20"/>
              </w:rPr>
            </w:rPrChange>
          </w:rPr>
          <w:t>another</w:t>
        </w:r>
        <w:proofErr w:type="gramEnd"/>
        <w:r w:rsidRPr="005B4D5B">
          <w:rPr>
            <w:rFonts w:ascii="Courier New" w:hAnsi="Courier New" w:cs="Courier New"/>
            <w:color w:val="0000FF"/>
            <w:sz w:val="16"/>
            <w:szCs w:val="20"/>
            <w:rPrChange w:id="1319" w:author="Havican, Jared W" w:date="2014-06-10T15:10:00Z">
              <w:rPr>
                <w:rFonts w:ascii="Courier New" w:hAnsi="Courier New" w:cs="Courier New"/>
                <w:sz w:val="16"/>
                <w:szCs w:val="20"/>
              </w:rPr>
            </w:rPrChange>
          </w:rPr>
          <w:t xml:space="preserve"> path when they assert/deassert</w:t>
        </w:r>
      </w:ins>
    </w:p>
    <w:p w14:paraId="13061473" w14:textId="77777777" w:rsidR="005B4D5B" w:rsidRPr="005B4D5B" w:rsidRDefault="005B4D5B">
      <w:pPr>
        <w:spacing w:after="0" w:line="240" w:lineRule="auto"/>
        <w:rPr>
          <w:ins w:id="1320" w:author="Havican, Jared W" w:date="2014-06-10T15:09:00Z"/>
          <w:rFonts w:ascii="Courier New" w:hAnsi="Courier New" w:cs="Courier New"/>
          <w:sz w:val="16"/>
          <w:szCs w:val="20"/>
        </w:rPr>
        <w:pPrChange w:id="1321" w:author="Havican, Jared W" w:date="2014-06-10T15:09:00Z">
          <w:pPr/>
        </w:pPrChange>
      </w:pPr>
      <w:proofErr w:type="spellStart"/>
      <w:proofErr w:type="gramStart"/>
      <w:ins w:id="1322" w:author="Havican, Jared W" w:date="2014-06-10T15:09:00Z">
        <w:r w:rsidRPr="005B4D5B">
          <w:rPr>
            <w:rFonts w:ascii="Courier New" w:hAnsi="Courier New" w:cs="Courier New"/>
            <w:sz w:val="16"/>
            <w:szCs w:val="20"/>
          </w:rPr>
          <w:t>cdc</w:t>
        </w:r>
        <w:proofErr w:type="spellEnd"/>
        <w:proofErr w:type="gramEnd"/>
        <w:r w:rsidRPr="005B4D5B">
          <w:rPr>
            <w:rFonts w:ascii="Courier New" w:hAnsi="Courier New" w:cs="Courier New"/>
            <w:sz w:val="16"/>
            <w:szCs w:val="20"/>
          </w:rPr>
          <w:t xml:space="preserve"> report crossing -scheme </w:t>
        </w:r>
        <w:proofErr w:type="spellStart"/>
        <w:r w:rsidRPr="005B4D5B">
          <w:rPr>
            <w:rFonts w:ascii="Courier New" w:hAnsi="Courier New" w:cs="Courier New"/>
            <w:sz w:val="16"/>
            <w:szCs w:val="20"/>
          </w:rPr>
          <w:t>no_sync</w:t>
        </w:r>
        <w:proofErr w:type="spellEnd"/>
        <w:r w:rsidRPr="005B4D5B">
          <w:rPr>
            <w:rFonts w:ascii="Courier New" w:hAnsi="Courier New" w:cs="Courier New"/>
            <w:sz w:val="16"/>
            <w:szCs w:val="20"/>
          </w:rPr>
          <w:t xml:space="preserve"> -</w:t>
        </w:r>
        <w:proofErr w:type="spellStart"/>
        <w:r w:rsidRPr="005B4D5B">
          <w:rPr>
            <w:rFonts w:ascii="Courier New" w:hAnsi="Courier New" w:cs="Courier New"/>
            <w:sz w:val="16"/>
            <w:szCs w:val="20"/>
          </w:rPr>
          <w:t>tx_clock</w:t>
        </w:r>
        <w:proofErr w:type="spellEnd"/>
        <w:r w:rsidRPr="005B4D5B">
          <w:rPr>
            <w:rFonts w:ascii="Courier New" w:hAnsi="Courier New" w:cs="Courier New"/>
            <w:sz w:val="16"/>
            <w:szCs w:val="20"/>
          </w:rPr>
          <w:t xml:space="preserve"> PGCB_CLK -from </w:t>
        </w:r>
        <w:proofErr w:type="spellStart"/>
        <w:r w:rsidRPr="005B4D5B">
          <w:rPr>
            <w:rFonts w:ascii="Courier New" w:hAnsi="Courier New" w:cs="Courier New"/>
            <w:sz w:val="16"/>
            <w:szCs w:val="20"/>
          </w:rPr>
          <w:t>mask_pmc_wake</w:t>
        </w:r>
        <w:proofErr w:type="spellEnd"/>
        <w:r w:rsidRPr="005B4D5B">
          <w:rPr>
            <w:rFonts w:ascii="Courier New" w:hAnsi="Courier New" w:cs="Courier New"/>
            <w:sz w:val="16"/>
            <w:szCs w:val="20"/>
          </w:rPr>
          <w:t xml:space="preserve"> -through </w:t>
        </w:r>
        <w:proofErr w:type="spellStart"/>
        <w:r w:rsidRPr="005B4D5B">
          <w:rPr>
            <w:rFonts w:ascii="Courier New" w:hAnsi="Courier New" w:cs="Courier New"/>
            <w:sz w:val="16"/>
            <w:szCs w:val="20"/>
          </w:rPr>
          <w:t>pgcb_clkreq</w:t>
        </w:r>
        <w:proofErr w:type="spellEnd"/>
        <w:r w:rsidRPr="005B4D5B">
          <w:rPr>
            <w:rFonts w:ascii="Courier New" w:hAnsi="Courier New" w:cs="Courier New"/>
            <w:sz w:val="16"/>
            <w:szCs w:val="20"/>
          </w:rPr>
          <w:t xml:space="preserve"> -severity waived -module </w:t>
        </w:r>
        <w:proofErr w:type="spellStart"/>
        <w:r w:rsidRPr="005B4D5B">
          <w:rPr>
            <w:rFonts w:ascii="Courier New" w:hAnsi="Courier New" w:cs="Courier New"/>
            <w:sz w:val="16"/>
            <w:szCs w:val="20"/>
          </w:rPr>
          <w:t>pcgu</w:t>
        </w:r>
        <w:proofErr w:type="spellEnd"/>
        <w:r w:rsidRPr="005B4D5B">
          <w:rPr>
            <w:rFonts w:ascii="Courier New" w:hAnsi="Courier New" w:cs="Courier New"/>
            <w:sz w:val="16"/>
            <w:szCs w:val="20"/>
          </w:rPr>
          <w:t xml:space="preserve"> </w:t>
        </w:r>
      </w:ins>
    </w:p>
    <w:p w14:paraId="6B4B2B75" w14:textId="77777777" w:rsidR="005B4D5B" w:rsidRPr="005B4D5B" w:rsidRDefault="005B4D5B">
      <w:pPr>
        <w:spacing w:after="0" w:line="240" w:lineRule="auto"/>
        <w:rPr>
          <w:ins w:id="1323" w:author="Havican, Jared W" w:date="2014-06-10T15:09:00Z"/>
          <w:rFonts w:ascii="Courier New" w:hAnsi="Courier New" w:cs="Courier New"/>
          <w:sz w:val="16"/>
          <w:szCs w:val="20"/>
        </w:rPr>
        <w:pPrChange w:id="1324" w:author="Havican, Jared W" w:date="2014-06-10T15:09:00Z">
          <w:pPr/>
        </w:pPrChange>
      </w:pPr>
      <w:proofErr w:type="spellStart"/>
      <w:proofErr w:type="gramStart"/>
      <w:ins w:id="1325" w:author="Havican, Jared W" w:date="2014-06-10T15:09:00Z">
        <w:r w:rsidRPr="005B4D5B">
          <w:rPr>
            <w:rFonts w:ascii="Courier New" w:hAnsi="Courier New" w:cs="Courier New"/>
            <w:sz w:val="16"/>
            <w:szCs w:val="20"/>
          </w:rPr>
          <w:t>cdc</w:t>
        </w:r>
        <w:proofErr w:type="spellEnd"/>
        <w:proofErr w:type="gramEnd"/>
        <w:r w:rsidRPr="005B4D5B">
          <w:rPr>
            <w:rFonts w:ascii="Courier New" w:hAnsi="Courier New" w:cs="Courier New"/>
            <w:sz w:val="16"/>
            <w:szCs w:val="20"/>
          </w:rPr>
          <w:t xml:space="preserve"> report crossing -scheme </w:t>
        </w:r>
        <w:proofErr w:type="spellStart"/>
        <w:r w:rsidRPr="005B4D5B">
          <w:rPr>
            <w:rFonts w:ascii="Courier New" w:hAnsi="Courier New" w:cs="Courier New"/>
            <w:sz w:val="16"/>
            <w:szCs w:val="20"/>
          </w:rPr>
          <w:t>no_sync</w:t>
        </w:r>
        <w:proofErr w:type="spellEnd"/>
        <w:r w:rsidRPr="005B4D5B">
          <w:rPr>
            <w:rFonts w:ascii="Courier New" w:hAnsi="Courier New" w:cs="Courier New"/>
            <w:sz w:val="16"/>
            <w:szCs w:val="20"/>
          </w:rPr>
          <w:t xml:space="preserve"> -</w:t>
        </w:r>
        <w:proofErr w:type="spellStart"/>
        <w:r w:rsidRPr="005B4D5B">
          <w:rPr>
            <w:rFonts w:ascii="Courier New" w:hAnsi="Courier New" w:cs="Courier New"/>
            <w:sz w:val="16"/>
            <w:szCs w:val="20"/>
          </w:rPr>
          <w:t>tx_clock</w:t>
        </w:r>
        <w:proofErr w:type="spellEnd"/>
        <w:r w:rsidRPr="005B4D5B">
          <w:rPr>
            <w:rFonts w:ascii="Courier New" w:hAnsi="Courier New" w:cs="Courier New"/>
            <w:sz w:val="16"/>
            <w:szCs w:val="20"/>
          </w:rPr>
          <w:t xml:space="preserve"> PGCB_CLK -from </w:t>
        </w:r>
        <w:proofErr w:type="spellStart"/>
        <w:r w:rsidRPr="005B4D5B">
          <w:rPr>
            <w:rFonts w:ascii="Courier New" w:hAnsi="Courier New" w:cs="Courier New"/>
            <w:sz w:val="16"/>
            <w:szCs w:val="20"/>
          </w:rPr>
          <w:t>mask_acc_wake</w:t>
        </w:r>
        <w:proofErr w:type="spellEnd"/>
        <w:r w:rsidRPr="005B4D5B">
          <w:rPr>
            <w:rFonts w:ascii="Courier New" w:hAnsi="Courier New" w:cs="Courier New"/>
            <w:sz w:val="16"/>
            <w:szCs w:val="20"/>
          </w:rPr>
          <w:t xml:space="preserve"> -through </w:t>
        </w:r>
        <w:proofErr w:type="spellStart"/>
        <w:r w:rsidRPr="005B4D5B">
          <w:rPr>
            <w:rFonts w:ascii="Courier New" w:hAnsi="Courier New" w:cs="Courier New"/>
            <w:sz w:val="16"/>
            <w:szCs w:val="20"/>
          </w:rPr>
          <w:t>pgcb_clkreq</w:t>
        </w:r>
        <w:proofErr w:type="spellEnd"/>
        <w:r w:rsidRPr="005B4D5B">
          <w:rPr>
            <w:rFonts w:ascii="Courier New" w:hAnsi="Courier New" w:cs="Courier New"/>
            <w:sz w:val="16"/>
            <w:szCs w:val="20"/>
          </w:rPr>
          <w:t xml:space="preserve"> -severity waived -module </w:t>
        </w:r>
        <w:proofErr w:type="spellStart"/>
        <w:r w:rsidRPr="005B4D5B">
          <w:rPr>
            <w:rFonts w:ascii="Courier New" w:hAnsi="Courier New" w:cs="Courier New"/>
            <w:sz w:val="16"/>
            <w:szCs w:val="20"/>
          </w:rPr>
          <w:t>pcgu</w:t>
        </w:r>
        <w:proofErr w:type="spellEnd"/>
      </w:ins>
    </w:p>
    <w:p w14:paraId="3DCF23BC" w14:textId="77777777" w:rsidR="005B4D5B" w:rsidRPr="005B4D5B" w:rsidRDefault="005B4D5B">
      <w:pPr>
        <w:spacing w:after="0" w:line="240" w:lineRule="auto"/>
        <w:rPr>
          <w:ins w:id="1326" w:author="Havican, Jared W" w:date="2014-06-10T15:09:00Z"/>
          <w:rFonts w:ascii="Courier New" w:hAnsi="Courier New" w:cs="Courier New"/>
          <w:sz w:val="16"/>
          <w:szCs w:val="20"/>
        </w:rPr>
        <w:pPrChange w:id="1327" w:author="Havican, Jared W" w:date="2014-06-10T15:09:00Z">
          <w:pPr/>
        </w:pPrChange>
      </w:pPr>
    </w:p>
    <w:p w14:paraId="4E9AC36E" w14:textId="77777777" w:rsidR="005B4D5B" w:rsidRPr="005B4D5B" w:rsidRDefault="005B4D5B">
      <w:pPr>
        <w:spacing w:after="0" w:line="240" w:lineRule="auto"/>
        <w:rPr>
          <w:ins w:id="1328" w:author="Havican, Jared W" w:date="2014-06-10T15:09:00Z"/>
          <w:rFonts w:ascii="Courier New" w:hAnsi="Courier New" w:cs="Courier New"/>
          <w:color w:val="0000FF"/>
          <w:sz w:val="16"/>
          <w:szCs w:val="20"/>
          <w:rPrChange w:id="1329" w:author="Havican, Jared W" w:date="2014-06-10T15:10:00Z">
            <w:rPr>
              <w:ins w:id="1330" w:author="Havican, Jared W" w:date="2014-06-10T15:09:00Z"/>
              <w:rFonts w:ascii="Courier New" w:hAnsi="Courier New" w:cs="Courier New"/>
              <w:sz w:val="16"/>
              <w:szCs w:val="20"/>
            </w:rPr>
          </w:rPrChange>
        </w:rPr>
        <w:pPrChange w:id="1331" w:author="Havican, Jared W" w:date="2014-06-10T15:09:00Z">
          <w:pPr/>
        </w:pPrChange>
      </w:pPr>
      <w:ins w:id="1332" w:author="Havican, Jared W" w:date="2014-06-10T15:09:00Z">
        <w:r w:rsidRPr="005B4D5B">
          <w:rPr>
            <w:rFonts w:ascii="Courier New" w:hAnsi="Courier New" w:cs="Courier New"/>
            <w:color w:val="0000FF"/>
            <w:sz w:val="16"/>
            <w:szCs w:val="20"/>
            <w:rPrChange w:id="1333" w:author="Havican, Jared W" w:date="2014-06-10T15:10:00Z">
              <w:rPr>
                <w:rFonts w:ascii="Courier New" w:hAnsi="Courier New" w:cs="Courier New"/>
                <w:sz w:val="16"/>
                <w:szCs w:val="20"/>
              </w:rPr>
            </w:rPrChange>
          </w:rPr>
          <w:t xml:space="preserve"># </w:t>
        </w:r>
        <w:proofErr w:type="spellStart"/>
        <w:proofErr w:type="gramStart"/>
        <w:r w:rsidRPr="005B4D5B">
          <w:rPr>
            <w:rFonts w:ascii="Courier New" w:hAnsi="Courier New" w:cs="Courier New"/>
            <w:color w:val="0000FF"/>
            <w:sz w:val="16"/>
            <w:szCs w:val="20"/>
            <w:rPrChange w:id="1334" w:author="Havican, Jared W" w:date="2014-06-10T15:10:00Z">
              <w:rPr>
                <w:rFonts w:ascii="Courier New" w:hAnsi="Courier New" w:cs="Courier New"/>
                <w:sz w:val="16"/>
                <w:szCs w:val="20"/>
              </w:rPr>
            </w:rPrChange>
          </w:rPr>
          <w:t>clkreq_sustain</w:t>
        </w:r>
        <w:proofErr w:type="spellEnd"/>
        <w:proofErr w:type="gramEnd"/>
        <w:r w:rsidRPr="005B4D5B">
          <w:rPr>
            <w:rFonts w:ascii="Courier New" w:hAnsi="Courier New" w:cs="Courier New"/>
            <w:color w:val="0000FF"/>
            <w:sz w:val="16"/>
            <w:szCs w:val="20"/>
            <w:rPrChange w:id="1335" w:author="Havican, Jared W" w:date="2014-06-10T15:10:00Z">
              <w:rPr>
                <w:rFonts w:ascii="Courier New" w:hAnsi="Courier New" w:cs="Courier New"/>
                <w:sz w:val="16"/>
                <w:szCs w:val="20"/>
              </w:rPr>
            </w:rPrChange>
          </w:rPr>
          <w:t xml:space="preserve"> is takes over driving </w:t>
        </w:r>
        <w:proofErr w:type="spellStart"/>
        <w:r w:rsidRPr="005B4D5B">
          <w:rPr>
            <w:rFonts w:ascii="Courier New" w:hAnsi="Courier New" w:cs="Courier New"/>
            <w:color w:val="0000FF"/>
            <w:sz w:val="16"/>
            <w:szCs w:val="20"/>
            <w:rPrChange w:id="1336" w:author="Havican, Jared W" w:date="2014-06-10T15:10:00Z">
              <w:rPr>
                <w:rFonts w:ascii="Courier New" w:hAnsi="Courier New" w:cs="Courier New"/>
                <w:sz w:val="16"/>
                <w:szCs w:val="20"/>
              </w:rPr>
            </w:rPrChange>
          </w:rPr>
          <w:t>pgcb_clkreq</w:t>
        </w:r>
        <w:proofErr w:type="spellEnd"/>
        <w:r w:rsidRPr="005B4D5B">
          <w:rPr>
            <w:rFonts w:ascii="Courier New" w:hAnsi="Courier New" w:cs="Courier New"/>
            <w:color w:val="0000FF"/>
            <w:sz w:val="16"/>
            <w:szCs w:val="20"/>
            <w:rPrChange w:id="1337" w:author="Havican, Jared W" w:date="2014-06-10T15:10:00Z">
              <w:rPr>
                <w:rFonts w:ascii="Courier New" w:hAnsi="Courier New" w:cs="Courier New"/>
                <w:sz w:val="16"/>
                <w:szCs w:val="20"/>
              </w:rPr>
            </w:rPrChange>
          </w:rPr>
          <w:t xml:space="preserve"> when the clock starts running, and will cause</w:t>
        </w:r>
      </w:ins>
    </w:p>
    <w:p w14:paraId="22482E87" w14:textId="77777777" w:rsidR="005B4D5B" w:rsidRPr="005B4D5B" w:rsidRDefault="005B4D5B">
      <w:pPr>
        <w:spacing w:after="0" w:line="240" w:lineRule="auto"/>
        <w:rPr>
          <w:ins w:id="1338" w:author="Havican, Jared W" w:date="2014-06-10T15:09:00Z"/>
          <w:rFonts w:ascii="Courier New" w:hAnsi="Courier New" w:cs="Courier New"/>
          <w:color w:val="0000FF"/>
          <w:sz w:val="16"/>
          <w:szCs w:val="20"/>
          <w:rPrChange w:id="1339" w:author="Havican, Jared W" w:date="2014-06-10T15:10:00Z">
            <w:rPr>
              <w:ins w:id="1340" w:author="Havican, Jared W" w:date="2014-06-10T15:09:00Z"/>
              <w:rFonts w:ascii="Courier New" w:hAnsi="Courier New" w:cs="Courier New"/>
              <w:sz w:val="16"/>
              <w:szCs w:val="20"/>
            </w:rPr>
          </w:rPrChange>
        </w:rPr>
        <w:pPrChange w:id="1341" w:author="Havican, Jared W" w:date="2014-06-10T15:09:00Z">
          <w:pPr/>
        </w:pPrChange>
      </w:pPr>
      <w:ins w:id="1342" w:author="Havican, Jared W" w:date="2014-06-10T15:09:00Z">
        <w:r w:rsidRPr="005B4D5B">
          <w:rPr>
            <w:rFonts w:ascii="Courier New" w:hAnsi="Courier New" w:cs="Courier New"/>
            <w:color w:val="0000FF"/>
            <w:sz w:val="16"/>
            <w:szCs w:val="20"/>
            <w:rPrChange w:id="1343" w:author="Havican, Jared W" w:date="2014-06-10T15:10:00Z">
              <w:rPr>
                <w:rFonts w:ascii="Courier New" w:hAnsi="Courier New" w:cs="Courier New"/>
                <w:sz w:val="16"/>
                <w:szCs w:val="20"/>
              </w:rPr>
            </w:rPrChange>
          </w:rPr>
          <w:t xml:space="preserve"># </w:t>
        </w:r>
        <w:proofErr w:type="gramStart"/>
        <w:r w:rsidRPr="005B4D5B">
          <w:rPr>
            <w:rFonts w:ascii="Courier New" w:hAnsi="Courier New" w:cs="Courier New"/>
            <w:color w:val="0000FF"/>
            <w:sz w:val="16"/>
            <w:szCs w:val="20"/>
            <w:rPrChange w:id="1344" w:author="Havican, Jared W" w:date="2014-06-10T15:10:00Z">
              <w:rPr>
                <w:rFonts w:ascii="Courier New" w:hAnsi="Courier New" w:cs="Courier New"/>
                <w:sz w:val="16"/>
                <w:szCs w:val="20"/>
              </w:rPr>
            </w:rPrChange>
          </w:rPr>
          <w:t>synchronous</w:t>
        </w:r>
        <w:proofErr w:type="gramEnd"/>
        <w:r w:rsidRPr="005B4D5B">
          <w:rPr>
            <w:rFonts w:ascii="Courier New" w:hAnsi="Courier New" w:cs="Courier New"/>
            <w:color w:val="0000FF"/>
            <w:sz w:val="16"/>
            <w:szCs w:val="20"/>
            <w:rPrChange w:id="1345" w:author="Havican, Jared W" w:date="2014-06-10T15:10:00Z">
              <w:rPr>
                <w:rFonts w:ascii="Courier New" w:hAnsi="Courier New" w:cs="Courier New"/>
                <w:sz w:val="16"/>
                <w:szCs w:val="20"/>
              </w:rPr>
            </w:rPrChange>
          </w:rPr>
          <w:t xml:space="preserve"> deassertion of clkreq, all of which will be glitch free</w:t>
        </w:r>
      </w:ins>
    </w:p>
    <w:p w14:paraId="462DA32C" w14:textId="77777777" w:rsidR="005B4D5B" w:rsidRPr="005B4D5B" w:rsidRDefault="005B4D5B">
      <w:pPr>
        <w:spacing w:after="0" w:line="240" w:lineRule="auto"/>
        <w:rPr>
          <w:ins w:id="1346" w:author="Havican, Jared W" w:date="2014-06-10T15:09:00Z"/>
          <w:rFonts w:ascii="Courier New" w:hAnsi="Courier New" w:cs="Courier New"/>
          <w:sz w:val="16"/>
          <w:szCs w:val="20"/>
        </w:rPr>
        <w:pPrChange w:id="1347" w:author="Havican, Jared W" w:date="2014-06-10T15:09:00Z">
          <w:pPr/>
        </w:pPrChange>
      </w:pPr>
      <w:proofErr w:type="spellStart"/>
      <w:proofErr w:type="gramStart"/>
      <w:ins w:id="1348" w:author="Havican, Jared W" w:date="2014-06-10T15:09:00Z">
        <w:r w:rsidRPr="005B4D5B">
          <w:rPr>
            <w:rFonts w:ascii="Courier New" w:hAnsi="Courier New" w:cs="Courier New"/>
            <w:sz w:val="16"/>
            <w:szCs w:val="20"/>
          </w:rPr>
          <w:t>cdc</w:t>
        </w:r>
        <w:proofErr w:type="spellEnd"/>
        <w:proofErr w:type="gramEnd"/>
        <w:r w:rsidRPr="005B4D5B">
          <w:rPr>
            <w:rFonts w:ascii="Courier New" w:hAnsi="Courier New" w:cs="Courier New"/>
            <w:sz w:val="16"/>
            <w:szCs w:val="20"/>
          </w:rPr>
          <w:t xml:space="preserve"> report crossing -scheme </w:t>
        </w:r>
        <w:proofErr w:type="spellStart"/>
        <w:r w:rsidRPr="005B4D5B">
          <w:rPr>
            <w:rFonts w:ascii="Courier New" w:hAnsi="Courier New" w:cs="Courier New"/>
            <w:sz w:val="16"/>
            <w:szCs w:val="20"/>
          </w:rPr>
          <w:t>no_sync</w:t>
        </w:r>
        <w:proofErr w:type="spellEnd"/>
        <w:r w:rsidRPr="005B4D5B">
          <w:rPr>
            <w:rFonts w:ascii="Courier New" w:hAnsi="Courier New" w:cs="Courier New"/>
            <w:sz w:val="16"/>
            <w:szCs w:val="20"/>
          </w:rPr>
          <w:t xml:space="preserve"> -</w:t>
        </w:r>
        <w:proofErr w:type="spellStart"/>
        <w:r w:rsidRPr="005B4D5B">
          <w:rPr>
            <w:rFonts w:ascii="Courier New" w:hAnsi="Courier New" w:cs="Courier New"/>
            <w:sz w:val="16"/>
            <w:szCs w:val="20"/>
          </w:rPr>
          <w:t>tx_clock</w:t>
        </w:r>
        <w:proofErr w:type="spellEnd"/>
        <w:r w:rsidRPr="005B4D5B">
          <w:rPr>
            <w:rFonts w:ascii="Courier New" w:hAnsi="Courier New" w:cs="Courier New"/>
            <w:sz w:val="16"/>
            <w:szCs w:val="20"/>
          </w:rPr>
          <w:t xml:space="preserve"> PGCB_CLK -from </w:t>
        </w:r>
        <w:proofErr w:type="spellStart"/>
        <w:r w:rsidRPr="005B4D5B">
          <w:rPr>
            <w:rFonts w:ascii="Courier New" w:hAnsi="Courier New" w:cs="Courier New"/>
            <w:sz w:val="16"/>
            <w:szCs w:val="20"/>
          </w:rPr>
          <w:t>clkreq_sustain</w:t>
        </w:r>
        <w:proofErr w:type="spellEnd"/>
        <w:r w:rsidRPr="005B4D5B">
          <w:rPr>
            <w:rFonts w:ascii="Courier New" w:hAnsi="Courier New" w:cs="Courier New"/>
            <w:sz w:val="16"/>
            <w:szCs w:val="20"/>
          </w:rPr>
          <w:t xml:space="preserve"> -through </w:t>
        </w:r>
        <w:proofErr w:type="spellStart"/>
        <w:r w:rsidRPr="005B4D5B">
          <w:rPr>
            <w:rFonts w:ascii="Courier New" w:hAnsi="Courier New" w:cs="Courier New"/>
            <w:sz w:val="16"/>
            <w:szCs w:val="20"/>
          </w:rPr>
          <w:t>pgcb_clkreq</w:t>
        </w:r>
        <w:proofErr w:type="spellEnd"/>
        <w:r w:rsidRPr="005B4D5B">
          <w:rPr>
            <w:rFonts w:ascii="Courier New" w:hAnsi="Courier New" w:cs="Courier New"/>
            <w:sz w:val="16"/>
            <w:szCs w:val="20"/>
          </w:rPr>
          <w:t xml:space="preserve"> -severity waived -module </w:t>
        </w:r>
        <w:proofErr w:type="spellStart"/>
        <w:r w:rsidRPr="005B4D5B">
          <w:rPr>
            <w:rFonts w:ascii="Courier New" w:hAnsi="Courier New" w:cs="Courier New"/>
            <w:sz w:val="16"/>
            <w:szCs w:val="20"/>
          </w:rPr>
          <w:t>pcgu</w:t>
        </w:r>
        <w:proofErr w:type="spellEnd"/>
      </w:ins>
    </w:p>
    <w:p w14:paraId="5FD99651" w14:textId="77777777" w:rsidR="005B4D5B" w:rsidRPr="005B4D5B" w:rsidRDefault="005B4D5B">
      <w:pPr>
        <w:spacing w:after="0" w:line="240" w:lineRule="auto"/>
        <w:rPr>
          <w:ins w:id="1349" w:author="Havican, Jared W" w:date="2014-06-10T15:09:00Z"/>
          <w:rFonts w:ascii="Courier New" w:hAnsi="Courier New" w:cs="Courier New"/>
          <w:sz w:val="16"/>
          <w:szCs w:val="20"/>
        </w:rPr>
        <w:pPrChange w:id="1350" w:author="Havican, Jared W" w:date="2014-06-10T15:09:00Z">
          <w:pPr/>
        </w:pPrChange>
      </w:pPr>
    </w:p>
    <w:p w14:paraId="39687845" w14:textId="77777777" w:rsidR="005B4D5B" w:rsidRPr="005B4D5B" w:rsidRDefault="005B4D5B">
      <w:pPr>
        <w:spacing w:after="0" w:line="240" w:lineRule="auto"/>
        <w:rPr>
          <w:ins w:id="1351" w:author="Havican, Jared W" w:date="2014-06-10T15:09:00Z"/>
          <w:rFonts w:ascii="Courier New" w:hAnsi="Courier New" w:cs="Courier New"/>
          <w:color w:val="0000FF"/>
          <w:sz w:val="16"/>
          <w:szCs w:val="20"/>
          <w:rPrChange w:id="1352" w:author="Havican, Jared W" w:date="2014-06-10T15:10:00Z">
            <w:rPr>
              <w:ins w:id="1353" w:author="Havican, Jared W" w:date="2014-06-10T15:09:00Z"/>
              <w:rFonts w:ascii="Courier New" w:hAnsi="Courier New" w:cs="Courier New"/>
              <w:sz w:val="16"/>
              <w:szCs w:val="20"/>
            </w:rPr>
          </w:rPrChange>
        </w:rPr>
        <w:pPrChange w:id="1354" w:author="Havican, Jared W" w:date="2014-06-10T15:09:00Z">
          <w:pPr/>
        </w:pPrChange>
      </w:pPr>
      <w:ins w:id="1355" w:author="Havican, Jared W" w:date="2014-06-10T15:09:00Z">
        <w:r w:rsidRPr="005B4D5B">
          <w:rPr>
            <w:rFonts w:ascii="Courier New" w:hAnsi="Courier New" w:cs="Courier New"/>
            <w:color w:val="0000FF"/>
            <w:sz w:val="16"/>
            <w:szCs w:val="20"/>
            <w:rPrChange w:id="1356" w:author="Havican, Jared W" w:date="2014-06-10T15:10:00Z">
              <w:rPr>
                <w:rFonts w:ascii="Courier New" w:hAnsi="Courier New" w:cs="Courier New"/>
                <w:sz w:val="16"/>
                <w:szCs w:val="20"/>
              </w:rPr>
            </w:rPrChange>
          </w:rPr>
          <w:t xml:space="preserve"># Path from </w:t>
        </w:r>
        <w:proofErr w:type="spellStart"/>
        <w:r w:rsidRPr="005B4D5B">
          <w:rPr>
            <w:rFonts w:ascii="Courier New" w:hAnsi="Courier New" w:cs="Courier New"/>
            <w:color w:val="0000FF"/>
            <w:sz w:val="16"/>
            <w:szCs w:val="20"/>
            <w:rPrChange w:id="1357" w:author="Havican, Jared W" w:date="2014-06-10T15:10:00Z">
              <w:rPr>
                <w:rFonts w:ascii="Courier New" w:hAnsi="Courier New" w:cs="Courier New"/>
                <w:sz w:val="16"/>
                <w:szCs w:val="20"/>
              </w:rPr>
            </w:rPrChange>
          </w:rPr>
          <w:t>acc_wake_flop</w:t>
        </w:r>
        <w:proofErr w:type="spellEnd"/>
        <w:r w:rsidRPr="005B4D5B">
          <w:rPr>
            <w:rFonts w:ascii="Courier New" w:hAnsi="Courier New" w:cs="Courier New"/>
            <w:color w:val="0000FF"/>
            <w:sz w:val="16"/>
            <w:szCs w:val="20"/>
            <w:rPrChange w:id="1358" w:author="Havican, Jared W" w:date="2014-06-10T15:10:00Z">
              <w:rPr>
                <w:rFonts w:ascii="Courier New" w:hAnsi="Courier New" w:cs="Courier New"/>
                <w:sz w:val="16"/>
                <w:szCs w:val="20"/>
              </w:rPr>
            </w:rPrChange>
          </w:rPr>
          <w:t xml:space="preserve"> to </w:t>
        </w:r>
        <w:proofErr w:type="spellStart"/>
        <w:r w:rsidRPr="005B4D5B">
          <w:rPr>
            <w:rFonts w:ascii="Courier New" w:hAnsi="Courier New" w:cs="Courier New"/>
            <w:color w:val="0000FF"/>
            <w:sz w:val="16"/>
            <w:szCs w:val="20"/>
            <w:rPrChange w:id="1359" w:author="Havican, Jared W" w:date="2014-06-10T15:10:00Z">
              <w:rPr>
                <w:rFonts w:ascii="Courier New" w:hAnsi="Courier New" w:cs="Courier New"/>
                <w:sz w:val="16"/>
                <w:szCs w:val="20"/>
              </w:rPr>
            </w:rPrChange>
          </w:rPr>
          <w:t>pgcb_clkreq</w:t>
        </w:r>
        <w:proofErr w:type="spellEnd"/>
        <w:r w:rsidRPr="005B4D5B">
          <w:rPr>
            <w:rFonts w:ascii="Courier New" w:hAnsi="Courier New" w:cs="Courier New"/>
            <w:color w:val="0000FF"/>
            <w:sz w:val="16"/>
            <w:szCs w:val="20"/>
            <w:rPrChange w:id="1360" w:author="Havican, Jared W" w:date="2014-06-10T15:10:00Z">
              <w:rPr>
                <w:rFonts w:ascii="Courier New" w:hAnsi="Courier New" w:cs="Courier New"/>
                <w:sz w:val="16"/>
                <w:szCs w:val="20"/>
              </w:rPr>
            </w:rPrChange>
          </w:rPr>
          <w:t xml:space="preserve">, will not cause glitches on </w:t>
        </w:r>
        <w:proofErr w:type="spellStart"/>
        <w:r w:rsidRPr="005B4D5B">
          <w:rPr>
            <w:rFonts w:ascii="Courier New" w:hAnsi="Courier New" w:cs="Courier New"/>
            <w:color w:val="0000FF"/>
            <w:sz w:val="16"/>
            <w:szCs w:val="20"/>
            <w:rPrChange w:id="1361" w:author="Havican, Jared W" w:date="2014-06-10T15:10:00Z">
              <w:rPr>
                <w:rFonts w:ascii="Courier New" w:hAnsi="Courier New" w:cs="Courier New"/>
                <w:sz w:val="16"/>
                <w:szCs w:val="20"/>
              </w:rPr>
            </w:rPrChange>
          </w:rPr>
          <w:t>pgcb_clkreq</w:t>
        </w:r>
        <w:proofErr w:type="spellEnd"/>
        <w:r w:rsidRPr="005B4D5B">
          <w:rPr>
            <w:rFonts w:ascii="Courier New" w:hAnsi="Courier New" w:cs="Courier New"/>
            <w:color w:val="0000FF"/>
            <w:sz w:val="16"/>
            <w:szCs w:val="20"/>
            <w:rPrChange w:id="1362" w:author="Havican, Jared W" w:date="2014-06-10T15:10:00Z">
              <w:rPr>
                <w:rFonts w:ascii="Courier New" w:hAnsi="Courier New" w:cs="Courier New"/>
                <w:sz w:val="16"/>
                <w:szCs w:val="20"/>
              </w:rPr>
            </w:rPrChange>
          </w:rPr>
          <w:t xml:space="preserve"> </w:t>
        </w:r>
      </w:ins>
    </w:p>
    <w:p w14:paraId="77DAB68B" w14:textId="77777777" w:rsidR="005B4D5B" w:rsidRPr="005B4D5B" w:rsidRDefault="005B4D5B">
      <w:pPr>
        <w:spacing w:after="0" w:line="240" w:lineRule="auto"/>
        <w:rPr>
          <w:ins w:id="1363" w:author="Havican, Jared W" w:date="2014-06-10T15:09:00Z"/>
          <w:rFonts w:ascii="Courier New" w:hAnsi="Courier New" w:cs="Courier New"/>
          <w:sz w:val="16"/>
          <w:szCs w:val="20"/>
        </w:rPr>
        <w:pPrChange w:id="1364" w:author="Havican, Jared W" w:date="2014-06-10T15:09:00Z">
          <w:pPr/>
        </w:pPrChange>
      </w:pPr>
      <w:proofErr w:type="spellStart"/>
      <w:proofErr w:type="gramStart"/>
      <w:ins w:id="1365" w:author="Havican, Jared W" w:date="2014-06-10T15:09:00Z">
        <w:r w:rsidRPr="005B4D5B">
          <w:rPr>
            <w:rFonts w:ascii="Courier New" w:hAnsi="Courier New" w:cs="Courier New"/>
            <w:sz w:val="16"/>
            <w:szCs w:val="20"/>
          </w:rPr>
          <w:t>cdc</w:t>
        </w:r>
        <w:proofErr w:type="spellEnd"/>
        <w:proofErr w:type="gramEnd"/>
        <w:r w:rsidRPr="005B4D5B">
          <w:rPr>
            <w:rFonts w:ascii="Courier New" w:hAnsi="Courier New" w:cs="Courier New"/>
            <w:sz w:val="16"/>
            <w:szCs w:val="20"/>
          </w:rPr>
          <w:t xml:space="preserve"> report crossing -scheme </w:t>
        </w:r>
        <w:proofErr w:type="spellStart"/>
        <w:r w:rsidRPr="005B4D5B">
          <w:rPr>
            <w:rFonts w:ascii="Courier New" w:hAnsi="Courier New" w:cs="Courier New"/>
            <w:sz w:val="16"/>
            <w:szCs w:val="20"/>
          </w:rPr>
          <w:t>no_sync</w:t>
        </w:r>
        <w:proofErr w:type="spellEnd"/>
        <w:r w:rsidRPr="005B4D5B">
          <w:rPr>
            <w:rFonts w:ascii="Courier New" w:hAnsi="Courier New" w:cs="Courier New"/>
            <w:sz w:val="16"/>
            <w:szCs w:val="20"/>
          </w:rPr>
          <w:t xml:space="preserve"> -</w:t>
        </w:r>
        <w:proofErr w:type="spellStart"/>
        <w:r w:rsidRPr="005B4D5B">
          <w:rPr>
            <w:rFonts w:ascii="Courier New" w:hAnsi="Courier New" w:cs="Courier New"/>
            <w:sz w:val="16"/>
            <w:szCs w:val="20"/>
          </w:rPr>
          <w:t>tx_clock</w:t>
        </w:r>
        <w:proofErr w:type="spellEnd"/>
        <w:r w:rsidRPr="005B4D5B">
          <w:rPr>
            <w:rFonts w:ascii="Courier New" w:hAnsi="Courier New" w:cs="Courier New"/>
            <w:sz w:val="16"/>
            <w:szCs w:val="20"/>
          </w:rPr>
          <w:t xml:space="preserve"> PGCB_CLK -from </w:t>
        </w:r>
        <w:proofErr w:type="spellStart"/>
        <w:r w:rsidRPr="005B4D5B">
          <w:rPr>
            <w:rFonts w:ascii="Courier New" w:hAnsi="Courier New" w:cs="Courier New"/>
            <w:sz w:val="16"/>
            <w:szCs w:val="20"/>
          </w:rPr>
          <w:t>acc_wake_flop</w:t>
        </w:r>
        <w:proofErr w:type="spellEnd"/>
        <w:r w:rsidRPr="005B4D5B">
          <w:rPr>
            <w:rFonts w:ascii="Courier New" w:hAnsi="Courier New" w:cs="Courier New"/>
            <w:sz w:val="16"/>
            <w:szCs w:val="20"/>
          </w:rPr>
          <w:t xml:space="preserve"> -through </w:t>
        </w:r>
        <w:proofErr w:type="spellStart"/>
        <w:r w:rsidRPr="005B4D5B">
          <w:rPr>
            <w:rFonts w:ascii="Courier New" w:hAnsi="Courier New" w:cs="Courier New"/>
            <w:sz w:val="16"/>
            <w:szCs w:val="20"/>
          </w:rPr>
          <w:t>pgcb_clkreq</w:t>
        </w:r>
        <w:proofErr w:type="spellEnd"/>
        <w:r w:rsidRPr="005B4D5B">
          <w:rPr>
            <w:rFonts w:ascii="Courier New" w:hAnsi="Courier New" w:cs="Courier New"/>
            <w:sz w:val="16"/>
            <w:szCs w:val="20"/>
          </w:rPr>
          <w:t xml:space="preserve"> -severity waived -module </w:t>
        </w:r>
        <w:proofErr w:type="spellStart"/>
        <w:r w:rsidRPr="005B4D5B">
          <w:rPr>
            <w:rFonts w:ascii="Courier New" w:hAnsi="Courier New" w:cs="Courier New"/>
            <w:sz w:val="16"/>
            <w:szCs w:val="20"/>
          </w:rPr>
          <w:t>pcgu</w:t>
        </w:r>
        <w:proofErr w:type="spellEnd"/>
      </w:ins>
    </w:p>
    <w:p w14:paraId="1C99FDA4" w14:textId="77777777" w:rsidR="005B4D5B" w:rsidRPr="005B4D5B" w:rsidRDefault="005B4D5B">
      <w:pPr>
        <w:spacing w:after="0" w:line="240" w:lineRule="auto"/>
        <w:rPr>
          <w:ins w:id="1366" w:author="Havican, Jared W" w:date="2014-06-10T15:09:00Z"/>
          <w:rFonts w:ascii="Courier New" w:hAnsi="Courier New" w:cs="Courier New"/>
          <w:sz w:val="16"/>
          <w:szCs w:val="20"/>
        </w:rPr>
        <w:pPrChange w:id="1367" w:author="Havican, Jared W" w:date="2014-06-10T15:09:00Z">
          <w:pPr/>
        </w:pPrChange>
      </w:pPr>
    </w:p>
    <w:p w14:paraId="5AA43BE4" w14:textId="77777777" w:rsidR="005B4D5B" w:rsidRPr="005B4D5B" w:rsidRDefault="005B4D5B">
      <w:pPr>
        <w:spacing w:after="0" w:line="240" w:lineRule="auto"/>
        <w:rPr>
          <w:ins w:id="1368" w:author="Havican, Jared W" w:date="2014-06-10T15:09:00Z"/>
          <w:rFonts w:ascii="Courier New" w:hAnsi="Courier New" w:cs="Courier New"/>
          <w:color w:val="0000FF"/>
          <w:sz w:val="16"/>
          <w:szCs w:val="20"/>
          <w:rPrChange w:id="1369" w:author="Havican, Jared W" w:date="2014-06-10T15:10:00Z">
            <w:rPr>
              <w:ins w:id="1370" w:author="Havican, Jared W" w:date="2014-06-10T15:09:00Z"/>
              <w:rFonts w:ascii="Courier New" w:hAnsi="Courier New" w:cs="Courier New"/>
              <w:sz w:val="16"/>
              <w:szCs w:val="20"/>
            </w:rPr>
          </w:rPrChange>
        </w:rPr>
        <w:pPrChange w:id="1371" w:author="Havican, Jared W" w:date="2014-06-10T15:09:00Z">
          <w:pPr/>
        </w:pPrChange>
      </w:pPr>
      <w:ins w:id="1372" w:author="Havican, Jared W" w:date="2014-06-10T15:09:00Z">
        <w:r w:rsidRPr="005B4D5B">
          <w:rPr>
            <w:rFonts w:ascii="Courier New" w:hAnsi="Courier New" w:cs="Courier New"/>
            <w:color w:val="0000FF"/>
            <w:sz w:val="16"/>
            <w:szCs w:val="20"/>
            <w:rPrChange w:id="1373" w:author="Havican, Jared W" w:date="2014-06-10T15:10:00Z">
              <w:rPr>
                <w:rFonts w:ascii="Courier New" w:hAnsi="Courier New" w:cs="Courier New"/>
                <w:sz w:val="16"/>
                <w:szCs w:val="20"/>
              </w:rPr>
            </w:rPrChange>
          </w:rPr>
          <w:t xml:space="preserve"># Path from </w:t>
        </w:r>
        <w:proofErr w:type="spellStart"/>
        <w:r w:rsidRPr="005B4D5B">
          <w:rPr>
            <w:rFonts w:ascii="Courier New" w:hAnsi="Courier New" w:cs="Courier New"/>
            <w:color w:val="0000FF"/>
            <w:sz w:val="16"/>
            <w:szCs w:val="20"/>
            <w:rPrChange w:id="1374" w:author="Havican, Jared W" w:date="2014-06-10T15:10:00Z">
              <w:rPr>
                <w:rFonts w:ascii="Courier New" w:hAnsi="Courier New" w:cs="Courier New"/>
                <w:sz w:val="16"/>
                <w:szCs w:val="20"/>
              </w:rPr>
            </w:rPrChange>
          </w:rPr>
          <w:t>async_pmc_ip_wake</w:t>
        </w:r>
        <w:proofErr w:type="spellEnd"/>
        <w:r w:rsidRPr="005B4D5B">
          <w:rPr>
            <w:rFonts w:ascii="Courier New" w:hAnsi="Courier New" w:cs="Courier New"/>
            <w:color w:val="0000FF"/>
            <w:sz w:val="16"/>
            <w:szCs w:val="20"/>
            <w:rPrChange w:id="1375" w:author="Havican, Jared W" w:date="2014-06-10T15:10:00Z">
              <w:rPr>
                <w:rFonts w:ascii="Courier New" w:hAnsi="Courier New" w:cs="Courier New"/>
                <w:sz w:val="16"/>
                <w:szCs w:val="20"/>
              </w:rPr>
            </w:rPrChange>
          </w:rPr>
          <w:t xml:space="preserve"> to </w:t>
        </w:r>
        <w:proofErr w:type="spellStart"/>
        <w:r w:rsidRPr="005B4D5B">
          <w:rPr>
            <w:rFonts w:ascii="Courier New" w:hAnsi="Courier New" w:cs="Courier New"/>
            <w:color w:val="0000FF"/>
            <w:sz w:val="16"/>
            <w:szCs w:val="20"/>
            <w:rPrChange w:id="1376" w:author="Havican, Jared W" w:date="2014-06-10T15:10:00Z">
              <w:rPr>
                <w:rFonts w:ascii="Courier New" w:hAnsi="Courier New" w:cs="Courier New"/>
                <w:sz w:val="16"/>
                <w:szCs w:val="20"/>
              </w:rPr>
            </w:rPrChange>
          </w:rPr>
          <w:t>doublesync</w:t>
        </w:r>
        <w:proofErr w:type="spellEnd"/>
        <w:r w:rsidRPr="005B4D5B">
          <w:rPr>
            <w:rFonts w:ascii="Courier New" w:hAnsi="Courier New" w:cs="Courier New"/>
            <w:color w:val="0000FF"/>
            <w:sz w:val="16"/>
            <w:szCs w:val="20"/>
            <w:rPrChange w:id="1377" w:author="Havican, Jared W" w:date="2014-06-10T15:10:00Z">
              <w:rPr>
                <w:rFonts w:ascii="Courier New" w:hAnsi="Courier New" w:cs="Courier New"/>
                <w:sz w:val="16"/>
                <w:szCs w:val="20"/>
              </w:rPr>
            </w:rPrChange>
          </w:rPr>
          <w:t xml:space="preserve"> has combi logic, </w:t>
        </w:r>
        <w:proofErr w:type="spellStart"/>
        <w:r w:rsidRPr="005B4D5B">
          <w:rPr>
            <w:rFonts w:ascii="Courier New" w:hAnsi="Courier New" w:cs="Courier New"/>
            <w:color w:val="0000FF"/>
            <w:sz w:val="16"/>
            <w:szCs w:val="20"/>
            <w:rPrChange w:id="1378" w:author="Havican, Jared W" w:date="2014-06-10T15:10:00Z">
              <w:rPr>
                <w:rFonts w:ascii="Courier New" w:hAnsi="Courier New" w:cs="Courier New"/>
                <w:sz w:val="16"/>
                <w:szCs w:val="20"/>
              </w:rPr>
            </w:rPrChange>
          </w:rPr>
          <w:t>pmc_wake</w:t>
        </w:r>
        <w:proofErr w:type="spellEnd"/>
        <w:r w:rsidRPr="005B4D5B">
          <w:rPr>
            <w:rFonts w:ascii="Courier New" w:hAnsi="Courier New" w:cs="Courier New"/>
            <w:color w:val="0000FF"/>
            <w:sz w:val="16"/>
            <w:szCs w:val="20"/>
            <w:rPrChange w:id="1379" w:author="Havican, Jared W" w:date="2014-06-10T15:10:00Z">
              <w:rPr>
                <w:rFonts w:ascii="Courier New" w:hAnsi="Courier New" w:cs="Courier New"/>
                <w:sz w:val="16"/>
                <w:szCs w:val="20"/>
              </w:rPr>
            </w:rPrChange>
          </w:rPr>
          <w:t xml:space="preserve"> is mostly static and is well behaved,</w:t>
        </w:r>
      </w:ins>
    </w:p>
    <w:p w14:paraId="699A8652" w14:textId="77777777" w:rsidR="005B4D5B" w:rsidRPr="005B4D5B" w:rsidRDefault="005B4D5B">
      <w:pPr>
        <w:spacing w:after="0" w:line="240" w:lineRule="auto"/>
        <w:rPr>
          <w:ins w:id="1380" w:author="Havican, Jared W" w:date="2014-06-10T15:09:00Z"/>
          <w:rFonts w:ascii="Courier New" w:hAnsi="Courier New" w:cs="Courier New"/>
          <w:color w:val="0000FF"/>
          <w:sz w:val="16"/>
          <w:szCs w:val="20"/>
          <w:rPrChange w:id="1381" w:author="Havican, Jared W" w:date="2014-06-10T15:10:00Z">
            <w:rPr>
              <w:ins w:id="1382" w:author="Havican, Jared W" w:date="2014-06-10T15:09:00Z"/>
              <w:rFonts w:ascii="Courier New" w:hAnsi="Courier New" w:cs="Courier New"/>
              <w:sz w:val="16"/>
              <w:szCs w:val="20"/>
            </w:rPr>
          </w:rPrChange>
        </w:rPr>
        <w:pPrChange w:id="1383" w:author="Havican, Jared W" w:date="2014-06-10T15:09:00Z">
          <w:pPr/>
        </w:pPrChange>
      </w:pPr>
      <w:ins w:id="1384" w:author="Havican, Jared W" w:date="2014-06-10T15:09:00Z">
        <w:r w:rsidRPr="005B4D5B">
          <w:rPr>
            <w:rFonts w:ascii="Courier New" w:hAnsi="Courier New" w:cs="Courier New"/>
            <w:color w:val="0000FF"/>
            <w:sz w:val="16"/>
            <w:szCs w:val="20"/>
            <w:rPrChange w:id="1385" w:author="Havican, Jared W" w:date="2014-06-10T15:10:00Z">
              <w:rPr>
                <w:rFonts w:ascii="Courier New" w:hAnsi="Courier New" w:cs="Courier New"/>
                <w:sz w:val="16"/>
                <w:szCs w:val="20"/>
              </w:rPr>
            </w:rPrChange>
          </w:rPr>
          <w:t xml:space="preserve"># </w:t>
        </w:r>
        <w:proofErr w:type="gramStart"/>
        <w:r w:rsidRPr="005B4D5B">
          <w:rPr>
            <w:rFonts w:ascii="Courier New" w:hAnsi="Courier New" w:cs="Courier New"/>
            <w:color w:val="0000FF"/>
            <w:sz w:val="16"/>
            <w:szCs w:val="20"/>
            <w:rPrChange w:id="1386" w:author="Havican, Jared W" w:date="2014-06-10T15:10:00Z">
              <w:rPr>
                <w:rFonts w:ascii="Courier New" w:hAnsi="Courier New" w:cs="Courier New"/>
                <w:sz w:val="16"/>
                <w:szCs w:val="20"/>
              </w:rPr>
            </w:rPrChange>
          </w:rPr>
          <w:t>if</w:t>
        </w:r>
        <w:proofErr w:type="gramEnd"/>
        <w:r w:rsidRPr="005B4D5B">
          <w:rPr>
            <w:rFonts w:ascii="Courier New" w:hAnsi="Courier New" w:cs="Courier New"/>
            <w:color w:val="0000FF"/>
            <w:sz w:val="16"/>
            <w:szCs w:val="20"/>
            <w:rPrChange w:id="1387" w:author="Havican, Jared W" w:date="2014-06-10T15:10:00Z">
              <w:rPr>
                <w:rFonts w:ascii="Courier New" w:hAnsi="Courier New" w:cs="Courier New"/>
                <w:sz w:val="16"/>
                <w:szCs w:val="20"/>
              </w:rPr>
            </w:rPrChange>
          </w:rPr>
          <w:t xml:space="preserve"> it asserts it will stay asserted until it has been synchronized and by the time it deasserts it should be masked off</w:t>
        </w:r>
      </w:ins>
    </w:p>
    <w:p w14:paraId="681FF897" w14:textId="77777777" w:rsidR="005B4D5B" w:rsidRPr="005B4D5B" w:rsidRDefault="005B4D5B">
      <w:pPr>
        <w:spacing w:after="0" w:line="240" w:lineRule="auto"/>
        <w:rPr>
          <w:ins w:id="1388" w:author="Havican, Jared W" w:date="2014-06-10T15:09:00Z"/>
          <w:rFonts w:ascii="Courier New" w:hAnsi="Courier New" w:cs="Courier New"/>
          <w:sz w:val="16"/>
          <w:szCs w:val="20"/>
        </w:rPr>
        <w:pPrChange w:id="1389" w:author="Havican, Jared W" w:date="2014-06-10T15:09:00Z">
          <w:pPr/>
        </w:pPrChange>
      </w:pPr>
      <w:proofErr w:type="spellStart"/>
      <w:proofErr w:type="gramStart"/>
      <w:ins w:id="1390" w:author="Havican, Jared W" w:date="2014-06-10T15:09:00Z">
        <w:r w:rsidRPr="005B4D5B">
          <w:rPr>
            <w:rFonts w:ascii="Courier New" w:hAnsi="Courier New" w:cs="Courier New"/>
            <w:sz w:val="16"/>
            <w:szCs w:val="20"/>
          </w:rPr>
          <w:t>cdc</w:t>
        </w:r>
        <w:proofErr w:type="spellEnd"/>
        <w:proofErr w:type="gramEnd"/>
        <w:r w:rsidRPr="005B4D5B">
          <w:rPr>
            <w:rFonts w:ascii="Courier New" w:hAnsi="Courier New" w:cs="Courier New"/>
            <w:sz w:val="16"/>
            <w:szCs w:val="20"/>
          </w:rPr>
          <w:t xml:space="preserve"> report crossing -scheme </w:t>
        </w:r>
        <w:proofErr w:type="spellStart"/>
        <w:r w:rsidRPr="005B4D5B">
          <w:rPr>
            <w:rFonts w:ascii="Courier New" w:hAnsi="Courier New" w:cs="Courier New"/>
            <w:sz w:val="16"/>
            <w:szCs w:val="20"/>
          </w:rPr>
          <w:t>combo_logic</w:t>
        </w:r>
        <w:proofErr w:type="spellEnd"/>
        <w:r w:rsidRPr="005B4D5B">
          <w:rPr>
            <w:rFonts w:ascii="Courier New" w:hAnsi="Courier New" w:cs="Courier New"/>
            <w:sz w:val="16"/>
            <w:szCs w:val="20"/>
          </w:rPr>
          <w:t xml:space="preserve"> -through </w:t>
        </w:r>
        <w:proofErr w:type="spellStart"/>
        <w:r w:rsidRPr="005B4D5B">
          <w:rPr>
            <w:rFonts w:ascii="Courier New" w:hAnsi="Courier New" w:cs="Courier New"/>
            <w:sz w:val="16"/>
            <w:szCs w:val="20"/>
          </w:rPr>
          <w:t>async_pmc_ip_wake</w:t>
        </w:r>
        <w:proofErr w:type="spellEnd"/>
        <w:r w:rsidRPr="005B4D5B">
          <w:rPr>
            <w:rFonts w:ascii="Courier New" w:hAnsi="Courier New" w:cs="Courier New"/>
            <w:sz w:val="16"/>
            <w:szCs w:val="20"/>
          </w:rPr>
          <w:t xml:space="preserve"> -through </w:t>
        </w:r>
        <w:proofErr w:type="spellStart"/>
        <w:r w:rsidRPr="005B4D5B">
          <w:rPr>
            <w:rFonts w:ascii="Courier New" w:hAnsi="Courier New" w:cs="Courier New"/>
            <w:sz w:val="16"/>
            <w:szCs w:val="20"/>
          </w:rPr>
          <w:t>i_pgcb_ctech_doublesync_pmc_wake.d</w:t>
        </w:r>
        <w:proofErr w:type="spellEnd"/>
        <w:r w:rsidRPr="005B4D5B">
          <w:rPr>
            <w:rFonts w:ascii="Courier New" w:hAnsi="Courier New" w:cs="Courier New"/>
            <w:sz w:val="16"/>
            <w:szCs w:val="20"/>
          </w:rPr>
          <w:t xml:space="preserve"> -severity waived -module </w:t>
        </w:r>
        <w:proofErr w:type="spellStart"/>
        <w:r w:rsidRPr="005B4D5B">
          <w:rPr>
            <w:rFonts w:ascii="Courier New" w:hAnsi="Courier New" w:cs="Courier New"/>
            <w:sz w:val="16"/>
            <w:szCs w:val="20"/>
          </w:rPr>
          <w:t>pcgu</w:t>
        </w:r>
        <w:proofErr w:type="spellEnd"/>
      </w:ins>
    </w:p>
    <w:p w14:paraId="2D909BEA" w14:textId="77777777" w:rsidR="005B4D5B" w:rsidRPr="005B4D5B" w:rsidRDefault="005B4D5B">
      <w:pPr>
        <w:spacing w:after="0" w:line="240" w:lineRule="auto"/>
        <w:rPr>
          <w:ins w:id="1391" w:author="Havican, Jared W" w:date="2014-06-10T15:09:00Z"/>
          <w:rFonts w:ascii="Courier New" w:hAnsi="Courier New" w:cs="Courier New"/>
          <w:sz w:val="16"/>
          <w:szCs w:val="20"/>
        </w:rPr>
        <w:pPrChange w:id="1392" w:author="Havican, Jared W" w:date="2014-06-10T15:09:00Z">
          <w:pPr/>
        </w:pPrChange>
      </w:pPr>
    </w:p>
    <w:p w14:paraId="7A6DBA09" w14:textId="58454806" w:rsidR="00DC0DD5" w:rsidRPr="00B71A7F" w:rsidDel="00D21F6A" w:rsidRDefault="00DC0DD5">
      <w:pPr>
        <w:spacing w:after="0" w:line="240" w:lineRule="auto"/>
        <w:rPr>
          <w:del w:id="1393" w:author="Havican, Jared W" w:date="2014-06-10T15:12:00Z"/>
        </w:rPr>
        <w:pPrChange w:id="1394" w:author="Havican, Jared W" w:date="2014-06-10T15:09:00Z">
          <w:pPr/>
        </w:pPrChange>
      </w:pPr>
    </w:p>
    <w:p w14:paraId="198F80D6" w14:textId="09EA799E" w:rsidR="00AF7452" w:rsidRDefault="00242CC4">
      <w:pPr>
        <w:pStyle w:val="Heading2"/>
      </w:pPr>
      <w:bookmarkStart w:id="1395" w:name="_Toc390267835"/>
      <w:r>
        <w:t xml:space="preserve">PCGU </w:t>
      </w:r>
      <w:r w:rsidR="00AF7452">
        <w:t xml:space="preserve">Async Wake </w:t>
      </w:r>
      <w:r>
        <w:t>Widget (</w:t>
      </w:r>
      <w:proofErr w:type="spellStart"/>
      <w:r>
        <w:t>pcgu_aww</w:t>
      </w:r>
      <w:proofErr w:type="spellEnd"/>
      <w:r>
        <w:t>)</w:t>
      </w:r>
      <w:bookmarkEnd w:id="1204"/>
      <w:bookmarkEnd w:id="1395"/>
    </w:p>
    <w:p w14:paraId="36A638C6" w14:textId="12126123" w:rsidR="00EB6551" w:rsidRDefault="00242CC4" w:rsidP="00B71A7F">
      <w:pPr>
        <w:rPr>
          <w:sz w:val="20"/>
        </w:rPr>
      </w:pPr>
      <w:r w:rsidRPr="00B71A7F">
        <w:rPr>
          <w:rFonts w:ascii="Neo Sans Intel" w:hAnsi="Neo Sans Intel"/>
          <w:sz w:val="20"/>
          <w:szCs w:val="20"/>
        </w:rPr>
        <w:t>The PCGU Async Wake Widget (</w:t>
      </w:r>
      <w:proofErr w:type="spellStart"/>
      <w:r w:rsidRPr="00B71A7F">
        <w:rPr>
          <w:rFonts w:ascii="Neo Sans Intel" w:hAnsi="Neo Sans Intel"/>
          <w:sz w:val="20"/>
          <w:szCs w:val="20"/>
        </w:rPr>
        <w:t>pcgu_aww</w:t>
      </w:r>
      <w:proofErr w:type="spellEnd"/>
      <w:r w:rsidRPr="00B71A7F">
        <w:rPr>
          <w:rFonts w:ascii="Neo Sans Intel" w:hAnsi="Neo Sans Intel"/>
          <w:sz w:val="20"/>
          <w:szCs w:val="20"/>
        </w:rPr>
        <w:t>)</w:t>
      </w:r>
      <w:r>
        <w:rPr>
          <w:rFonts w:ascii="Neo Sans Intel" w:hAnsi="Neo Sans Intel"/>
          <w:sz w:val="20"/>
          <w:szCs w:val="20"/>
        </w:rPr>
        <w:t xml:space="preserve"> is distributed as a reusable component which can be used along with the PCGU.  Its purpose is to capture an asynchronous wake event and keep it asserted until </w:t>
      </w:r>
      <w:proofErr w:type="spellStart"/>
      <w:r>
        <w:rPr>
          <w:rFonts w:ascii="Neo Sans Intel" w:hAnsi="Neo Sans Intel"/>
          <w:sz w:val="20"/>
          <w:szCs w:val="20"/>
        </w:rPr>
        <w:t>sync_clkvld</w:t>
      </w:r>
      <w:proofErr w:type="spellEnd"/>
      <w:r>
        <w:rPr>
          <w:rFonts w:ascii="Neo Sans Intel" w:hAnsi="Neo Sans Intel"/>
          <w:sz w:val="20"/>
          <w:szCs w:val="20"/>
        </w:rPr>
        <w:t xml:space="preserve"> asserts</w:t>
      </w:r>
      <w:r w:rsidR="007F02EB">
        <w:rPr>
          <w:rFonts w:ascii="Neo Sans Intel" w:hAnsi="Neo Sans Intel"/>
          <w:sz w:val="20"/>
          <w:szCs w:val="20"/>
        </w:rPr>
        <w:t>, thus creating a handshake with the PCGU.</w:t>
      </w:r>
    </w:p>
    <w:p w14:paraId="3FA563CE" w14:textId="071769C3" w:rsidR="00242CC4" w:rsidRDefault="00242CC4" w:rsidP="00B71A7F">
      <w:pPr>
        <w:rPr>
          <w:sz w:val="20"/>
        </w:rPr>
      </w:pPr>
      <w:r>
        <w:rPr>
          <w:rFonts w:ascii="Neo Sans Intel" w:hAnsi="Neo Sans Intel"/>
          <w:sz w:val="20"/>
          <w:szCs w:val="20"/>
        </w:rPr>
        <w:t xml:space="preserve">The async_wake_extended_b </w:t>
      </w:r>
      <w:r w:rsidR="008A1331">
        <w:rPr>
          <w:rFonts w:ascii="Neo Sans Intel" w:hAnsi="Neo Sans Intel"/>
          <w:sz w:val="20"/>
          <w:szCs w:val="20"/>
        </w:rPr>
        <w:t xml:space="preserve">output </w:t>
      </w:r>
      <w:r w:rsidR="00B71C51">
        <w:rPr>
          <w:rFonts w:ascii="Neo Sans Intel" w:hAnsi="Neo Sans Intel"/>
          <w:sz w:val="20"/>
          <w:szCs w:val="20"/>
        </w:rPr>
        <w:t>is</w:t>
      </w:r>
      <w:r w:rsidR="00EB6551">
        <w:rPr>
          <w:rFonts w:ascii="Neo Sans Intel" w:hAnsi="Neo Sans Intel"/>
          <w:sz w:val="20"/>
          <w:szCs w:val="20"/>
        </w:rPr>
        <w:t xml:space="preserve"> assert</w:t>
      </w:r>
      <w:r w:rsidR="00B71C51">
        <w:rPr>
          <w:rFonts w:ascii="Neo Sans Intel" w:hAnsi="Neo Sans Intel"/>
          <w:sz w:val="20"/>
          <w:szCs w:val="20"/>
        </w:rPr>
        <w:t>ed</w:t>
      </w:r>
      <w:r w:rsidR="00EB6551">
        <w:rPr>
          <w:rFonts w:ascii="Neo Sans Intel" w:hAnsi="Neo Sans Intel"/>
          <w:sz w:val="20"/>
          <w:szCs w:val="20"/>
        </w:rPr>
        <w:t xml:space="preserve"> asynchronously along with the async_wake_source_b input and deasserts synchronously to the pgcb_clk.  The async output </w:t>
      </w:r>
      <w:r>
        <w:rPr>
          <w:rFonts w:ascii="Neo Sans Intel" w:hAnsi="Neo Sans Intel"/>
          <w:sz w:val="20"/>
          <w:szCs w:val="20"/>
        </w:rPr>
        <w:t xml:space="preserve">can more safely be combined with other asynchronous wake sources </w:t>
      </w:r>
      <w:r w:rsidR="008A1331">
        <w:rPr>
          <w:rFonts w:ascii="Neo Sans Intel" w:hAnsi="Neo Sans Intel"/>
          <w:sz w:val="20"/>
          <w:szCs w:val="20"/>
        </w:rPr>
        <w:t>to drive the async_wake_b input of the PCGU</w:t>
      </w:r>
      <w:r w:rsidR="00EB6551">
        <w:rPr>
          <w:rFonts w:ascii="Neo Sans Intel" w:hAnsi="Neo Sans Intel"/>
          <w:sz w:val="20"/>
          <w:szCs w:val="20"/>
        </w:rPr>
        <w:t xml:space="preserve"> as its active pulse is at least 6 pgcb_clk periods wide</w:t>
      </w:r>
      <w:r w:rsidR="008A1331">
        <w:rPr>
          <w:rFonts w:ascii="Neo Sans Intel" w:hAnsi="Neo Sans Intel"/>
          <w:sz w:val="20"/>
          <w:szCs w:val="20"/>
        </w:rPr>
        <w:t xml:space="preserve">.   </w:t>
      </w:r>
      <w:r w:rsidR="00EB6551">
        <w:rPr>
          <w:rFonts w:ascii="Neo Sans Intel" w:hAnsi="Neo Sans Intel"/>
          <w:sz w:val="20"/>
          <w:szCs w:val="20"/>
        </w:rPr>
        <w:t>T</w:t>
      </w:r>
      <w:r w:rsidR="008A1331">
        <w:rPr>
          <w:rFonts w:ascii="Neo Sans Intel" w:hAnsi="Neo Sans Intel"/>
          <w:sz w:val="20"/>
          <w:szCs w:val="20"/>
        </w:rPr>
        <w:t xml:space="preserve">hus when </w:t>
      </w:r>
      <w:proofErr w:type="spellStart"/>
      <w:r w:rsidR="008A1331">
        <w:rPr>
          <w:rFonts w:ascii="Neo Sans Intel" w:hAnsi="Neo Sans Intel"/>
          <w:sz w:val="20"/>
          <w:szCs w:val="20"/>
        </w:rPr>
        <w:t>ANDed</w:t>
      </w:r>
      <w:proofErr w:type="spellEnd"/>
      <w:r w:rsidR="008A1331">
        <w:rPr>
          <w:rFonts w:ascii="Neo Sans Intel" w:hAnsi="Neo Sans Intel"/>
          <w:sz w:val="20"/>
          <w:szCs w:val="20"/>
        </w:rPr>
        <w:t xml:space="preserve"> with other wake events, there will be less risk of reducing the active pulse width and violating the Tresetmin requirement of async_wake_b.</w:t>
      </w:r>
    </w:p>
    <w:p w14:paraId="37A9305A" w14:textId="77777777" w:rsidR="008A1331" w:rsidRPr="002E3EB9" w:rsidRDefault="008A1331" w:rsidP="00B71A7F">
      <w:pPr>
        <w:pStyle w:val="Heading4"/>
      </w:pPr>
      <w:r w:rsidRPr="002E3EB9">
        <w:t>Interface Signals</w:t>
      </w:r>
    </w:p>
    <w:p w14:paraId="2EB9140C" w14:textId="77777777" w:rsidR="008A1331" w:rsidRPr="00995259" w:rsidRDefault="008A1331" w:rsidP="00EF145F">
      <w:pPr>
        <w:pStyle w:val="Heading5"/>
      </w:pPr>
      <w:r w:rsidRPr="00995259">
        <w:t>Clock and Reset</w:t>
      </w:r>
    </w:p>
    <w:tbl>
      <w:tblPr>
        <w:tblStyle w:val="LightGrid-Accent12"/>
        <w:tblW w:w="0" w:type="auto"/>
        <w:tblLook w:val="04A0" w:firstRow="1" w:lastRow="0" w:firstColumn="1" w:lastColumn="0" w:noHBand="0" w:noVBand="1"/>
      </w:tblPr>
      <w:tblGrid>
        <w:gridCol w:w="2517"/>
        <w:gridCol w:w="4783"/>
        <w:gridCol w:w="682"/>
        <w:gridCol w:w="679"/>
        <w:gridCol w:w="679"/>
      </w:tblGrid>
      <w:tr w:rsidR="008A1331" w:rsidRPr="00995259" w14:paraId="0ED78C12" w14:textId="77777777" w:rsidTr="008A13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0D42DF1D" w14:textId="77777777" w:rsidR="008A1331" w:rsidRPr="00995259" w:rsidRDefault="008A1331" w:rsidP="00EF145F">
            <w:pPr>
              <w:rPr>
                <w:rFonts w:ascii="Neo Sans Intel" w:hAnsi="Neo Sans Intel"/>
              </w:rPr>
            </w:pPr>
            <w:r w:rsidRPr="00995259">
              <w:rPr>
                <w:rFonts w:ascii="Neo Sans Intel" w:hAnsi="Neo Sans Intel"/>
              </w:rPr>
              <w:t>Signal</w:t>
            </w:r>
          </w:p>
        </w:tc>
        <w:tc>
          <w:tcPr>
            <w:tcW w:w="4783" w:type="dxa"/>
          </w:tcPr>
          <w:p w14:paraId="59760B57" w14:textId="77777777" w:rsidR="008A1331" w:rsidRPr="00995259" w:rsidRDefault="008A1331" w:rsidP="00EF145F">
            <w:pPr>
              <w:cnfStyle w:val="100000000000" w:firstRow="1" w:lastRow="0" w:firstColumn="0" w:lastColumn="0" w:oddVBand="0" w:evenVBand="0" w:oddHBand="0" w:evenHBand="0" w:firstRowFirstColumn="0" w:firstRowLastColumn="0" w:lastRowFirstColumn="0" w:lastRowLastColumn="0"/>
              <w:rPr>
                <w:rFonts w:ascii="Neo Sans Intel" w:hAnsi="Neo Sans Intel"/>
              </w:rPr>
            </w:pPr>
            <w:r w:rsidRPr="00995259">
              <w:rPr>
                <w:rFonts w:ascii="Neo Sans Intel" w:hAnsi="Neo Sans Intel"/>
              </w:rPr>
              <w:t>Description</w:t>
            </w:r>
          </w:p>
        </w:tc>
        <w:tc>
          <w:tcPr>
            <w:tcW w:w="682" w:type="dxa"/>
          </w:tcPr>
          <w:p w14:paraId="209DDE1A" w14:textId="77777777" w:rsidR="008A1331" w:rsidRPr="00995259" w:rsidRDefault="008A1331" w:rsidP="00EF145F">
            <w:pPr>
              <w:cnfStyle w:val="100000000000" w:firstRow="1" w:lastRow="0" w:firstColumn="0" w:lastColumn="0" w:oddVBand="0" w:evenVBand="0" w:oddHBand="0" w:evenHBand="0" w:firstRowFirstColumn="0" w:firstRowLastColumn="0" w:lastRowFirstColumn="0" w:lastRowLastColumn="0"/>
              <w:rPr>
                <w:rFonts w:ascii="Neo Sans Intel" w:hAnsi="Neo Sans Intel"/>
              </w:rPr>
            </w:pPr>
            <w:r w:rsidRPr="00995259">
              <w:rPr>
                <w:rFonts w:ascii="Neo Sans Intel" w:hAnsi="Neo Sans Intel"/>
              </w:rPr>
              <w:t>CLK</w:t>
            </w:r>
          </w:p>
        </w:tc>
        <w:tc>
          <w:tcPr>
            <w:tcW w:w="679" w:type="dxa"/>
          </w:tcPr>
          <w:p w14:paraId="635E4896" w14:textId="77777777" w:rsidR="008A1331" w:rsidRPr="00995259" w:rsidRDefault="008A1331" w:rsidP="00EF145F">
            <w:pPr>
              <w:cnfStyle w:val="100000000000" w:firstRow="1" w:lastRow="0" w:firstColumn="0" w:lastColumn="0" w:oddVBand="0" w:evenVBand="0" w:oddHBand="0" w:evenHBand="0" w:firstRowFirstColumn="0" w:firstRowLastColumn="0" w:lastRowFirstColumn="0" w:lastRowLastColumn="0"/>
              <w:rPr>
                <w:rFonts w:ascii="Neo Sans Intel" w:hAnsi="Neo Sans Intel"/>
              </w:rPr>
            </w:pPr>
            <w:r w:rsidRPr="00995259">
              <w:rPr>
                <w:rFonts w:ascii="Neo Sans Intel" w:hAnsi="Neo Sans Intel"/>
              </w:rPr>
              <w:t>SRC</w:t>
            </w:r>
          </w:p>
        </w:tc>
        <w:tc>
          <w:tcPr>
            <w:tcW w:w="679" w:type="dxa"/>
          </w:tcPr>
          <w:p w14:paraId="331384B9" w14:textId="77777777" w:rsidR="008A1331" w:rsidRPr="00995259" w:rsidRDefault="008A1331" w:rsidP="00EF145F">
            <w:pPr>
              <w:cnfStyle w:val="100000000000" w:firstRow="1" w:lastRow="0" w:firstColumn="0" w:lastColumn="0" w:oddVBand="0" w:evenVBand="0" w:oddHBand="0" w:evenHBand="0" w:firstRowFirstColumn="0" w:firstRowLastColumn="0" w:lastRowFirstColumn="0" w:lastRowLastColumn="0"/>
              <w:rPr>
                <w:rFonts w:ascii="Neo Sans Intel" w:hAnsi="Neo Sans Intel"/>
              </w:rPr>
            </w:pPr>
            <w:r w:rsidRPr="00995259">
              <w:rPr>
                <w:rFonts w:ascii="Neo Sans Intel" w:hAnsi="Neo Sans Intel"/>
              </w:rPr>
              <w:t>DEST</w:t>
            </w:r>
          </w:p>
        </w:tc>
      </w:tr>
      <w:tr w:rsidR="008A1331" w:rsidRPr="00995259" w14:paraId="1A89ACA9" w14:textId="77777777" w:rsidTr="008A1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shd w:val="clear" w:color="auto" w:fill="FDE9D9" w:themeFill="accent6" w:themeFillTint="33"/>
          </w:tcPr>
          <w:p w14:paraId="7E25405D" w14:textId="77777777" w:rsidR="008A1331" w:rsidRPr="00995259" w:rsidRDefault="008A1331" w:rsidP="00EF145F">
            <w:pPr>
              <w:pStyle w:val="TableText"/>
              <w:jc w:val="left"/>
              <w:rPr>
                <w:rFonts w:ascii="Neo Sans Intel" w:hAnsi="Neo Sans Intel"/>
                <w:b w:val="0"/>
                <w:bCs w:val="0"/>
                <w:color w:val="000000"/>
              </w:rPr>
            </w:pPr>
          </w:p>
        </w:tc>
        <w:tc>
          <w:tcPr>
            <w:tcW w:w="4783" w:type="dxa"/>
            <w:shd w:val="clear" w:color="auto" w:fill="FDE9D9" w:themeFill="accent6" w:themeFillTint="33"/>
          </w:tcPr>
          <w:p w14:paraId="762327F8" w14:textId="77777777" w:rsidR="008A1331" w:rsidRPr="00995259" w:rsidRDefault="008A1331" w:rsidP="00EF145F">
            <w:pPr>
              <w:cnfStyle w:val="000000100000" w:firstRow="0" w:lastRow="0" w:firstColumn="0" w:lastColumn="0" w:oddVBand="0" w:evenVBand="0" w:oddHBand="1" w:evenHBand="0" w:firstRowFirstColumn="0" w:firstRowLastColumn="0" w:lastRowFirstColumn="0" w:lastRowLastColumn="0"/>
              <w:rPr>
                <w:rFonts w:ascii="Neo Sans Intel" w:hAnsi="Neo Sans Intel"/>
              </w:rPr>
            </w:pPr>
            <w:r w:rsidRPr="00995259">
              <w:rPr>
                <w:rFonts w:ascii="Neo Sans Intel" w:hAnsi="Neo Sans Intel"/>
                <w:b/>
              </w:rPr>
              <w:t>Clock and Reset</w:t>
            </w:r>
          </w:p>
        </w:tc>
        <w:tc>
          <w:tcPr>
            <w:tcW w:w="682" w:type="dxa"/>
            <w:shd w:val="clear" w:color="auto" w:fill="FDE9D9" w:themeFill="accent6" w:themeFillTint="33"/>
          </w:tcPr>
          <w:p w14:paraId="3DC13C6C" w14:textId="77777777" w:rsidR="008A1331" w:rsidRPr="00995259" w:rsidRDefault="008A1331" w:rsidP="00EF145F">
            <w:pPr>
              <w:cnfStyle w:val="000000100000" w:firstRow="0" w:lastRow="0" w:firstColumn="0" w:lastColumn="0" w:oddVBand="0" w:evenVBand="0" w:oddHBand="1" w:evenHBand="0" w:firstRowFirstColumn="0" w:firstRowLastColumn="0" w:lastRowFirstColumn="0" w:lastRowLastColumn="0"/>
              <w:rPr>
                <w:rFonts w:ascii="Neo Sans Intel" w:hAnsi="Neo Sans Intel"/>
              </w:rPr>
            </w:pPr>
          </w:p>
        </w:tc>
        <w:tc>
          <w:tcPr>
            <w:tcW w:w="679" w:type="dxa"/>
            <w:shd w:val="clear" w:color="auto" w:fill="FDE9D9" w:themeFill="accent6" w:themeFillTint="33"/>
          </w:tcPr>
          <w:p w14:paraId="3937C14B" w14:textId="77777777" w:rsidR="008A1331" w:rsidRPr="00995259" w:rsidRDefault="008A1331" w:rsidP="00EF145F">
            <w:pPr>
              <w:cnfStyle w:val="000000100000" w:firstRow="0" w:lastRow="0" w:firstColumn="0" w:lastColumn="0" w:oddVBand="0" w:evenVBand="0" w:oddHBand="1" w:evenHBand="0" w:firstRowFirstColumn="0" w:firstRowLastColumn="0" w:lastRowFirstColumn="0" w:lastRowLastColumn="0"/>
              <w:rPr>
                <w:rFonts w:ascii="Neo Sans Intel" w:hAnsi="Neo Sans Intel"/>
              </w:rPr>
            </w:pPr>
          </w:p>
        </w:tc>
        <w:tc>
          <w:tcPr>
            <w:tcW w:w="679" w:type="dxa"/>
            <w:shd w:val="clear" w:color="auto" w:fill="FDE9D9" w:themeFill="accent6" w:themeFillTint="33"/>
          </w:tcPr>
          <w:p w14:paraId="2AFF2DB8" w14:textId="77777777" w:rsidR="008A1331" w:rsidRPr="00995259" w:rsidRDefault="008A1331" w:rsidP="00EF145F">
            <w:pPr>
              <w:cnfStyle w:val="000000100000" w:firstRow="0" w:lastRow="0" w:firstColumn="0" w:lastColumn="0" w:oddVBand="0" w:evenVBand="0" w:oddHBand="1" w:evenHBand="0" w:firstRowFirstColumn="0" w:firstRowLastColumn="0" w:lastRowFirstColumn="0" w:lastRowLastColumn="0"/>
              <w:rPr>
                <w:rFonts w:ascii="Neo Sans Intel" w:hAnsi="Neo Sans Intel"/>
              </w:rPr>
            </w:pPr>
          </w:p>
        </w:tc>
      </w:tr>
      <w:tr w:rsidR="008A1331" w:rsidRPr="00995259" w14:paraId="234AA688" w14:textId="77777777" w:rsidTr="008A1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2EB18771" w14:textId="77777777" w:rsidR="008A1331" w:rsidRPr="00995259" w:rsidRDefault="008A1331" w:rsidP="00EF145F">
            <w:pPr>
              <w:pStyle w:val="TableText"/>
              <w:jc w:val="left"/>
              <w:rPr>
                <w:rFonts w:ascii="Neo Sans Intel" w:hAnsi="Neo Sans Intel"/>
              </w:rPr>
            </w:pPr>
            <w:r w:rsidRPr="00995259">
              <w:rPr>
                <w:rFonts w:ascii="Neo Sans Intel" w:hAnsi="Neo Sans Intel"/>
              </w:rPr>
              <w:t>pgcb_clk</w:t>
            </w:r>
          </w:p>
        </w:tc>
        <w:tc>
          <w:tcPr>
            <w:tcW w:w="4783" w:type="dxa"/>
          </w:tcPr>
          <w:p w14:paraId="6BA5CECB" w14:textId="77777777" w:rsidR="008A1331" w:rsidRPr="00995259" w:rsidRDefault="008A1331" w:rsidP="00EF145F">
            <w:pPr>
              <w:cnfStyle w:val="000000010000" w:firstRow="0" w:lastRow="0" w:firstColumn="0" w:lastColumn="0" w:oddVBand="0" w:evenVBand="0" w:oddHBand="0" w:evenHBand="1" w:firstRowFirstColumn="0" w:firstRowLastColumn="0" w:lastRowFirstColumn="0" w:lastRowLastColumn="0"/>
              <w:rPr>
                <w:rFonts w:ascii="Neo Sans Intel" w:hAnsi="Neo Sans Intel"/>
                <w:b/>
                <w:bCs/>
              </w:rPr>
            </w:pPr>
            <w:r w:rsidRPr="00995259">
              <w:rPr>
                <w:rFonts w:ascii="Neo Sans Intel" w:hAnsi="Neo Sans Intel"/>
                <w:b/>
                <w:bCs/>
              </w:rPr>
              <w:t xml:space="preserve">PGCB clock.   </w:t>
            </w:r>
          </w:p>
        </w:tc>
        <w:tc>
          <w:tcPr>
            <w:tcW w:w="682" w:type="dxa"/>
          </w:tcPr>
          <w:p w14:paraId="52FB2C4B" w14:textId="77777777" w:rsidR="008A1331" w:rsidRPr="00995259" w:rsidRDefault="008A1331" w:rsidP="00EF145F">
            <w:pPr>
              <w:jc w:val="center"/>
              <w:cnfStyle w:val="000000010000" w:firstRow="0" w:lastRow="0" w:firstColumn="0" w:lastColumn="0" w:oddVBand="0" w:evenVBand="0" w:oddHBand="0" w:evenHBand="1" w:firstRowFirstColumn="0" w:firstRowLastColumn="0" w:lastRowFirstColumn="0" w:lastRowLastColumn="0"/>
              <w:rPr>
                <w:rFonts w:ascii="Neo Sans Intel" w:hAnsi="Neo Sans Intel"/>
              </w:rPr>
            </w:pPr>
            <w:r w:rsidRPr="00995259">
              <w:rPr>
                <w:rFonts w:ascii="Neo Sans Intel" w:hAnsi="Neo Sans Intel"/>
              </w:rPr>
              <w:t>PGCB</w:t>
            </w:r>
          </w:p>
        </w:tc>
        <w:tc>
          <w:tcPr>
            <w:tcW w:w="679" w:type="dxa"/>
          </w:tcPr>
          <w:p w14:paraId="08DF1E7A" w14:textId="77777777" w:rsidR="008A1331" w:rsidRPr="00995259" w:rsidRDefault="008A1331" w:rsidP="00EF145F">
            <w:pPr>
              <w:cnfStyle w:val="000000010000" w:firstRow="0" w:lastRow="0" w:firstColumn="0" w:lastColumn="0" w:oddVBand="0" w:evenVBand="0" w:oddHBand="0" w:evenHBand="1" w:firstRowFirstColumn="0" w:firstRowLastColumn="0" w:lastRowFirstColumn="0" w:lastRowLastColumn="0"/>
              <w:rPr>
                <w:rFonts w:ascii="Neo Sans Intel" w:hAnsi="Neo Sans Intel"/>
              </w:rPr>
            </w:pPr>
            <w:r w:rsidRPr="00995259">
              <w:rPr>
                <w:rFonts w:ascii="Neo Sans Intel" w:hAnsi="Neo Sans Intel"/>
              </w:rPr>
              <w:t>SOC</w:t>
            </w:r>
          </w:p>
        </w:tc>
        <w:tc>
          <w:tcPr>
            <w:tcW w:w="679" w:type="dxa"/>
          </w:tcPr>
          <w:p w14:paraId="72A0F101" w14:textId="77777777" w:rsidR="008A1331" w:rsidRPr="00995259" w:rsidRDefault="008A1331" w:rsidP="00EF145F">
            <w:pPr>
              <w:cnfStyle w:val="000000010000" w:firstRow="0" w:lastRow="0" w:firstColumn="0" w:lastColumn="0" w:oddVBand="0" w:evenVBand="0" w:oddHBand="0" w:evenHBand="1" w:firstRowFirstColumn="0" w:firstRowLastColumn="0" w:lastRowFirstColumn="0" w:lastRowLastColumn="0"/>
              <w:rPr>
                <w:rFonts w:ascii="Neo Sans Intel" w:hAnsi="Neo Sans Intel"/>
              </w:rPr>
            </w:pPr>
            <w:r>
              <w:rPr>
                <w:rFonts w:ascii="Neo Sans Intel" w:hAnsi="Neo Sans Intel"/>
              </w:rPr>
              <w:t>PCGU</w:t>
            </w:r>
          </w:p>
        </w:tc>
      </w:tr>
      <w:tr w:rsidR="008A1331" w:rsidRPr="00995259" w14:paraId="099A62C2" w14:textId="77777777" w:rsidTr="008A1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30CF2CCC" w14:textId="49917804" w:rsidR="008A1331" w:rsidRPr="00995259" w:rsidRDefault="008A1331" w:rsidP="00EF145F">
            <w:pPr>
              <w:pStyle w:val="TableText"/>
              <w:jc w:val="left"/>
              <w:rPr>
                <w:rFonts w:ascii="Neo Sans Intel" w:hAnsi="Neo Sans Intel"/>
              </w:rPr>
            </w:pPr>
            <w:r w:rsidRPr="00995259">
              <w:rPr>
                <w:rFonts w:ascii="Neo Sans Intel" w:hAnsi="Neo Sans Intel"/>
              </w:rPr>
              <w:t>pgcb_rst_b</w:t>
            </w:r>
          </w:p>
        </w:tc>
        <w:tc>
          <w:tcPr>
            <w:tcW w:w="4783" w:type="dxa"/>
          </w:tcPr>
          <w:p w14:paraId="16F665DA" w14:textId="1EAEA9E7" w:rsidR="008A1331" w:rsidRPr="00995259" w:rsidRDefault="008A1331" w:rsidP="00EF145F">
            <w:pPr>
              <w:cnfStyle w:val="000000100000" w:firstRow="0" w:lastRow="0" w:firstColumn="0" w:lastColumn="0" w:oddVBand="0" w:evenVBand="0" w:oddHBand="1" w:evenHBand="0" w:firstRowFirstColumn="0" w:firstRowLastColumn="0" w:lastRowFirstColumn="0" w:lastRowLastColumn="0"/>
              <w:rPr>
                <w:rFonts w:ascii="Neo Sans Intel" w:hAnsi="Neo Sans Intel"/>
                <w:b/>
                <w:bCs/>
              </w:rPr>
            </w:pPr>
            <w:r w:rsidRPr="00995259">
              <w:rPr>
                <w:rFonts w:ascii="Neo Sans Intel" w:hAnsi="Neo Sans Intel"/>
                <w:b/>
                <w:bCs/>
              </w:rPr>
              <w:t>PGCB reset</w:t>
            </w:r>
            <w:r>
              <w:rPr>
                <w:rFonts w:ascii="Neo Sans Intel" w:hAnsi="Neo Sans Intel"/>
                <w:b/>
                <w:bCs/>
              </w:rPr>
              <w:t xml:space="preserve">.  </w:t>
            </w:r>
            <w:r w:rsidRPr="00E20EB9">
              <w:rPr>
                <w:rFonts w:ascii="Neo Sans Intel" w:hAnsi="Neo Sans Intel"/>
                <w:bCs/>
              </w:rPr>
              <w:t>This</w:t>
            </w:r>
            <w:r>
              <w:rPr>
                <w:rFonts w:ascii="Neo Sans Intel" w:hAnsi="Neo Sans Intel"/>
                <w:bCs/>
              </w:rPr>
              <w:t xml:space="preserve"> is the PGCB reset that has its deassertion synchronized to the PGCB clock domain.</w:t>
            </w:r>
          </w:p>
        </w:tc>
        <w:tc>
          <w:tcPr>
            <w:tcW w:w="682" w:type="dxa"/>
          </w:tcPr>
          <w:p w14:paraId="05AE2A93" w14:textId="3F888546" w:rsidR="008A1331" w:rsidRPr="00995259" w:rsidRDefault="008A1331" w:rsidP="00EF145F">
            <w:pPr>
              <w:jc w:val="center"/>
              <w:cnfStyle w:val="000000100000" w:firstRow="0" w:lastRow="0" w:firstColumn="0" w:lastColumn="0" w:oddVBand="0" w:evenVBand="0" w:oddHBand="1" w:evenHBand="0" w:firstRowFirstColumn="0" w:firstRowLastColumn="0" w:lastRowFirstColumn="0" w:lastRowLastColumn="0"/>
              <w:rPr>
                <w:rFonts w:ascii="Neo Sans Intel" w:hAnsi="Neo Sans Intel"/>
              </w:rPr>
            </w:pPr>
            <w:r>
              <w:rPr>
                <w:rFonts w:ascii="Neo Sans Intel" w:hAnsi="Neo Sans Intel"/>
              </w:rPr>
              <w:t>PGCB</w:t>
            </w:r>
          </w:p>
        </w:tc>
        <w:tc>
          <w:tcPr>
            <w:tcW w:w="679" w:type="dxa"/>
          </w:tcPr>
          <w:p w14:paraId="05A3FCBB" w14:textId="4DFD51D8" w:rsidR="008A1331" w:rsidRPr="00995259" w:rsidRDefault="008A1331" w:rsidP="00EF145F">
            <w:pPr>
              <w:cnfStyle w:val="000000100000" w:firstRow="0" w:lastRow="0" w:firstColumn="0" w:lastColumn="0" w:oddVBand="0" w:evenVBand="0" w:oddHBand="1" w:evenHBand="0" w:firstRowFirstColumn="0" w:firstRowLastColumn="0" w:lastRowFirstColumn="0" w:lastRowLastColumn="0"/>
              <w:rPr>
                <w:rFonts w:ascii="Neo Sans Intel" w:hAnsi="Neo Sans Intel"/>
              </w:rPr>
            </w:pPr>
            <w:r w:rsidRPr="00995259">
              <w:rPr>
                <w:rFonts w:ascii="Neo Sans Intel" w:hAnsi="Neo Sans Intel"/>
              </w:rPr>
              <w:t>SOC</w:t>
            </w:r>
          </w:p>
        </w:tc>
        <w:tc>
          <w:tcPr>
            <w:tcW w:w="679" w:type="dxa"/>
          </w:tcPr>
          <w:p w14:paraId="7F2355AA" w14:textId="635BF8C7" w:rsidR="008A1331" w:rsidRPr="00995259" w:rsidRDefault="008A1331" w:rsidP="00EF145F">
            <w:pPr>
              <w:cnfStyle w:val="000000100000" w:firstRow="0" w:lastRow="0" w:firstColumn="0" w:lastColumn="0" w:oddVBand="0" w:evenVBand="0" w:oddHBand="1" w:evenHBand="0" w:firstRowFirstColumn="0" w:firstRowLastColumn="0" w:lastRowFirstColumn="0" w:lastRowLastColumn="0"/>
              <w:rPr>
                <w:rFonts w:ascii="Neo Sans Intel" w:hAnsi="Neo Sans Intel"/>
              </w:rPr>
            </w:pPr>
            <w:r>
              <w:rPr>
                <w:rFonts w:ascii="Neo Sans Intel" w:hAnsi="Neo Sans Intel"/>
              </w:rPr>
              <w:t>PCGU</w:t>
            </w:r>
          </w:p>
        </w:tc>
      </w:tr>
    </w:tbl>
    <w:p w14:paraId="14A2BBFF" w14:textId="77777777" w:rsidR="008A1331" w:rsidRPr="00613B9F" w:rsidRDefault="008A1331" w:rsidP="00EF145F">
      <w:pPr>
        <w:rPr>
          <w:rFonts w:ascii="Neo Sans Intel" w:hAnsi="Neo Sans Intel"/>
        </w:rPr>
      </w:pPr>
    </w:p>
    <w:p w14:paraId="4212D750" w14:textId="46ACC0CD" w:rsidR="008A1331" w:rsidRPr="00613B9F" w:rsidRDefault="008A1331" w:rsidP="00EF145F">
      <w:pPr>
        <w:pStyle w:val="Heading5"/>
      </w:pPr>
      <w:r w:rsidRPr="00613B9F">
        <w:t>DFx</w:t>
      </w:r>
      <w:r w:rsidR="0065021C">
        <w:t xml:space="preserve"> Interface</w:t>
      </w:r>
    </w:p>
    <w:tbl>
      <w:tblPr>
        <w:tblStyle w:val="LightGrid-Accent12"/>
        <w:tblW w:w="0" w:type="auto"/>
        <w:tblLook w:val="04A0" w:firstRow="1" w:lastRow="0" w:firstColumn="1" w:lastColumn="0" w:noHBand="0" w:noVBand="1"/>
      </w:tblPr>
      <w:tblGrid>
        <w:gridCol w:w="2726"/>
        <w:gridCol w:w="4714"/>
        <w:gridCol w:w="596"/>
        <w:gridCol w:w="625"/>
        <w:gridCol w:w="679"/>
      </w:tblGrid>
      <w:tr w:rsidR="008A1331" w:rsidRPr="00613B9F" w14:paraId="4E30C885" w14:textId="77777777" w:rsidTr="008A13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6" w:type="dxa"/>
          </w:tcPr>
          <w:p w14:paraId="67DB024F" w14:textId="77777777" w:rsidR="008A1331" w:rsidRPr="00613B9F" w:rsidRDefault="008A1331" w:rsidP="00EF145F">
            <w:pPr>
              <w:rPr>
                <w:rFonts w:ascii="Neo Sans Intel" w:hAnsi="Neo Sans Intel"/>
              </w:rPr>
            </w:pPr>
            <w:r w:rsidRPr="00613B9F">
              <w:rPr>
                <w:rFonts w:ascii="Neo Sans Intel" w:hAnsi="Neo Sans Intel"/>
              </w:rPr>
              <w:t>Signal</w:t>
            </w:r>
          </w:p>
        </w:tc>
        <w:tc>
          <w:tcPr>
            <w:tcW w:w="4714" w:type="dxa"/>
          </w:tcPr>
          <w:p w14:paraId="57F48044" w14:textId="77777777" w:rsidR="008A1331" w:rsidRPr="00613B9F" w:rsidRDefault="008A1331" w:rsidP="00EF145F">
            <w:pPr>
              <w:cnfStyle w:val="100000000000" w:firstRow="1" w:lastRow="0" w:firstColumn="0" w:lastColumn="0" w:oddVBand="0" w:evenVBand="0" w:oddHBand="0" w:evenHBand="0" w:firstRowFirstColumn="0" w:firstRowLastColumn="0" w:lastRowFirstColumn="0" w:lastRowLastColumn="0"/>
              <w:rPr>
                <w:rFonts w:ascii="Neo Sans Intel" w:hAnsi="Neo Sans Intel"/>
              </w:rPr>
            </w:pPr>
            <w:r w:rsidRPr="00613B9F">
              <w:rPr>
                <w:rFonts w:ascii="Neo Sans Intel" w:hAnsi="Neo Sans Intel"/>
              </w:rPr>
              <w:t>Description</w:t>
            </w:r>
          </w:p>
        </w:tc>
        <w:tc>
          <w:tcPr>
            <w:tcW w:w="596" w:type="dxa"/>
          </w:tcPr>
          <w:p w14:paraId="59E99C4D" w14:textId="77777777" w:rsidR="008A1331" w:rsidRPr="00613B9F" w:rsidRDefault="008A1331" w:rsidP="00EF145F">
            <w:pPr>
              <w:jc w:val="center"/>
              <w:cnfStyle w:val="100000000000" w:firstRow="1" w:lastRow="0" w:firstColumn="0" w:lastColumn="0" w:oddVBand="0" w:evenVBand="0" w:oddHBand="0" w:evenHBand="0" w:firstRowFirstColumn="0" w:firstRowLastColumn="0" w:lastRowFirstColumn="0" w:lastRowLastColumn="0"/>
              <w:rPr>
                <w:rFonts w:ascii="Neo Sans Intel" w:hAnsi="Neo Sans Intel"/>
              </w:rPr>
            </w:pPr>
            <w:r w:rsidRPr="00613B9F">
              <w:rPr>
                <w:rFonts w:ascii="Neo Sans Intel" w:hAnsi="Neo Sans Intel"/>
              </w:rPr>
              <w:t>CLK</w:t>
            </w:r>
          </w:p>
        </w:tc>
        <w:tc>
          <w:tcPr>
            <w:tcW w:w="625" w:type="dxa"/>
          </w:tcPr>
          <w:p w14:paraId="721E0984" w14:textId="77777777" w:rsidR="008A1331" w:rsidRPr="00613B9F" w:rsidRDefault="008A1331" w:rsidP="00EF145F">
            <w:pPr>
              <w:cnfStyle w:val="100000000000" w:firstRow="1" w:lastRow="0" w:firstColumn="0" w:lastColumn="0" w:oddVBand="0" w:evenVBand="0" w:oddHBand="0" w:evenHBand="0" w:firstRowFirstColumn="0" w:firstRowLastColumn="0" w:lastRowFirstColumn="0" w:lastRowLastColumn="0"/>
              <w:rPr>
                <w:rFonts w:ascii="Neo Sans Intel" w:hAnsi="Neo Sans Intel"/>
              </w:rPr>
            </w:pPr>
            <w:r w:rsidRPr="00613B9F">
              <w:rPr>
                <w:rFonts w:ascii="Neo Sans Intel" w:hAnsi="Neo Sans Intel"/>
              </w:rPr>
              <w:t>SRC</w:t>
            </w:r>
          </w:p>
        </w:tc>
        <w:tc>
          <w:tcPr>
            <w:tcW w:w="679" w:type="dxa"/>
          </w:tcPr>
          <w:p w14:paraId="055FFB1A" w14:textId="77777777" w:rsidR="008A1331" w:rsidRPr="00613B9F" w:rsidRDefault="008A1331" w:rsidP="00EF145F">
            <w:pPr>
              <w:cnfStyle w:val="100000000000" w:firstRow="1" w:lastRow="0" w:firstColumn="0" w:lastColumn="0" w:oddVBand="0" w:evenVBand="0" w:oddHBand="0" w:evenHBand="0" w:firstRowFirstColumn="0" w:firstRowLastColumn="0" w:lastRowFirstColumn="0" w:lastRowLastColumn="0"/>
              <w:rPr>
                <w:rFonts w:ascii="Neo Sans Intel" w:hAnsi="Neo Sans Intel"/>
              </w:rPr>
            </w:pPr>
            <w:r w:rsidRPr="00613B9F">
              <w:rPr>
                <w:rFonts w:ascii="Neo Sans Intel" w:hAnsi="Neo Sans Intel"/>
              </w:rPr>
              <w:t>DEST</w:t>
            </w:r>
          </w:p>
        </w:tc>
      </w:tr>
      <w:tr w:rsidR="008A1331" w:rsidRPr="00613B9F" w14:paraId="374B2F66" w14:textId="77777777" w:rsidTr="008A1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6" w:type="dxa"/>
            <w:shd w:val="clear" w:color="auto" w:fill="FDE9D9" w:themeFill="accent6" w:themeFillTint="33"/>
          </w:tcPr>
          <w:p w14:paraId="4089795F" w14:textId="77777777" w:rsidR="008A1331" w:rsidRPr="00613B9F" w:rsidRDefault="008A1331" w:rsidP="00EF145F">
            <w:pPr>
              <w:pStyle w:val="TableText"/>
              <w:jc w:val="left"/>
              <w:rPr>
                <w:rFonts w:ascii="Neo Sans Intel" w:hAnsi="Neo Sans Intel"/>
                <w:b w:val="0"/>
                <w:bCs w:val="0"/>
                <w:color w:val="000000"/>
              </w:rPr>
            </w:pPr>
          </w:p>
        </w:tc>
        <w:tc>
          <w:tcPr>
            <w:tcW w:w="4714" w:type="dxa"/>
            <w:shd w:val="clear" w:color="auto" w:fill="FDE9D9" w:themeFill="accent6" w:themeFillTint="33"/>
          </w:tcPr>
          <w:p w14:paraId="7502104B" w14:textId="77777777" w:rsidR="008A1331" w:rsidRPr="00613B9F" w:rsidRDefault="008A1331" w:rsidP="00EF145F">
            <w:pPr>
              <w:cnfStyle w:val="000000100000" w:firstRow="0" w:lastRow="0" w:firstColumn="0" w:lastColumn="0" w:oddVBand="0" w:evenVBand="0" w:oddHBand="1" w:evenHBand="0" w:firstRowFirstColumn="0" w:firstRowLastColumn="0" w:lastRowFirstColumn="0" w:lastRowLastColumn="0"/>
              <w:rPr>
                <w:rFonts w:ascii="Neo Sans Intel" w:hAnsi="Neo Sans Intel"/>
              </w:rPr>
            </w:pPr>
            <w:r w:rsidRPr="00613B9F">
              <w:rPr>
                <w:rFonts w:ascii="Neo Sans Intel" w:hAnsi="Neo Sans Intel"/>
                <w:b/>
              </w:rPr>
              <w:t>DFX</w:t>
            </w:r>
          </w:p>
        </w:tc>
        <w:tc>
          <w:tcPr>
            <w:tcW w:w="596" w:type="dxa"/>
            <w:shd w:val="clear" w:color="auto" w:fill="FDE9D9" w:themeFill="accent6" w:themeFillTint="33"/>
          </w:tcPr>
          <w:p w14:paraId="6B3804D4" w14:textId="77777777" w:rsidR="008A1331" w:rsidRPr="00613B9F" w:rsidRDefault="008A1331" w:rsidP="00EF145F">
            <w:pPr>
              <w:jc w:val="center"/>
              <w:cnfStyle w:val="000000100000" w:firstRow="0" w:lastRow="0" w:firstColumn="0" w:lastColumn="0" w:oddVBand="0" w:evenVBand="0" w:oddHBand="1" w:evenHBand="0" w:firstRowFirstColumn="0" w:firstRowLastColumn="0" w:lastRowFirstColumn="0" w:lastRowLastColumn="0"/>
              <w:rPr>
                <w:rFonts w:ascii="Neo Sans Intel" w:hAnsi="Neo Sans Intel"/>
              </w:rPr>
            </w:pPr>
          </w:p>
        </w:tc>
        <w:tc>
          <w:tcPr>
            <w:tcW w:w="625" w:type="dxa"/>
            <w:shd w:val="clear" w:color="auto" w:fill="FDE9D9" w:themeFill="accent6" w:themeFillTint="33"/>
          </w:tcPr>
          <w:p w14:paraId="5F1E3552" w14:textId="77777777" w:rsidR="008A1331" w:rsidRPr="00613B9F" w:rsidRDefault="008A1331" w:rsidP="00EF145F">
            <w:pPr>
              <w:cnfStyle w:val="000000100000" w:firstRow="0" w:lastRow="0" w:firstColumn="0" w:lastColumn="0" w:oddVBand="0" w:evenVBand="0" w:oddHBand="1" w:evenHBand="0" w:firstRowFirstColumn="0" w:firstRowLastColumn="0" w:lastRowFirstColumn="0" w:lastRowLastColumn="0"/>
              <w:rPr>
                <w:rFonts w:ascii="Neo Sans Intel" w:hAnsi="Neo Sans Intel"/>
              </w:rPr>
            </w:pPr>
          </w:p>
        </w:tc>
        <w:tc>
          <w:tcPr>
            <w:tcW w:w="679" w:type="dxa"/>
            <w:shd w:val="clear" w:color="auto" w:fill="FDE9D9" w:themeFill="accent6" w:themeFillTint="33"/>
          </w:tcPr>
          <w:p w14:paraId="24F071D1" w14:textId="77777777" w:rsidR="008A1331" w:rsidRPr="00613B9F" w:rsidRDefault="008A1331" w:rsidP="00EF145F">
            <w:pPr>
              <w:cnfStyle w:val="000000100000" w:firstRow="0" w:lastRow="0" w:firstColumn="0" w:lastColumn="0" w:oddVBand="0" w:evenVBand="0" w:oddHBand="1" w:evenHBand="0" w:firstRowFirstColumn="0" w:firstRowLastColumn="0" w:lastRowFirstColumn="0" w:lastRowLastColumn="0"/>
              <w:rPr>
                <w:rFonts w:ascii="Neo Sans Intel" w:hAnsi="Neo Sans Intel"/>
              </w:rPr>
            </w:pPr>
          </w:p>
        </w:tc>
      </w:tr>
      <w:tr w:rsidR="008A1331" w:rsidRPr="00613B9F" w14:paraId="44FD0014" w14:textId="77777777" w:rsidTr="008A1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6" w:type="dxa"/>
          </w:tcPr>
          <w:p w14:paraId="5A66390A" w14:textId="77777777" w:rsidR="008A1331" w:rsidRPr="00613B9F" w:rsidRDefault="008A1331" w:rsidP="00EF145F">
            <w:pPr>
              <w:rPr>
                <w:rFonts w:ascii="Neo Sans Intel" w:hAnsi="Neo Sans Intel"/>
                <w:sz w:val="16"/>
                <w:szCs w:val="16"/>
              </w:rPr>
            </w:pPr>
            <w:r w:rsidRPr="00613B9F">
              <w:rPr>
                <w:rFonts w:ascii="Neo Sans Intel" w:hAnsi="Neo Sans Intel"/>
                <w:szCs w:val="18"/>
              </w:rPr>
              <w:t>fscan_byprst_b</w:t>
            </w:r>
          </w:p>
        </w:tc>
        <w:tc>
          <w:tcPr>
            <w:tcW w:w="4714" w:type="dxa"/>
          </w:tcPr>
          <w:p w14:paraId="1EA71E6F" w14:textId="77777777" w:rsidR="008A1331" w:rsidRPr="00613B9F" w:rsidRDefault="008A1331" w:rsidP="00EF145F">
            <w:pPr>
              <w:cnfStyle w:val="000000010000" w:firstRow="0" w:lastRow="0" w:firstColumn="0" w:lastColumn="0" w:oddVBand="0" w:evenVBand="0" w:oddHBand="0" w:evenHBand="1" w:firstRowFirstColumn="0" w:firstRowLastColumn="0" w:lastRowFirstColumn="0" w:lastRowLastColumn="0"/>
              <w:rPr>
                <w:rFonts w:ascii="Neo Sans Intel" w:hAnsi="Neo Sans Intel"/>
                <w:b/>
                <w:bCs/>
              </w:rPr>
            </w:pPr>
            <w:r w:rsidRPr="00613B9F">
              <w:rPr>
                <w:rFonts w:ascii="Neo Sans Intel" w:hAnsi="Neo Sans Intel"/>
                <w:b/>
                <w:bCs/>
              </w:rPr>
              <w:t xml:space="preserve">Fabric Scan Bypass Reset.  </w:t>
            </w:r>
            <w:r w:rsidRPr="00613B9F">
              <w:rPr>
                <w:rFonts w:ascii="Neo Sans Intel" w:hAnsi="Neo Sans Intel"/>
                <w:bCs/>
              </w:rPr>
              <w:t>This signal is a reset input for scan operations that bypasses the internal agent reset logic and applies a reset directly to the agent. The reset override signal group must be implemented for IP-blocks with embedded or derived internal reset signals.</w:t>
            </w:r>
          </w:p>
        </w:tc>
        <w:tc>
          <w:tcPr>
            <w:tcW w:w="596" w:type="dxa"/>
          </w:tcPr>
          <w:p w14:paraId="0C474E16" w14:textId="77777777" w:rsidR="008A1331" w:rsidRPr="00613B9F" w:rsidRDefault="008A1331" w:rsidP="00EF145F">
            <w:pPr>
              <w:jc w:val="center"/>
              <w:cnfStyle w:val="000000010000" w:firstRow="0" w:lastRow="0" w:firstColumn="0" w:lastColumn="0" w:oddVBand="0" w:evenVBand="0" w:oddHBand="0" w:evenHBand="1" w:firstRowFirstColumn="0" w:firstRowLastColumn="0" w:lastRowFirstColumn="0" w:lastRowLastColumn="0"/>
              <w:rPr>
                <w:rFonts w:ascii="Neo Sans Intel" w:hAnsi="Neo Sans Intel"/>
              </w:rPr>
            </w:pPr>
            <w:r w:rsidRPr="00613B9F">
              <w:rPr>
                <w:rFonts w:ascii="Neo Sans Intel" w:hAnsi="Neo Sans Intel"/>
              </w:rPr>
              <w:t>-</w:t>
            </w:r>
          </w:p>
        </w:tc>
        <w:tc>
          <w:tcPr>
            <w:tcW w:w="625" w:type="dxa"/>
          </w:tcPr>
          <w:p w14:paraId="268B5997" w14:textId="77777777" w:rsidR="008A1331" w:rsidRPr="00613B9F" w:rsidRDefault="008A1331" w:rsidP="00EF145F">
            <w:pPr>
              <w:cnfStyle w:val="000000010000" w:firstRow="0" w:lastRow="0" w:firstColumn="0" w:lastColumn="0" w:oddVBand="0" w:evenVBand="0" w:oddHBand="0" w:evenHBand="1" w:firstRowFirstColumn="0" w:firstRowLastColumn="0" w:lastRowFirstColumn="0" w:lastRowLastColumn="0"/>
              <w:rPr>
                <w:rFonts w:ascii="Neo Sans Intel" w:hAnsi="Neo Sans Intel"/>
              </w:rPr>
            </w:pPr>
            <w:r w:rsidRPr="00613B9F">
              <w:rPr>
                <w:rFonts w:ascii="Neo Sans Intel" w:hAnsi="Neo Sans Intel"/>
              </w:rPr>
              <w:t>SOC</w:t>
            </w:r>
          </w:p>
        </w:tc>
        <w:tc>
          <w:tcPr>
            <w:tcW w:w="679" w:type="dxa"/>
          </w:tcPr>
          <w:p w14:paraId="4AF8C727" w14:textId="77777777" w:rsidR="008A1331" w:rsidRPr="00613B9F" w:rsidRDefault="008A1331" w:rsidP="00EF145F">
            <w:pPr>
              <w:cnfStyle w:val="000000010000" w:firstRow="0" w:lastRow="0" w:firstColumn="0" w:lastColumn="0" w:oddVBand="0" w:evenVBand="0" w:oddHBand="0" w:evenHBand="1" w:firstRowFirstColumn="0" w:firstRowLastColumn="0" w:lastRowFirstColumn="0" w:lastRowLastColumn="0"/>
              <w:rPr>
                <w:rFonts w:ascii="Neo Sans Intel" w:hAnsi="Neo Sans Intel"/>
              </w:rPr>
            </w:pPr>
            <w:r>
              <w:rPr>
                <w:rFonts w:ascii="Neo Sans Intel" w:hAnsi="Neo Sans Intel"/>
              </w:rPr>
              <w:t>PCGU</w:t>
            </w:r>
          </w:p>
        </w:tc>
      </w:tr>
      <w:tr w:rsidR="008A1331" w:rsidRPr="00613B9F" w14:paraId="367623C6" w14:textId="77777777" w:rsidTr="008A1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6" w:type="dxa"/>
          </w:tcPr>
          <w:p w14:paraId="38F8E219" w14:textId="77777777" w:rsidR="008A1331" w:rsidRPr="00613B9F" w:rsidRDefault="008A1331" w:rsidP="00EF145F">
            <w:pPr>
              <w:rPr>
                <w:rFonts w:ascii="Neo Sans Intel" w:hAnsi="Neo Sans Intel"/>
                <w:sz w:val="16"/>
                <w:szCs w:val="16"/>
              </w:rPr>
            </w:pPr>
            <w:r w:rsidRPr="00613B9F">
              <w:rPr>
                <w:rFonts w:ascii="Neo Sans Intel" w:hAnsi="Neo Sans Intel"/>
                <w:szCs w:val="18"/>
              </w:rPr>
              <w:t>fscan_rstbypen</w:t>
            </w:r>
          </w:p>
        </w:tc>
        <w:tc>
          <w:tcPr>
            <w:tcW w:w="4714" w:type="dxa"/>
          </w:tcPr>
          <w:p w14:paraId="3F06A2F6" w14:textId="77777777" w:rsidR="008A1331" w:rsidRPr="00613B9F" w:rsidRDefault="008A1331" w:rsidP="00EF145F">
            <w:pPr>
              <w:cnfStyle w:val="000000100000" w:firstRow="0" w:lastRow="0" w:firstColumn="0" w:lastColumn="0" w:oddVBand="0" w:evenVBand="0" w:oddHBand="1" w:evenHBand="0" w:firstRowFirstColumn="0" w:firstRowLastColumn="0" w:lastRowFirstColumn="0" w:lastRowLastColumn="0"/>
              <w:rPr>
                <w:rFonts w:ascii="Neo Sans Intel" w:hAnsi="Neo Sans Intel"/>
                <w:b/>
                <w:bCs/>
              </w:rPr>
            </w:pPr>
            <w:r w:rsidRPr="00613B9F">
              <w:rPr>
                <w:rFonts w:ascii="Neo Sans Intel" w:hAnsi="Neo Sans Intel"/>
                <w:b/>
                <w:bCs/>
              </w:rPr>
              <w:t xml:space="preserve">Fabric Scan Reset Bypass Enable.  </w:t>
            </w:r>
            <w:r w:rsidRPr="00613B9F">
              <w:rPr>
                <w:rFonts w:ascii="Neo Sans Intel" w:hAnsi="Neo Sans Intel"/>
                <w:bCs/>
              </w:rPr>
              <w:t>This signal will enable the ability for the bypass reset signals to be active. The reset override signal group must be implemented for IP-blocks with embedded or derived internal reset signals.</w:t>
            </w:r>
          </w:p>
        </w:tc>
        <w:tc>
          <w:tcPr>
            <w:tcW w:w="596" w:type="dxa"/>
          </w:tcPr>
          <w:p w14:paraId="7CA694F3" w14:textId="77777777" w:rsidR="008A1331" w:rsidRPr="00613B9F" w:rsidRDefault="008A1331" w:rsidP="00EF145F">
            <w:pPr>
              <w:jc w:val="center"/>
              <w:cnfStyle w:val="000000100000" w:firstRow="0" w:lastRow="0" w:firstColumn="0" w:lastColumn="0" w:oddVBand="0" w:evenVBand="0" w:oddHBand="1" w:evenHBand="0" w:firstRowFirstColumn="0" w:firstRowLastColumn="0" w:lastRowFirstColumn="0" w:lastRowLastColumn="0"/>
              <w:rPr>
                <w:rFonts w:ascii="Neo Sans Intel" w:hAnsi="Neo Sans Intel"/>
              </w:rPr>
            </w:pPr>
            <w:r w:rsidRPr="00613B9F">
              <w:rPr>
                <w:rFonts w:ascii="Neo Sans Intel" w:hAnsi="Neo Sans Intel"/>
              </w:rPr>
              <w:t>-</w:t>
            </w:r>
          </w:p>
        </w:tc>
        <w:tc>
          <w:tcPr>
            <w:tcW w:w="625" w:type="dxa"/>
          </w:tcPr>
          <w:p w14:paraId="1DAD2976" w14:textId="77777777" w:rsidR="008A1331" w:rsidRPr="00613B9F" w:rsidRDefault="008A1331" w:rsidP="00EF145F">
            <w:pPr>
              <w:cnfStyle w:val="000000100000" w:firstRow="0" w:lastRow="0" w:firstColumn="0" w:lastColumn="0" w:oddVBand="0" w:evenVBand="0" w:oddHBand="1" w:evenHBand="0" w:firstRowFirstColumn="0" w:firstRowLastColumn="0" w:lastRowFirstColumn="0" w:lastRowLastColumn="0"/>
              <w:rPr>
                <w:rFonts w:ascii="Neo Sans Intel" w:hAnsi="Neo Sans Intel"/>
              </w:rPr>
            </w:pPr>
            <w:r w:rsidRPr="00613B9F">
              <w:rPr>
                <w:rFonts w:ascii="Neo Sans Intel" w:hAnsi="Neo Sans Intel"/>
              </w:rPr>
              <w:t>SOC</w:t>
            </w:r>
          </w:p>
        </w:tc>
        <w:tc>
          <w:tcPr>
            <w:tcW w:w="679" w:type="dxa"/>
          </w:tcPr>
          <w:p w14:paraId="171C5F06" w14:textId="77777777" w:rsidR="008A1331" w:rsidRPr="00613B9F" w:rsidRDefault="008A1331" w:rsidP="00EF145F">
            <w:pPr>
              <w:cnfStyle w:val="000000100000" w:firstRow="0" w:lastRow="0" w:firstColumn="0" w:lastColumn="0" w:oddVBand="0" w:evenVBand="0" w:oddHBand="1" w:evenHBand="0" w:firstRowFirstColumn="0" w:firstRowLastColumn="0" w:lastRowFirstColumn="0" w:lastRowLastColumn="0"/>
              <w:rPr>
                <w:rFonts w:ascii="Neo Sans Intel" w:hAnsi="Neo Sans Intel"/>
              </w:rPr>
            </w:pPr>
            <w:r>
              <w:rPr>
                <w:rFonts w:ascii="Neo Sans Intel" w:hAnsi="Neo Sans Intel"/>
              </w:rPr>
              <w:t>PCGU</w:t>
            </w:r>
          </w:p>
        </w:tc>
      </w:tr>
    </w:tbl>
    <w:p w14:paraId="2AD87B11" w14:textId="29E25045" w:rsidR="008A1331" w:rsidRDefault="00204000" w:rsidP="00EF145F">
      <w:pPr>
        <w:pStyle w:val="Heading5"/>
      </w:pPr>
      <w:r>
        <w:t>Functional Interface</w:t>
      </w:r>
    </w:p>
    <w:tbl>
      <w:tblPr>
        <w:tblStyle w:val="LightGrid-Accent12"/>
        <w:tblW w:w="0" w:type="auto"/>
        <w:tblLook w:val="04A0" w:firstRow="1" w:lastRow="0" w:firstColumn="1" w:lastColumn="0" w:noHBand="0" w:noVBand="1"/>
      </w:tblPr>
      <w:tblGrid>
        <w:gridCol w:w="2472"/>
        <w:gridCol w:w="3733"/>
        <w:gridCol w:w="677"/>
        <w:gridCol w:w="1229"/>
        <w:gridCol w:w="1229"/>
      </w:tblGrid>
      <w:tr w:rsidR="00EC11A2" w:rsidRPr="00995259" w14:paraId="56FF18B1" w14:textId="77777777" w:rsidTr="00B71A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2" w:type="dxa"/>
          </w:tcPr>
          <w:p w14:paraId="73E1CB04" w14:textId="77777777" w:rsidR="008A1331" w:rsidRPr="00995259" w:rsidRDefault="008A1331" w:rsidP="00387C24">
            <w:pPr>
              <w:rPr>
                <w:rFonts w:ascii="Neo Sans Intel" w:hAnsi="Neo Sans Intel"/>
              </w:rPr>
            </w:pPr>
            <w:r w:rsidRPr="00995259">
              <w:rPr>
                <w:rFonts w:ascii="Neo Sans Intel" w:hAnsi="Neo Sans Intel"/>
              </w:rPr>
              <w:t>Signal</w:t>
            </w:r>
          </w:p>
        </w:tc>
        <w:tc>
          <w:tcPr>
            <w:tcW w:w="3733" w:type="dxa"/>
          </w:tcPr>
          <w:p w14:paraId="38363DFB" w14:textId="77777777" w:rsidR="008A1331" w:rsidRPr="00995259" w:rsidRDefault="008A1331" w:rsidP="00387C24">
            <w:pPr>
              <w:cnfStyle w:val="100000000000" w:firstRow="1" w:lastRow="0" w:firstColumn="0" w:lastColumn="0" w:oddVBand="0" w:evenVBand="0" w:oddHBand="0" w:evenHBand="0" w:firstRowFirstColumn="0" w:firstRowLastColumn="0" w:lastRowFirstColumn="0" w:lastRowLastColumn="0"/>
              <w:rPr>
                <w:rFonts w:ascii="Neo Sans Intel" w:hAnsi="Neo Sans Intel"/>
              </w:rPr>
            </w:pPr>
            <w:r w:rsidRPr="00995259">
              <w:rPr>
                <w:rFonts w:ascii="Neo Sans Intel" w:hAnsi="Neo Sans Intel"/>
              </w:rPr>
              <w:t>Description</w:t>
            </w:r>
          </w:p>
        </w:tc>
        <w:tc>
          <w:tcPr>
            <w:tcW w:w="677" w:type="dxa"/>
          </w:tcPr>
          <w:p w14:paraId="13F4A4D2" w14:textId="77777777" w:rsidR="008A1331" w:rsidRPr="00995259" w:rsidRDefault="008A1331" w:rsidP="00387C24">
            <w:pPr>
              <w:cnfStyle w:val="100000000000" w:firstRow="1" w:lastRow="0" w:firstColumn="0" w:lastColumn="0" w:oddVBand="0" w:evenVBand="0" w:oddHBand="0" w:evenHBand="0" w:firstRowFirstColumn="0" w:firstRowLastColumn="0" w:lastRowFirstColumn="0" w:lastRowLastColumn="0"/>
              <w:rPr>
                <w:rFonts w:ascii="Neo Sans Intel" w:hAnsi="Neo Sans Intel"/>
              </w:rPr>
            </w:pPr>
            <w:r w:rsidRPr="00995259">
              <w:rPr>
                <w:rFonts w:ascii="Neo Sans Intel" w:hAnsi="Neo Sans Intel"/>
              </w:rPr>
              <w:t>CLK</w:t>
            </w:r>
          </w:p>
        </w:tc>
        <w:tc>
          <w:tcPr>
            <w:tcW w:w="1229" w:type="dxa"/>
          </w:tcPr>
          <w:p w14:paraId="2B63CF94" w14:textId="77777777" w:rsidR="008A1331" w:rsidRPr="00995259" w:rsidRDefault="008A1331" w:rsidP="00387C24">
            <w:pPr>
              <w:cnfStyle w:val="100000000000" w:firstRow="1" w:lastRow="0" w:firstColumn="0" w:lastColumn="0" w:oddVBand="0" w:evenVBand="0" w:oddHBand="0" w:evenHBand="0" w:firstRowFirstColumn="0" w:firstRowLastColumn="0" w:lastRowFirstColumn="0" w:lastRowLastColumn="0"/>
              <w:rPr>
                <w:rFonts w:ascii="Neo Sans Intel" w:hAnsi="Neo Sans Intel"/>
              </w:rPr>
            </w:pPr>
            <w:r w:rsidRPr="00995259">
              <w:rPr>
                <w:rFonts w:ascii="Neo Sans Intel" w:hAnsi="Neo Sans Intel"/>
              </w:rPr>
              <w:t>SRC</w:t>
            </w:r>
          </w:p>
        </w:tc>
        <w:tc>
          <w:tcPr>
            <w:tcW w:w="1229" w:type="dxa"/>
          </w:tcPr>
          <w:p w14:paraId="2F1F1897" w14:textId="77777777" w:rsidR="008A1331" w:rsidRPr="00995259" w:rsidRDefault="008A1331" w:rsidP="00387C24">
            <w:pPr>
              <w:cnfStyle w:val="100000000000" w:firstRow="1" w:lastRow="0" w:firstColumn="0" w:lastColumn="0" w:oddVBand="0" w:evenVBand="0" w:oddHBand="0" w:evenHBand="0" w:firstRowFirstColumn="0" w:firstRowLastColumn="0" w:lastRowFirstColumn="0" w:lastRowLastColumn="0"/>
              <w:rPr>
                <w:rFonts w:ascii="Neo Sans Intel" w:hAnsi="Neo Sans Intel"/>
              </w:rPr>
            </w:pPr>
            <w:r w:rsidRPr="00995259">
              <w:rPr>
                <w:rFonts w:ascii="Neo Sans Intel" w:hAnsi="Neo Sans Intel"/>
              </w:rPr>
              <w:t>DEST</w:t>
            </w:r>
          </w:p>
        </w:tc>
      </w:tr>
      <w:tr w:rsidR="00EC11A2" w:rsidRPr="00995259" w14:paraId="5D492608" w14:textId="77777777" w:rsidTr="00B71A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2" w:type="dxa"/>
            <w:shd w:val="clear" w:color="auto" w:fill="FDE9D9" w:themeFill="accent6" w:themeFillTint="33"/>
          </w:tcPr>
          <w:p w14:paraId="13633537" w14:textId="77777777" w:rsidR="008A1331" w:rsidRPr="00995259" w:rsidRDefault="008A1331" w:rsidP="00387C24">
            <w:pPr>
              <w:pStyle w:val="TableText"/>
              <w:jc w:val="left"/>
              <w:rPr>
                <w:rFonts w:ascii="Neo Sans Intel" w:hAnsi="Neo Sans Intel"/>
                <w:b w:val="0"/>
                <w:bCs w:val="0"/>
                <w:color w:val="000000"/>
              </w:rPr>
            </w:pPr>
          </w:p>
        </w:tc>
        <w:tc>
          <w:tcPr>
            <w:tcW w:w="3733" w:type="dxa"/>
            <w:shd w:val="clear" w:color="auto" w:fill="FDE9D9" w:themeFill="accent6" w:themeFillTint="33"/>
          </w:tcPr>
          <w:p w14:paraId="5FFD3C92" w14:textId="77777777" w:rsidR="008A1331" w:rsidRPr="00995259" w:rsidRDefault="008A1331" w:rsidP="00387C24">
            <w:pPr>
              <w:cnfStyle w:val="000000100000" w:firstRow="0" w:lastRow="0" w:firstColumn="0" w:lastColumn="0" w:oddVBand="0" w:evenVBand="0" w:oddHBand="1" w:evenHBand="0" w:firstRowFirstColumn="0" w:firstRowLastColumn="0" w:lastRowFirstColumn="0" w:lastRowLastColumn="0"/>
              <w:rPr>
                <w:rFonts w:ascii="Neo Sans Intel" w:hAnsi="Neo Sans Intel"/>
              </w:rPr>
            </w:pPr>
            <w:r>
              <w:rPr>
                <w:rFonts w:ascii="Neo Sans Intel" w:hAnsi="Neo Sans Intel"/>
                <w:b/>
              </w:rPr>
              <w:t>Clock Gate and Wake Control</w:t>
            </w:r>
          </w:p>
        </w:tc>
        <w:tc>
          <w:tcPr>
            <w:tcW w:w="677" w:type="dxa"/>
            <w:shd w:val="clear" w:color="auto" w:fill="FDE9D9" w:themeFill="accent6" w:themeFillTint="33"/>
          </w:tcPr>
          <w:p w14:paraId="110992B8" w14:textId="77777777" w:rsidR="008A1331" w:rsidRPr="00995259" w:rsidRDefault="008A1331" w:rsidP="00387C24">
            <w:pPr>
              <w:cnfStyle w:val="000000100000" w:firstRow="0" w:lastRow="0" w:firstColumn="0" w:lastColumn="0" w:oddVBand="0" w:evenVBand="0" w:oddHBand="1" w:evenHBand="0" w:firstRowFirstColumn="0" w:firstRowLastColumn="0" w:lastRowFirstColumn="0" w:lastRowLastColumn="0"/>
              <w:rPr>
                <w:rFonts w:ascii="Neo Sans Intel" w:hAnsi="Neo Sans Intel"/>
              </w:rPr>
            </w:pPr>
          </w:p>
        </w:tc>
        <w:tc>
          <w:tcPr>
            <w:tcW w:w="1229" w:type="dxa"/>
            <w:shd w:val="clear" w:color="auto" w:fill="FDE9D9" w:themeFill="accent6" w:themeFillTint="33"/>
          </w:tcPr>
          <w:p w14:paraId="374E62FA" w14:textId="77777777" w:rsidR="008A1331" w:rsidRPr="00995259" w:rsidRDefault="008A1331" w:rsidP="00387C24">
            <w:pPr>
              <w:cnfStyle w:val="000000100000" w:firstRow="0" w:lastRow="0" w:firstColumn="0" w:lastColumn="0" w:oddVBand="0" w:evenVBand="0" w:oddHBand="1" w:evenHBand="0" w:firstRowFirstColumn="0" w:firstRowLastColumn="0" w:lastRowFirstColumn="0" w:lastRowLastColumn="0"/>
              <w:rPr>
                <w:rFonts w:ascii="Neo Sans Intel" w:hAnsi="Neo Sans Intel"/>
              </w:rPr>
            </w:pPr>
          </w:p>
        </w:tc>
        <w:tc>
          <w:tcPr>
            <w:tcW w:w="1229" w:type="dxa"/>
            <w:shd w:val="clear" w:color="auto" w:fill="FDE9D9" w:themeFill="accent6" w:themeFillTint="33"/>
          </w:tcPr>
          <w:p w14:paraId="5537EB42" w14:textId="77777777" w:rsidR="008A1331" w:rsidRPr="00995259" w:rsidRDefault="008A1331" w:rsidP="00387C24">
            <w:pPr>
              <w:cnfStyle w:val="000000100000" w:firstRow="0" w:lastRow="0" w:firstColumn="0" w:lastColumn="0" w:oddVBand="0" w:evenVBand="0" w:oddHBand="1" w:evenHBand="0" w:firstRowFirstColumn="0" w:firstRowLastColumn="0" w:lastRowFirstColumn="0" w:lastRowLastColumn="0"/>
              <w:rPr>
                <w:rFonts w:ascii="Neo Sans Intel" w:hAnsi="Neo Sans Intel"/>
              </w:rPr>
            </w:pPr>
          </w:p>
        </w:tc>
      </w:tr>
      <w:tr w:rsidR="00EC11A2" w:rsidRPr="00995259" w14:paraId="02DEFEF8" w14:textId="77777777" w:rsidTr="00B71A7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2" w:type="dxa"/>
          </w:tcPr>
          <w:p w14:paraId="5A44DFB0" w14:textId="56176B65" w:rsidR="008A1331" w:rsidRPr="002E3EB9" w:rsidRDefault="008A1331" w:rsidP="00EF145F">
            <w:pPr>
              <w:pStyle w:val="TableText"/>
              <w:jc w:val="left"/>
              <w:rPr>
                <w:rFonts w:ascii="Neo Sans Intel" w:hAnsi="Neo Sans Intel"/>
                <w:bCs w:val="0"/>
              </w:rPr>
            </w:pPr>
            <w:r>
              <w:rPr>
                <w:rFonts w:ascii="Neo Sans Intel" w:hAnsi="Neo Sans Intel"/>
                <w:bCs w:val="0"/>
              </w:rPr>
              <w:t>sync_</w:t>
            </w:r>
            <w:r w:rsidR="00F424A2">
              <w:rPr>
                <w:rFonts w:ascii="Neo Sans Intel" w:hAnsi="Neo Sans Intel"/>
                <w:bCs w:val="0"/>
              </w:rPr>
              <w:t>clkvld</w:t>
            </w:r>
          </w:p>
        </w:tc>
        <w:tc>
          <w:tcPr>
            <w:tcW w:w="3733" w:type="dxa"/>
          </w:tcPr>
          <w:p w14:paraId="0330F0FA" w14:textId="77777777" w:rsidR="00F424A2" w:rsidRDefault="00F424A2" w:rsidP="00F424A2">
            <w:pPr>
              <w:cnfStyle w:val="000000010000" w:firstRow="0" w:lastRow="0" w:firstColumn="0" w:lastColumn="0" w:oddVBand="0" w:evenVBand="0" w:oddHBand="0" w:evenHBand="1" w:firstRowFirstColumn="0" w:firstRowLastColumn="0" w:lastRowFirstColumn="0" w:lastRowLastColumn="0"/>
              <w:rPr>
                <w:rFonts w:ascii="Neo Sans Intel" w:hAnsi="Neo Sans Intel"/>
                <w:bCs/>
              </w:rPr>
            </w:pPr>
            <w:r w:rsidRPr="002E3EB9">
              <w:rPr>
                <w:rFonts w:ascii="Neo Sans Intel" w:hAnsi="Neo Sans Intel"/>
                <w:b/>
                <w:bCs/>
              </w:rPr>
              <w:t xml:space="preserve">PGCB Clock </w:t>
            </w:r>
            <w:r>
              <w:rPr>
                <w:rFonts w:ascii="Neo Sans Intel" w:hAnsi="Neo Sans Intel"/>
                <w:b/>
                <w:bCs/>
              </w:rPr>
              <w:t>Valid</w:t>
            </w:r>
            <w:r w:rsidRPr="002E3EB9">
              <w:rPr>
                <w:rFonts w:ascii="Neo Sans Intel" w:hAnsi="Neo Sans Intel"/>
                <w:b/>
                <w:bCs/>
              </w:rPr>
              <w:t xml:space="preserve">.   </w:t>
            </w:r>
            <w:r>
              <w:rPr>
                <w:rFonts w:ascii="Neo Sans Intel" w:hAnsi="Neo Sans Intel"/>
                <w:bCs/>
              </w:rPr>
              <w:t xml:space="preserve">Asserted when the PGCB clock is ready to be used.  </w:t>
            </w:r>
          </w:p>
          <w:p w14:paraId="690B9C9F" w14:textId="07994758" w:rsidR="008A1331" w:rsidRPr="00FF536A" w:rsidRDefault="00F424A2" w:rsidP="00F424A2">
            <w:pPr>
              <w:cnfStyle w:val="000000010000" w:firstRow="0" w:lastRow="0" w:firstColumn="0" w:lastColumn="0" w:oddVBand="0" w:evenVBand="0" w:oddHBand="0" w:evenHBand="1" w:firstRowFirstColumn="0" w:firstRowLastColumn="0" w:lastRowFirstColumn="0" w:lastRowLastColumn="0"/>
              <w:rPr>
                <w:rFonts w:ascii="Neo Sans Intel" w:hAnsi="Neo Sans Intel"/>
                <w:bCs/>
              </w:rPr>
            </w:pPr>
            <w:r>
              <w:rPr>
                <w:rFonts w:ascii="Neo Sans Intel" w:hAnsi="Neo Sans Intel"/>
                <w:bCs/>
              </w:rPr>
              <w:t>De-asserted when the PGCB clock gating block is about or already to enable the PGCB clock to be shut down.</w:t>
            </w:r>
          </w:p>
        </w:tc>
        <w:tc>
          <w:tcPr>
            <w:tcW w:w="677" w:type="dxa"/>
          </w:tcPr>
          <w:p w14:paraId="7D8466B6" w14:textId="77777777" w:rsidR="008A1331" w:rsidRPr="00995259" w:rsidRDefault="008A1331" w:rsidP="00387C24">
            <w:pPr>
              <w:jc w:val="center"/>
              <w:cnfStyle w:val="000000010000" w:firstRow="0" w:lastRow="0" w:firstColumn="0" w:lastColumn="0" w:oddVBand="0" w:evenVBand="0" w:oddHBand="0" w:evenHBand="1" w:firstRowFirstColumn="0" w:firstRowLastColumn="0" w:lastRowFirstColumn="0" w:lastRowLastColumn="0"/>
              <w:rPr>
                <w:rFonts w:ascii="Neo Sans Intel" w:hAnsi="Neo Sans Intel"/>
              </w:rPr>
            </w:pPr>
            <w:r>
              <w:rPr>
                <w:rFonts w:ascii="Neo Sans Intel" w:hAnsi="Neo Sans Intel"/>
              </w:rPr>
              <w:t>PGCB</w:t>
            </w:r>
          </w:p>
        </w:tc>
        <w:tc>
          <w:tcPr>
            <w:tcW w:w="1229" w:type="dxa"/>
          </w:tcPr>
          <w:p w14:paraId="5B6543FC" w14:textId="53FBB7BB" w:rsidR="008A1331" w:rsidRPr="00DB6DD7" w:rsidRDefault="00F424A2" w:rsidP="00387C24">
            <w:pPr>
              <w:cnfStyle w:val="000000010000" w:firstRow="0" w:lastRow="0" w:firstColumn="0" w:lastColumn="0" w:oddVBand="0" w:evenVBand="0" w:oddHBand="0" w:evenHBand="1" w:firstRowFirstColumn="0" w:firstRowLastColumn="0" w:lastRowFirstColumn="0" w:lastRowLastColumn="0"/>
              <w:rPr>
                <w:rFonts w:ascii="Neo Sans Intel" w:hAnsi="Neo Sans Intel"/>
              </w:rPr>
            </w:pPr>
            <w:r>
              <w:rPr>
                <w:rFonts w:ascii="Neo Sans Intel" w:hAnsi="Neo Sans Intel"/>
              </w:rPr>
              <w:t>PCGU</w:t>
            </w:r>
          </w:p>
        </w:tc>
        <w:tc>
          <w:tcPr>
            <w:tcW w:w="1229" w:type="dxa"/>
          </w:tcPr>
          <w:p w14:paraId="56EDFBBA" w14:textId="4C4D8E40" w:rsidR="008A1331" w:rsidRPr="00995259" w:rsidRDefault="00F424A2" w:rsidP="00387C24">
            <w:pPr>
              <w:cnfStyle w:val="000000010000" w:firstRow="0" w:lastRow="0" w:firstColumn="0" w:lastColumn="0" w:oddVBand="0" w:evenVBand="0" w:oddHBand="0" w:evenHBand="1" w:firstRowFirstColumn="0" w:firstRowLastColumn="0" w:lastRowFirstColumn="0" w:lastRowLastColumn="0"/>
              <w:rPr>
                <w:rFonts w:ascii="Neo Sans Intel" w:hAnsi="Neo Sans Intel"/>
              </w:rPr>
            </w:pPr>
            <w:r>
              <w:rPr>
                <w:rFonts w:ascii="Neo Sans Intel" w:hAnsi="Neo Sans Intel"/>
              </w:rPr>
              <w:t>PCGU_AWW</w:t>
            </w:r>
          </w:p>
        </w:tc>
      </w:tr>
      <w:tr w:rsidR="00EC11A2" w:rsidRPr="00995259" w14:paraId="26E4273E" w14:textId="77777777" w:rsidTr="00B71A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2" w:type="dxa"/>
          </w:tcPr>
          <w:p w14:paraId="3FE80EE4" w14:textId="5656FA6D" w:rsidR="008A1331" w:rsidRPr="002E3EB9" w:rsidRDefault="008A1331" w:rsidP="00387C24">
            <w:pPr>
              <w:pStyle w:val="TableText"/>
              <w:jc w:val="left"/>
              <w:rPr>
                <w:rFonts w:ascii="Neo Sans Intel" w:hAnsi="Neo Sans Intel"/>
                <w:bCs w:val="0"/>
              </w:rPr>
            </w:pPr>
            <w:r>
              <w:rPr>
                <w:rFonts w:ascii="Neo Sans Intel" w:hAnsi="Neo Sans Intel"/>
                <w:bCs w:val="0"/>
              </w:rPr>
              <w:t>async_wake_</w:t>
            </w:r>
            <w:r w:rsidR="00F424A2">
              <w:rPr>
                <w:rFonts w:ascii="Neo Sans Intel" w:hAnsi="Neo Sans Intel"/>
                <w:bCs w:val="0"/>
              </w:rPr>
              <w:t>source_</w:t>
            </w:r>
            <w:r>
              <w:rPr>
                <w:rFonts w:ascii="Neo Sans Intel" w:hAnsi="Neo Sans Intel"/>
                <w:bCs w:val="0"/>
              </w:rPr>
              <w:t>b</w:t>
            </w:r>
          </w:p>
        </w:tc>
        <w:tc>
          <w:tcPr>
            <w:tcW w:w="3733" w:type="dxa"/>
          </w:tcPr>
          <w:p w14:paraId="44900D68" w14:textId="69F26218" w:rsidR="008A1331" w:rsidRPr="00FF536A" w:rsidRDefault="008A1331" w:rsidP="00EF145F">
            <w:pPr>
              <w:cnfStyle w:val="000000100000" w:firstRow="0" w:lastRow="0" w:firstColumn="0" w:lastColumn="0" w:oddVBand="0" w:evenVBand="0" w:oddHBand="1" w:evenHBand="0" w:firstRowFirstColumn="0" w:firstRowLastColumn="0" w:lastRowFirstColumn="0" w:lastRowLastColumn="0"/>
              <w:rPr>
                <w:rFonts w:ascii="Neo Sans Intel" w:hAnsi="Neo Sans Intel"/>
                <w:b/>
                <w:bCs/>
              </w:rPr>
            </w:pPr>
            <w:r w:rsidRPr="002E3EB9">
              <w:rPr>
                <w:rFonts w:ascii="Neo Sans Intel" w:hAnsi="Neo Sans Intel"/>
                <w:b/>
                <w:bCs/>
              </w:rPr>
              <w:t>PGCB Clock Wake</w:t>
            </w:r>
            <w:r>
              <w:rPr>
                <w:rFonts w:ascii="Neo Sans Intel" w:hAnsi="Neo Sans Intel"/>
                <w:b/>
                <w:bCs/>
              </w:rPr>
              <w:t xml:space="preserve">.   </w:t>
            </w:r>
            <w:r>
              <w:rPr>
                <w:rFonts w:ascii="Neo Sans Intel" w:hAnsi="Neo Sans Intel"/>
                <w:bCs/>
              </w:rPr>
              <w:t>Asserted</w:t>
            </w:r>
            <w:r w:rsidR="00EC11A2">
              <w:rPr>
                <w:rFonts w:ascii="Neo Sans Intel" w:hAnsi="Neo Sans Intel"/>
                <w:bCs/>
              </w:rPr>
              <w:t xml:space="preserve"> (active-low)</w:t>
            </w:r>
            <w:r>
              <w:rPr>
                <w:rFonts w:ascii="Neo Sans Intel" w:hAnsi="Neo Sans Intel"/>
                <w:bCs/>
              </w:rPr>
              <w:t xml:space="preserve"> when there is a PGCB clock wake event.  The assertion of this signal must meet the minimum pulse wi</w:t>
            </w:r>
            <w:r w:rsidR="00204000">
              <w:rPr>
                <w:rFonts w:ascii="Neo Sans Intel" w:hAnsi="Neo Sans Intel"/>
                <w:bCs/>
              </w:rPr>
              <w:t>dth of reset (i.e. Tresetmin).</w:t>
            </w:r>
          </w:p>
        </w:tc>
        <w:tc>
          <w:tcPr>
            <w:tcW w:w="677" w:type="dxa"/>
          </w:tcPr>
          <w:p w14:paraId="655F31AF" w14:textId="77777777" w:rsidR="008A1331" w:rsidRPr="00995259" w:rsidRDefault="008A1331" w:rsidP="00387C24">
            <w:pPr>
              <w:jc w:val="center"/>
              <w:cnfStyle w:val="000000100000" w:firstRow="0" w:lastRow="0" w:firstColumn="0" w:lastColumn="0" w:oddVBand="0" w:evenVBand="0" w:oddHBand="1" w:evenHBand="0" w:firstRowFirstColumn="0" w:firstRowLastColumn="0" w:lastRowFirstColumn="0" w:lastRowLastColumn="0"/>
              <w:rPr>
                <w:rFonts w:ascii="Neo Sans Intel" w:hAnsi="Neo Sans Intel"/>
              </w:rPr>
            </w:pPr>
            <w:r>
              <w:rPr>
                <w:rFonts w:ascii="Neo Sans Intel" w:hAnsi="Neo Sans Intel"/>
              </w:rPr>
              <w:t>-</w:t>
            </w:r>
          </w:p>
        </w:tc>
        <w:tc>
          <w:tcPr>
            <w:tcW w:w="1229" w:type="dxa"/>
          </w:tcPr>
          <w:p w14:paraId="1001FDCA" w14:textId="77777777" w:rsidR="008A1331" w:rsidRPr="00DB6DD7" w:rsidRDefault="008A1331" w:rsidP="00387C24">
            <w:pPr>
              <w:cnfStyle w:val="000000100000" w:firstRow="0" w:lastRow="0" w:firstColumn="0" w:lastColumn="0" w:oddVBand="0" w:evenVBand="0" w:oddHBand="1" w:evenHBand="0" w:firstRowFirstColumn="0" w:firstRowLastColumn="0" w:lastRowFirstColumn="0" w:lastRowLastColumn="0"/>
              <w:rPr>
                <w:rFonts w:ascii="Neo Sans Intel" w:hAnsi="Neo Sans Intel"/>
              </w:rPr>
            </w:pPr>
            <w:r w:rsidRPr="00DB6DD7">
              <w:rPr>
                <w:rFonts w:ascii="Neo Sans Intel" w:hAnsi="Neo Sans Intel"/>
              </w:rPr>
              <w:t>SIP</w:t>
            </w:r>
          </w:p>
        </w:tc>
        <w:tc>
          <w:tcPr>
            <w:tcW w:w="1229" w:type="dxa"/>
          </w:tcPr>
          <w:p w14:paraId="3771E17C" w14:textId="77777777" w:rsidR="008A1331" w:rsidRPr="00995259" w:rsidRDefault="008A1331" w:rsidP="00387C24">
            <w:pPr>
              <w:cnfStyle w:val="000000100000" w:firstRow="0" w:lastRow="0" w:firstColumn="0" w:lastColumn="0" w:oddVBand="0" w:evenVBand="0" w:oddHBand="1" w:evenHBand="0" w:firstRowFirstColumn="0" w:firstRowLastColumn="0" w:lastRowFirstColumn="0" w:lastRowLastColumn="0"/>
              <w:rPr>
                <w:rFonts w:ascii="Neo Sans Intel" w:hAnsi="Neo Sans Intel"/>
              </w:rPr>
            </w:pPr>
            <w:r>
              <w:rPr>
                <w:rFonts w:ascii="Neo Sans Intel" w:hAnsi="Neo Sans Intel"/>
              </w:rPr>
              <w:t>PCGU</w:t>
            </w:r>
          </w:p>
        </w:tc>
      </w:tr>
      <w:tr w:rsidR="00EC11A2" w:rsidRPr="00995259" w14:paraId="12E6F2CC" w14:textId="77777777" w:rsidTr="00B71A7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2" w:type="dxa"/>
          </w:tcPr>
          <w:p w14:paraId="19C23D28" w14:textId="4DD5E440" w:rsidR="008A1331" w:rsidRPr="002E3EB9" w:rsidRDefault="00F424A2" w:rsidP="00387C24">
            <w:pPr>
              <w:pStyle w:val="TableText"/>
              <w:jc w:val="left"/>
              <w:rPr>
                <w:rFonts w:ascii="Neo Sans Intel" w:hAnsi="Neo Sans Intel"/>
                <w:bCs w:val="0"/>
              </w:rPr>
            </w:pPr>
            <w:r>
              <w:rPr>
                <w:rFonts w:ascii="Neo Sans Intel" w:hAnsi="Neo Sans Intel"/>
                <w:bCs w:val="0"/>
              </w:rPr>
              <w:t>sync_wake_source_b</w:t>
            </w:r>
          </w:p>
        </w:tc>
        <w:tc>
          <w:tcPr>
            <w:tcW w:w="3733" w:type="dxa"/>
          </w:tcPr>
          <w:p w14:paraId="5E890276" w14:textId="47CD7F9A" w:rsidR="008A1331" w:rsidRPr="00B71A7F" w:rsidRDefault="00EC11A2" w:rsidP="00387C24">
            <w:pPr>
              <w:cnfStyle w:val="000000010000" w:firstRow="0" w:lastRow="0" w:firstColumn="0" w:lastColumn="0" w:oddVBand="0" w:evenVBand="0" w:oddHBand="0" w:evenHBand="1" w:firstRowFirstColumn="0" w:firstRowLastColumn="0" w:lastRowFirstColumn="0" w:lastRowLastColumn="0"/>
              <w:rPr>
                <w:rFonts w:ascii="Neo Sans Intel" w:hAnsi="Neo Sans Intel"/>
                <w:bCs/>
              </w:rPr>
            </w:pPr>
            <w:r>
              <w:rPr>
                <w:rFonts w:ascii="Neo Sans Intel" w:hAnsi="Neo Sans Intel"/>
                <w:b/>
                <w:bCs/>
              </w:rPr>
              <w:t xml:space="preserve">Synchronous PGCB Clock Wake. </w:t>
            </w:r>
            <w:r>
              <w:rPr>
                <w:rFonts w:ascii="Neo Sans Intel" w:hAnsi="Neo Sans Intel"/>
                <w:bCs/>
              </w:rPr>
              <w:t xml:space="preserve"> Synchronized version of async_wake_source_b that can be used as one term feeding the </w:t>
            </w:r>
            <w:proofErr w:type="spellStart"/>
            <w:r>
              <w:rPr>
                <w:rFonts w:ascii="Neo Sans Intel" w:hAnsi="Neo Sans Intel"/>
                <w:bCs/>
              </w:rPr>
              <w:t>sync_gate</w:t>
            </w:r>
            <w:proofErr w:type="spellEnd"/>
            <w:r>
              <w:rPr>
                <w:rFonts w:ascii="Neo Sans Intel" w:hAnsi="Neo Sans Intel"/>
                <w:bCs/>
              </w:rPr>
              <w:t xml:space="preserve"> input to the PCGU.</w:t>
            </w:r>
            <w:ins w:id="1396" w:author="Havican, Jared W" w:date="2014-06-10T15:12:00Z">
              <w:r w:rsidR="00A67A3A">
                <w:rPr>
                  <w:rFonts w:ascii="Neo Sans Intel" w:hAnsi="Neo Sans Intel"/>
                  <w:bCs/>
                </w:rPr>
                <w:t xml:space="preserve"> Stays asserted until </w:t>
              </w:r>
              <w:proofErr w:type="spellStart"/>
              <w:r w:rsidR="00A67A3A">
                <w:rPr>
                  <w:rFonts w:ascii="Neo Sans Intel" w:hAnsi="Neo Sans Intel"/>
                  <w:bCs/>
                </w:rPr>
                <w:t>sync_clkvld</w:t>
              </w:r>
              <w:proofErr w:type="spellEnd"/>
              <w:r w:rsidR="00A67A3A">
                <w:rPr>
                  <w:rFonts w:ascii="Neo Sans Intel" w:hAnsi="Neo Sans Intel"/>
                  <w:bCs/>
                </w:rPr>
                <w:t xml:space="preserve"> asserts and async_wake_source_b deasserts</w:t>
              </w:r>
            </w:ins>
          </w:p>
        </w:tc>
        <w:tc>
          <w:tcPr>
            <w:tcW w:w="677" w:type="dxa"/>
          </w:tcPr>
          <w:p w14:paraId="49304F25" w14:textId="58002394" w:rsidR="008A1331" w:rsidRPr="00995259" w:rsidRDefault="00EC11A2" w:rsidP="00387C24">
            <w:pPr>
              <w:jc w:val="center"/>
              <w:cnfStyle w:val="000000010000" w:firstRow="0" w:lastRow="0" w:firstColumn="0" w:lastColumn="0" w:oddVBand="0" w:evenVBand="0" w:oddHBand="0" w:evenHBand="1" w:firstRowFirstColumn="0" w:firstRowLastColumn="0" w:lastRowFirstColumn="0" w:lastRowLastColumn="0"/>
              <w:rPr>
                <w:rFonts w:ascii="Neo Sans Intel" w:hAnsi="Neo Sans Intel"/>
              </w:rPr>
            </w:pPr>
            <w:r>
              <w:rPr>
                <w:rFonts w:ascii="Neo Sans Intel" w:hAnsi="Neo Sans Intel"/>
              </w:rPr>
              <w:t>PGCB</w:t>
            </w:r>
          </w:p>
        </w:tc>
        <w:tc>
          <w:tcPr>
            <w:tcW w:w="1229" w:type="dxa"/>
          </w:tcPr>
          <w:p w14:paraId="5D5915F5" w14:textId="78951515" w:rsidR="008A1331" w:rsidRPr="00995259" w:rsidRDefault="00EC11A2" w:rsidP="00387C24">
            <w:pPr>
              <w:cnfStyle w:val="000000010000" w:firstRow="0" w:lastRow="0" w:firstColumn="0" w:lastColumn="0" w:oddVBand="0" w:evenVBand="0" w:oddHBand="0" w:evenHBand="1" w:firstRowFirstColumn="0" w:firstRowLastColumn="0" w:lastRowFirstColumn="0" w:lastRowLastColumn="0"/>
              <w:rPr>
                <w:rFonts w:ascii="Neo Sans Intel" w:hAnsi="Neo Sans Intel"/>
              </w:rPr>
            </w:pPr>
            <w:r>
              <w:rPr>
                <w:rFonts w:ascii="Neo Sans Intel" w:hAnsi="Neo Sans Intel"/>
              </w:rPr>
              <w:t>PCGU_AWW</w:t>
            </w:r>
          </w:p>
        </w:tc>
        <w:tc>
          <w:tcPr>
            <w:tcW w:w="1229" w:type="dxa"/>
          </w:tcPr>
          <w:p w14:paraId="3DAC37D6" w14:textId="0A56B633" w:rsidR="008A1331" w:rsidRPr="00DB6DD7" w:rsidRDefault="00EC11A2" w:rsidP="00387C24">
            <w:pPr>
              <w:cnfStyle w:val="000000010000" w:firstRow="0" w:lastRow="0" w:firstColumn="0" w:lastColumn="0" w:oddVBand="0" w:evenVBand="0" w:oddHBand="0" w:evenHBand="1" w:firstRowFirstColumn="0" w:firstRowLastColumn="0" w:lastRowFirstColumn="0" w:lastRowLastColumn="0"/>
              <w:rPr>
                <w:rFonts w:ascii="Neo Sans Intel" w:hAnsi="Neo Sans Intel"/>
              </w:rPr>
            </w:pPr>
            <w:r>
              <w:rPr>
                <w:rFonts w:ascii="Neo Sans Intel" w:hAnsi="Neo Sans Intel"/>
              </w:rPr>
              <w:t>PCGU</w:t>
            </w:r>
          </w:p>
        </w:tc>
      </w:tr>
      <w:tr w:rsidR="00EC11A2" w:rsidRPr="00995259" w14:paraId="0557F5FA" w14:textId="77777777" w:rsidTr="00B71A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2" w:type="dxa"/>
          </w:tcPr>
          <w:p w14:paraId="40FD3EB9" w14:textId="2CB123B4" w:rsidR="008A1331" w:rsidRPr="002E3EB9" w:rsidRDefault="00EC11A2" w:rsidP="00387C24">
            <w:pPr>
              <w:pStyle w:val="TableText"/>
              <w:jc w:val="left"/>
              <w:rPr>
                <w:rFonts w:ascii="Neo Sans Intel" w:hAnsi="Neo Sans Intel"/>
                <w:bCs w:val="0"/>
              </w:rPr>
            </w:pPr>
            <w:r>
              <w:rPr>
                <w:rFonts w:ascii="Neo Sans Intel" w:hAnsi="Neo Sans Intel"/>
                <w:bCs w:val="0"/>
              </w:rPr>
              <w:t>async_wake_extended_b</w:t>
            </w:r>
          </w:p>
        </w:tc>
        <w:tc>
          <w:tcPr>
            <w:tcW w:w="3733" w:type="dxa"/>
          </w:tcPr>
          <w:p w14:paraId="4E5C050A" w14:textId="44DD62A3" w:rsidR="008A1331" w:rsidRPr="00EF145F" w:rsidRDefault="00EC11A2" w:rsidP="00387C24">
            <w:pPr>
              <w:spacing w:after="200"/>
              <w:cnfStyle w:val="000000100000" w:firstRow="0" w:lastRow="0" w:firstColumn="0" w:lastColumn="0" w:oddVBand="0" w:evenVBand="0" w:oddHBand="1" w:evenHBand="0" w:firstRowFirstColumn="0" w:firstRowLastColumn="0" w:lastRowFirstColumn="0" w:lastRowLastColumn="0"/>
              <w:rPr>
                <w:rFonts w:ascii="Neo Sans Intel" w:eastAsiaTheme="minorEastAsia" w:hAnsi="Neo Sans Intel" w:cstheme="minorBidi"/>
                <w:bCs/>
                <w:sz w:val="22"/>
                <w:szCs w:val="22"/>
                <w:lang w:eastAsia="zh-CN"/>
              </w:rPr>
            </w:pPr>
            <w:r w:rsidRPr="00B71A7F">
              <w:rPr>
                <w:rFonts w:ascii="Neo Sans Intel" w:hAnsi="Neo Sans Intel"/>
                <w:b/>
                <w:bCs/>
              </w:rPr>
              <w:t>Asynchronous Extended PGCB Clock Wake.</w:t>
            </w:r>
            <w:r>
              <w:rPr>
                <w:rFonts w:ascii="Neo Sans Intel" w:eastAsiaTheme="minorEastAsia" w:hAnsi="Neo Sans Intel" w:cstheme="minorBidi"/>
                <w:b/>
                <w:bCs/>
                <w:sz w:val="22"/>
                <w:szCs w:val="22"/>
                <w:lang w:eastAsia="zh-CN"/>
              </w:rPr>
              <w:t xml:space="preserve"> </w:t>
            </w:r>
            <w:r w:rsidRPr="00C1472A">
              <w:rPr>
                <w:rFonts w:ascii="Neo Sans Intel" w:hAnsi="Neo Sans Intel"/>
                <w:bCs/>
              </w:rPr>
              <w:t>Extended version of async_wake_source_b that will assert asynchronously and deassert synchronously at least 6 PGCB clocks after async_wake_source_b deasserts.</w:t>
            </w:r>
          </w:p>
        </w:tc>
        <w:tc>
          <w:tcPr>
            <w:tcW w:w="677" w:type="dxa"/>
          </w:tcPr>
          <w:p w14:paraId="3B3A3590" w14:textId="7C1DE1E0" w:rsidR="008A1331" w:rsidRPr="00995259" w:rsidRDefault="00EC11A2" w:rsidP="00387C24">
            <w:pPr>
              <w:jc w:val="center"/>
              <w:cnfStyle w:val="000000100000" w:firstRow="0" w:lastRow="0" w:firstColumn="0" w:lastColumn="0" w:oddVBand="0" w:evenVBand="0" w:oddHBand="1" w:evenHBand="0" w:firstRowFirstColumn="0" w:firstRowLastColumn="0" w:lastRowFirstColumn="0" w:lastRowLastColumn="0"/>
              <w:rPr>
                <w:rFonts w:ascii="Neo Sans Intel" w:hAnsi="Neo Sans Intel"/>
              </w:rPr>
            </w:pPr>
            <w:r>
              <w:rPr>
                <w:rFonts w:ascii="Neo Sans Intel" w:hAnsi="Neo Sans Intel"/>
              </w:rPr>
              <w:t>-</w:t>
            </w:r>
          </w:p>
        </w:tc>
        <w:tc>
          <w:tcPr>
            <w:tcW w:w="1229" w:type="dxa"/>
          </w:tcPr>
          <w:p w14:paraId="4325A27D" w14:textId="216F4656" w:rsidR="008A1331" w:rsidRPr="00995259" w:rsidRDefault="00EC11A2" w:rsidP="00387C24">
            <w:pPr>
              <w:cnfStyle w:val="000000100000" w:firstRow="0" w:lastRow="0" w:firstColumn="0" w:lastColumn="0" w:oddVBand="0" w:evenVBand="0" w:oddHBand="1" w:evenHBand="0" w:firstRowFirstColumn="0" w:firstRowLastColumn="0" w:lastRowFirstColumn="0" w:lastRowLastColumn="0"/>
              <w:rPr>
                <w:rFonts w:ascii="Neo Sans Intel" w:hAnsi="Neo Sans Intel"/>
              </w:rPr>
            </w:pPr>
            <w:r>
              <w:rPr>
                <w:rFonts w:ascii="Neo Sans Intel" w:hAnsi="Neo Sans Intel"/>
              </w:rPr>
              <w:t>PCGU_AWW</w:t>
            </w:r>
          </w:p>
        </w:tc>
        <w:tc>
          <w:tcPr>
            <w:tcW w:w="1229" w:type="dxa"/>
          </w:tcPr>
          <w:p w14:paraId="15D772B3" w14:textId="44EA23BD" w:rsidR="008A1331" w:rsidRPr="00995259" w:rsidRDefault="00EC11A2" w:rsidP="00387C24">
            <w:pPr>
              <w:cnfStyle w:val="000000100000" w:firstRow="0" w:lastRow="0" w:firstColumn="0" w:lastColumn="0" w:oddVBand="0" w:evenVBand="0" w:oddHBand="1" w:evenHBand="0" w:firstRowFirstColumn="0" w:firstRowLastColumn="0" w:lastRowFirstColumn="0" w:lastRowLastColumn="0"/>
              <w:rPr>
                <w:rFonts w:ascii="Neo Sans Intel" w:hAnsi="Neo Sans Intel"/>
              </w:rPr>
            </w:pPr>
            <w:r>
              <w:rPr>
                <w:rFonts w:ascii="Neo Sans Intel" w:hAnsi="Neo Sans Intel"/>
              </w:rPr>
              <w:t>PCGU</w:t>
            </w:r>
          </w:p>
        </w:tc>
      </w:tr>
    </w:tbl>
    <w:p w14:paraId="5B498AE1" w14:textId="77777777" w:rsidR="008A1331" w:rsidRDefault="008A1331" w:rsidP="008A1331">
      <w:pPr>
        <w:rPr>
          <w:rFonts w:ascii="Neo Sans Intel" w:hAnsi="Neo Sans Intel"/>
        </w:rPr>
      </w:pPr>
    </w:p>
    <w:p w14:paraId="20B76B9E" w14:textId="77777777" w:rsidR="008A1331" w:rsidRPr="00B71A7F" w:rsidRDefault="008A1331" w:rsidP="00B71A7F"/>
    <w:p w14:paraId="7C3DFAF9" w14:textId="45FBFC6C" w:rsidR="00F8310D" w:rsidRDefault="00F8310D">
      <w:pPr>
        <w:pStyle w:val="Heading4"/>
      </w:pPr>
      <w:bookmarkStart w:id="1397" w:name="_Ref370305079"/>
      <w:r>
        <w:t>Implementation Details</w:t>
      </w:r>
    </w:p>
    <w:p w14:paraId="7DBF153F" w14:textId="62C96675" w:rsidR="00EE7ACF" w:rsidRDefault="00EE7ACF" w:rsidP="00B71A7F">
      <w:pPr>
        <w:keepNext/>
        <w:jc w:val="center"/>
      </w:pPr>
      <w:del w:id="1398" w:author="Havican, Jared W" w:date="2014-06-10T15:13:00Z">
        <w:r w:rsidDel="000C7BBD">
          <w:object w:dxaOrig="8506" w:dyaOrig="5071" w14:anchorId="304BF9D8">
            <v:shape id="_x0000_i1034" type="#_x0000_t75" style="width:425.25pt;height:253.5pt" o:ole="">
              <v:imagedata r:id="rId30" o:title=""/>
            </v:shape>
            <o:OLEObject Type="Embed" ProgID="Visio.Drawing.15" ShapeID="_x0000_i1034" DrawAspect="Content" ObjectID="_1464444620" r:id="rId31"/>
          </w:object>
        </w:r>
      </w:del>
      <w:ins w:id="1399" w:author="Havican, Jared W" w:date="2014-06-10T15:13:00Z">
        <w:r w:rsidR="000C7BBD" w:rsidRPr="000C7BBD">
          <w:t xml:space="preserve"> </w:t>
        </w:r>
      </w:ins>
      <w:ins w:id="1400" w:author="Havican, Jared W" w:date="2014-06-10T15:23:00Z">
        <w:r w:rsidR="00A70F63">
          <w:object w:dxaOrig="8506" w:dyaOrig="5071" w14:anchorId="11C58D46">
            <v:shape id="_x0000_i1035" type="#_x0000_t75" style="width:425.25pt;height:253.5pt" o:ole="">
              <v:imagedata r:id="rId32" o:title=""/>
            </v:shape>
            <o:OLEObject Type="Embed" ProgID="Visio.Drawing.15" ShapeID="_x0000_i1035" DrawAspect="Content" ObjectID="_1464444621" r:id="rId33"/>
          </w:object>
        </w:r>
      </w:ins>
    </w:p>
    <w:p w14:paraId="20539C93" w14:textId="58AE9601" w:rsidR="00EE7ACF" w:rsidRDefault="00EE7ACF" w:rsidP="00B71A7F">
      <w:pPr>
        <w:pStyle w:val="Caption"/>
        <w:jc w:val="center"/>
        <w:rPr>
          <w:sz w:val="20"/>
        </w:rPr>
      </w:pPr>
      <w:bookmarkStart w:id="1401" w:name="_Toc390267852"/>
      <w:r w:rsidRPr="00B71A7F">
        <w:rPr>
          <w:rFonts w:ascii="Neo Sans Intel" w:hAnsi="Neo Sans Intel"/>
          <w:sz w:val="20"/>
          <w:szCs w:val="20"/>
        </w:rPr>
        <w:t xml:space="preserve">Figure </w:t>
      </w:r>
      <w:r w:rsidRPr="00B71A7F">
        <w:rPr>
          <w:rFonts w:ascii="Neo Sans Intel" w:hAnsi="Neo Sans Intel"/>
          <w:sz w:val="20"/>
          <w:szCs w:val="20"/>
        </w:rPr>
        <w:fldChar w:fldCharType="begin"/>
      </w:r>
      <w:r w:rsidRPr="00B71A7F">
        <w:rPr>
          <w:rFonts w:ascii="Neo Sans Intel" w:hAnsi="Neo Sans Intel"/>
          <w:sz w:val="20"/>
          <w:szCs w:val="20"/>
        </w:rPr>
        <w:instrText xml:space="preserve"> SEQ Figure \* ARABIC </w:instrText>
      </w:r>
      <w:r w:rsidRPr="00B71A7F">
        <w:rPr>
          <w:rFonts w:ascii="Neo Sans Intel" w:hAnsi="Neo Sans Intel"/>
          <w:sz w:val="20"/>
          <w:szCs w:val="20"/>
        </w:rPr>
        <w:fldChar w:fldCharType="separate"/>
      </w:r>
      <w:ins w:id="1402" w:author="Havican, Jared W" w:date="2014-06-11T16:54:00Z">
        <w:r w:rsidR="00196BCA">
          <w:rPr>
            <w:rFonts w:ascii="Neo Sans Intel" w:hAnsi="Neo Sans Intel"/>
            <w:noProof/>
            <w:sz w:val="20"/>
            <w:szCs w:val="20"/>
          </w:rPr>
          <w:t>10</w:t>
        </w:r>
      </w:ins>
      <w:del w:id="1403" w:author="Havican, Jared W" w:date="2014-06-10T15:15:00Z">
        <w:r w:rsidR="00346D30" w:rsidDel="000C7BBD">
          <w:rPr>
            <w:rFonts w:ascii="Neo Sans Intel" w:hAnsi="Neo Sans Intel"/>
            <w:noProof/>
            <w:sz w:val="20"/>
            <w:szCs w:val="20"/>
          </w:rPr>
          <w:delText>7</w:delText>
        </w:r>
      </w:del>
      <w:r w:rsidRPr="00B71A7F">
        <w:rPr>
          <w:rFonts w:ascii="Neo Sans Intel" w:hAnsi="Neo Sans Intel"/>
          <w:sz w:val="20"/>
          <w:szCs w:val="20"/>
        </w:rPr>
        <w:fldChar w:fldCharType="end"/>
      </w:r>
      <w:r w:rsidRPr="00B71A7F">
        <w:rPr>
          <w:rFonts w:ascii="Neo Sans Intel" w:hAnsi="Neo Sans Intel"/>
          <w:sz w:val="20"/>
          <w:szCs w:val="20"/>
        </w:rPr>
        <w:t>: PCGU Asynchronous Wake Widget Logic Diagram</w:t>
      </w:r>
      <w:bookmarkEnd w:id="1401"/>
    </w:p>
    <w:p w14:paraId="00BE7025" w14:textId="5CD1529F" w:rsidR="00D42D92" w:rsidRDefault="00D42D92" w:rsidP="00714783">
      <w:pPr>
        <w:spacing w:after="0" w:line="240" w:lineRule="auto"/>
        <w:rPr>
          <w:rFonts w:ascii="Neo Sans Intel" w:hAnsi="Neo Sans Intel"/>
          <w:sz w:val="20"/>
          <w:szCs w:val="20"/>
        </w:rPr>
      </w:pPr>
      <w:r w:rsidRPr="00B71A7F">
        <w:rPr>
          <w:rFonts w:ascii="Neo Sans Intel" w:hAnsi="Neo Sans Intel"/>
          <w:b/>
          <w:sz w:val="20"/>
          <w:szCs w:val="20"/>
        </w:rPr>
        <w:t>Reset State:</w:t>
      </w:r>
      <w:r>
        <w:rPr>
          <w:rFonts w:ascii="Neo Sans Intel" w:hAnsi="Neo Sans Intel"/>
          <w:sz w:val="20"/>
          <w:szCs w:val="20"/>
        </w:rPr>
        <w:t xml:space="preserve"> When the pgcb_rst_b is asserted, the outputs of the PCGU_AWW will be asserted.  The PCGU </w:t>
      </w:r>
      <w:del w:id="1404" w:author="Havican, Jared W" w:date="2014-06-10T15:15:00Z">
        <w:r w:rsidDel="000C7BBD">
          <w:rPr>
            <w:rFonts w:ascii="Neo Sans Intel" w:hAnsi="Neo Sans Intel"/>
            <w:sz w:val="20"/>
            <w:szCs w:val="20"/>
          </w:rPr>
          <w:delText xml:space="preserve">also </w:delText>
        </w:r>
      </w:del>
      <w:r>
        <w:rPr>
          <w:rFonts w:ascii="Neo Sans Intel" w:hAnsi="Neo Sans Intel"/>
          <w:sz w:val="20"/>
          <w:szCs w:val="20"/>
        </w:rPr>
        <w:t xml:space="preserve">defaults to having </w:t>
      </w:r>
      <w:del w:id="1405" w:author="Havican, Jared W" w:date="2014-06-10T15:15:00Z">
        <w:r w:rsidDel="000C7BBD">
          <w:rPr>
            <w:rFonts w:ascii="Neo Sans Intel" w:hAnsi="Neo Sans Intel"/>
            <w:sz w:val="20"/>
            <w:szCs w:val="20"/>
          </w:rPr>
          <w:delText xml:space="preserve">clkreq </w:delText>
        </w:r>
      </w:del>
      <w:ins w:id="1406" w:author="Havican, Jared W" w:date="2014-06-10T15:15:00Z">
        <w:r w:rsidR="000C7BBD">
          <w:rPr>
            <w:rFonts w:ascii="Neo Sans Intel" w:hAnsi="Neo Sans Intel"/>
            <w:sz w:val="20"/>
            <w:szCs w:val="20"/>
          </w:rPr>
          <w:t>the async_wake_b path masked</w:t>
        </w:r>
      </w:ins>
      <w:del w:id="1407" w:author="Havican, Jared W" w:date="2014-06-10T15:16:00Z">
        <w:r w:rsidDel="000C7BBD">
          <w:rPr>
            <w:rFonts w:ascii="Neo Sans Intel" w:hAnsi="Neo Sans Intel"/>
            <w:sz w:val="20"/>
            <w:szCs w:val="20"/>
          </w:rPr>
          <w:delText>asserted</w:delText>
        </w:r>
      </w:del>
      <w:r>
        <w:rPr>
          <w:rFonts w:ascii="Neo Sans Intel" w:hAnsi="Neo Sans Intel"/>
          <w:sz w:val="20"/>
          <w:szCs w:val="20"/>
        </w:rPr>
        <w:t xml:space="preserve"> so this does not change the final behavior of the </w:t>
      </w:r>
      <w:proofErr w:type="spellStart"/>
      <w:r>
        <w:rPr>
          <w:rFonts w:ascii="Neo Sans Intel" w:hAnsi="Neo Sans Intel"/>
          <w:sz w:val="20"/>
          <w:szCs w:val="20"/>
        </w:rPr>
        <w:t>pgcb_clkreq</w:t>
      </w:r>
      <w:proofErr w:type="spellEnd"/>
      <w:r>
        <w:rPr>
          <w:rFonts w:ascii="Neo Sans Intel" w:hAnsi="Neo Sans Intel"/>
          <w:sz w:val="20"/>
          <w:szCs w:val="20"/>
        </w:rPr>
        <w:t>.</w:t>
      </w:r>
    </w:p>
    <w:p w14:paraId="24E0EF85" w14:textId="77777777" w:rsidR="00D42D92" w:rsidRDefault="00D42D92" w:rsidP="00714783">
      <w:pPr>
        <w:spacing w:after="0" w:line="240" w:lineRule="auto"/>
        <w:rPr>
          <w:rFonts w:ascii="Neo Sans Intel" w:hAnsi="Neo Sans Intel"/>
          <w:sz w:val="20"/>
          <w:szCs w:val="20"/>
        </w:rPr>
      </w:pPr>
    </w:p>
    <w:p w14:paraId="44F86D96" w14:textId="31129A29" w:rsidR="00714783" w:rsidRDefault="00714783" w:rsidP="00714783">
      <w:pPr>
        <w:spacing w:after="0" w:line="240" w:lineRule="auto"/>
        <w:rPr>
          <w:rFonts w:ascii="Neo Sans Intel" w:hAnsi="Neo Sans Intel"/>
          <w:sz w:val="20"/>
          <w:szCs w:val="20"/>
        </w:rPr>
      </w:pPr>
      <w:r>
        <w:rPr>
          <w:rFonts w:ascii="Neo Sans Intel" w:hAnsi="Neo Sans Intel"/>
          <w:sz w:val="20"/>
          <w:szCs w:val="20"/>
        </w:rPr>
        <w:t>The PCGU_AWW design consists of the following pieces:</w:t>
      </w:r>
    </w:p>
    <w:p w14:paraId="04AA5B28" w14:textId="711C4B88" w:rsidR="00714783" w:rsidRDefault="00714783" w:rsidP="00B71A7F">
      <w:pPr>
        <w:pStyle w:val="ListParagraph"/>
        <w:numPr>
          <w:ilvl w:val="0"/>
          <w:numId w:val="17"/>
        </w:numPr>
      </w:pPr>
      <w:r w:rsidRPr="00B71A7F">
        <w:rPr>
          <w:b/>
        </w:rPr>
        <w:t>2 Double</w:t>
      </w:r>
      <w:r w:rsidR="007F02EB">
        <w:rPr>
          <w:b/>
        </w:rPr>
        <w:t>-</w:t>
      </w:r>
      <w:r w:rsidRPr="00B71A7F">
        <w:rPr>
          <w:b/>
        </w:rPr>
        <w:t>Flop Synchronizers (colored red</w:t>
      </w:r>
      <w:r>
        <w:t xml:space="preserve">) – The synchronizers assert/clear asynchronously when async_wake_source_b or pgcb_rst_b assert.  The output of the synchronizers deasserts synchronously after </w:t>
      </w:r>
      <w:proofErr w:type="spellStart"/>
      <w:r>
        <w:t>async_wake_reset_b</w:t>
      </w:r>
      <w:proofErr w:type="spellEnd"/>
      <w:r>
        <w:t xml:space="preserve"> has deasserted and 4 positive edges of pgcb_clk have occurred.  This guarantees the wake event is asserted long enough to propagate through a normal synchronizer (</w:t>
      </w:r>
      <w:proofErr w:type="spellStart"/>
      <w:r>
        <w:t>sync_wake_reset_b</w:t>
      </w:r>
      <w:proofErr w:type="spellEnd"/>
      <w:r>
        <w:t>) and then captured synchronously in the set-hold-clear flop.</w:t>
      </w:r>
    </w:p>
    <w:p w14:paraId="47132980" w14:textId="0529F107" w:rsidR="00714783" w:rsidRDefault="00714783" w:rsidP="00B71A7F">
      <w:pPr>
        <w:pStyle w:val="ListParagraph"/>
        <w:numPr>
          <w:ilvl w:val="0"/>
          <w:numId w:val="17"/>
        </w:numPr>
      </w:pPr>
      <w:r w:rsidRPr="00B71A7F">
        <w:rPr>
          <w:b/>
        </w:rPr>
        <w:t>T</w:t>
      </w:r>
      <w:r w:rsidR="007F02EB" w:rsidRPr="00B71A7F">
        <w:rPr>
          <w:b/>
        </w:rPr>
        <w:t>raditional</w:t>
      </w:r>
      <w:r w:rsidR="007F02EB">
        <w:rPr>
          <w:b/>
        </w:rPr>
        <w:t xml:space="preserve"> Double-Flop</w:t>
      </w:r>
      <w:r w:rsidRPr="00B71A7F">
        <w:rPr>
          <w:b/>
        </w:rPr>
        <w:t xml:space="preserve"> Synchronizer </w:t>
      </w:r>
      <w:r>
        <w:t>(</w:t>
      </w:r>
      <w:proofErr w:type="spellStart"/>
      <w:r>
        <w:t>sync_wake_reset_b</w:t>
      </w:r>
      <w:proofErr w:type="spellEnd"/>
      <w:r>
        <w:t>) – This synchronizer creates a fully synchronous signal out of the async_wake_source_b input to be captured in the set-hold-clear flop.</w:t>
      </w:r>
      <w:r w:rsidR="00D42D92">
        <w:t xml:space="preserve">  </w:t>
      </w:r>
      <w:del w:id="1408" w:author="Havican, Jared W" w:date="2014-06-10T15:16:00Z">
        <w:r w:rsidR="00D42D92" w:rsidDel="000C7BBD">
          <w:delText>The output of this flop can also feed into the sync_gate term of the PCGU to prevent gating the clock when the wake is asserted.</w:delText>
        </w:r>
      </w:del>
    </w:p>
    <w:p w14:paraId="32F77278" w14:textId="2FF8A054" w:rsidR="00714783" w:rsidRDefault="007F02EB" w:rsidP="00B71A7F">
      <w:pPr>
        <w:pStyle w:val="ListParagraph"/>
        <w:numPr>
          <w:ilvl w:val="0"/>
          <w:numId w:val="17"/>
        </w:numPr>
      </w:pPr>
      <w:r w:rsidRPr="00B71A7F">
        <w:rPr>
          <w:b/>
        </w:rPr>
        <w:t>Set-Hold-Clear Flop</w:t>
      </w:r>
      <w:r>
        <w:t xml:space="preserve"> – This flop is cleared (asserted) when the wake event is synchronized to PGCB clock (</w:t>
      </w:r>
      <w:proofErr w:type="spellStart"/>
      <w:r>
        <w:t>sync_wake_reset_b</w:t>
      </w:r>
      <w:proofErr w:type="spellEnd"/>
      <w:r>
        <w:t xml:space="preserve"> asserts).  It is then held asserted, even if </w:t>
      </w:r>
      <w:proofErr w:type="spellStart"/>
      <w:r>
        <w:t>sync_wake_reset_b</w:t>
      </w:r>
      <w:proofErr w:type="spellEnd"/>
      <w:r>
        <w:t xml:space="preserve"> deasserts, until </w:t>
      </w:r>
      <w:proofErr w:type="spellStart"/>
      <w:r>
        <w:t>sync_clkvld</w:t>
      </w:r>
      <w:proofErr w:type="spellEnd"/>
      <w:r>
        <w:t xml:space="preserve"> </w:t>
      </w:r>
      <w:proofErr w:type="spellStart"/>
      <w:r>
        <w:t>assertes</w:t>
      </w:r>
      <w:proofErr w:type="spellEnd"/>
      <w:r>
        <w:t>, indicating that the pgcb_clk is running.</w:t>
      </w:r>
    </w:p>
    <w:p w14:paraId="702B8111" w14:textId="658A8AA7" w:rsidR="007F02EB" w:rsidRDefault="007F02EB" w:rsidP="00B71A7F">
      <w:pPr>
        <w:pStyle w:val="ListParagraph"/>
        <w:numPr>
          <w:ilvl w:val="0"/>
          <w:numId w:val="17"/>
        </w:numPr>
      </w:pPr>
      <w:r>
        <w:rPr>
          <w:b/>
        </w:rPr>
        <w:t xml:space="preserve">Final AND Gate </w:t>
      </w:r>
      <w:r>
        <w:t xml:space="preserve">– The output of the 2 Double-Flop Synchronizers is </w:t>
      </w:r>
      <w:proofErr w:type="spellStart"/>
      <w:r>
        <w:t>ANDed</w:t>
      </w:r>
      <w:proofErr w:type="spellEnd"/>
      <w:r>
        <w:t xml:space="preserve"> with the output of the set-hold-clear flop, resulting in an output that asserts asynchronously with async_wake_source_b, and deasserts synchronously when the pgcb_clk has been </w:t>
      </w:r>
      <w:proofErr w:type="spellStart"/>
      <w:r>
        <w:t>ungated</w:t>
      </w:r>
      <w:proofErr w:type="spellEnd"/>
      <w:r>
        <w:t xml:space="preserve"> and is running.</w:t>
      </w:r>
    </w:p>
    <w:p w14:paraId="7E398C0B" w14:textId="220E2689" w:rsidR="00D42D92" w:rsidRDefault="00D42D92" w:rsidP="00B71A7F">
      <w:pPr>
        <w:pStyle w:val="ListParagraph"/>
        <w:numPr>
          <w:ilvl w:val="0"/>
          <w:numId w:val="17"/>
        </w:numPr>
        <w:rPr>
          <w:ins w:id="1409" w:author="Havican, Jared W" w:date="2014-06-10T15:16:00Z"/>
        </w:rPr>
      </w:pPr>
      <w:r w:rsidRPr="00B71A7F">
        <w:rPr>
          <w:b/>
        </w:rPr>
        <w:t>DFx SCAN Mux</w:t>
      </w:r>
      <w:r>
        <w:t xml:space="preserve"> – A SCAN mux is inserted to prevent the 2 Double-Flop Synchronizers from asserting randomly during SCAN mode.</w:t>
      </w:r>
    </w:p>
    <w:p w14:paraId="35105E8E" w14:textId="584C7054" w:rsidR="000C7BBD" w:rsidRPr="00EF145F" w:rsidRDefault="000C7BBD" w:rsidP="00B71A7F">
      <w:pPr>
        <w:pStyle w:val="ListParagraph"/>
        <w:numPr>
          <w:ilvl w:val="0"/>
          <w:numId w:val="17"/>
        </w:numPr>
      </w:pPr>
      <w:proofErr w:type="spellStart"/>
      <w:ins w:id="1410" w:author="Havican, Jared W" w:date="2014-06-10T15:16:00Z">
        <w:r>
          <w:rPr>
            <w:b/>
          </w:rPr>
          <w:t>sync_wake_source_b</w:t>
        </w:r>
      </w:ins>
      <w:proofErr w:type="spellEnd"/>
      <w:ins w:id="1411" w:author="Havican, Jared W" w:date="2014-06-10T15:17:00Z">
        <w:r>
          <w:t xml:space="preserve"> – a combination of the </w:t>
        </w:r>
        <w:proofErr w:type="spellStart"/>
        <w:r>
          <w:t>sync_wake_b</w:t>
        </w:r>
        <w:proofErr w:type="spellEnd"/>
        <w:r>
          <w:t xml:space="preserve"> and the output of the set-hold-clear flop, to be used as </w:t>
        </w:r>
        <w:proofErr w:type="spellStart"/>
        <w:r>
          <w:t>fanin</w:t>
        </w:r>
        <w:proofErr w:type="spellEnd"/>
        <w:r>
          <w:t xml:space="preserve"> to the </w:t>
        </w:r>
        <w:proofErr w:type="spellStart"/>
        <w:r>
          <w:t>sync</w:t>
        </w:r>
      </w:ins>
      <w:ins w:id="1412" w:author="Havican, Jared W" w:date="2014-06-10T15:18:00Z">
        <w:r>
          <w:t>_</w:t>
        </w:r>
      </w:ins>
      <w:ins w:id="1413" w:author="Havican, Jared W" w:date="2014-06-10T15:17:00Z">
        <w:r>
          <w:t>gate</w:t>
        </w:r>
        <w:proofErr w:type="spellEnd"/>
        <w:r>
          <w:t xml:space="preserve"> term</w:t>
        </w:r>
      </w:ins>
      <w:ins w:id="1414" w:author="Havican, Jared W" w:date="2014-06-10T15:18:00Z">
        <w:r>
          <w:t xml:space="preserve"> to the PCGU</w:t>
        </w:r>
      </w:ins>
      <w:ins w:id="1415" w:author="Havican, Jared W" w:date="2014-06-10T15:17:00Z">
        <w:r>
          <w:t xml:space="preserve">.  This output will stay asserted until both </w:t>
        </w:r>
        <w:proofErr w:type="spellStart"/>
        <w:r>
          <w:t>sync_clkvld</w:t>
        </w:r>
        <w:proofErr w:type="spellEnd"/>
        <w:r>
          <w:t xml:space="preserve"> has asserted and async_wake_source_b has deasserted.</w:t>
        </w:r>
      </w:ins>
    </w:p>
    <w:p w14:paraId="042D10AA" w14:textId="4FE502B4" w:rsidR="00662F8A" w:rsidRDefault="00662F8A">
      <w:pPr>
        <w:pStyle w:val="Heading4"/>
      </w:pPr>
      <w:r>
        <w:t>Waveforms</w:t>
      </w:r>
    </w:p>
    <w:p w14:paraId="2C3C3415" w14:textId="453B54C3" w:rsidR="00831DF7" w:rsidRDefault="00831DF7" w:rsidP="00B71A7F">
      <w:pPr>
        <w:pStyle w:val="Heading5"/>
      </w:pPr>
      <w:r>
        <w:t>Reset Deassertion, Without Wake</w:t>
      </w:r>
    </w:p>
    <w:p w14:paraId="1CA6C75F" w14:textId="709D808F" w:rsidR="00831DF7" w:rsidRDefault="005A1079">
      <w:pPr>
        <w:jc w:val="center"/>
        <w:pPrChange w:id="1416" w:author="Havican, Jared W" w:date="2014-06-11T16:39:00Z">
          <w:pPr/>
        </w:pPrChange>
      </w:pPr>
      <w:ins w:id="1417" w:author="Havican, Jared W" w:date="2014-06-10T15:28:00Z">
        <w:r>
          <w:object w:dxaOrig="11565" w:dyaOrig="5535" w14:anchorId="69636D6C">
            <v:shape id="_x0000_i1036" type="#_x0000_t75" style="width:468pt;height:224.25pt" o:ole="">
              <v:imagedata r:id="rId34" o:title=""/>
            </v:shape>
            <o:OLEObject Type="Embed" ProgID="Visio.Drawing.15" ShapeID="_x0000_i1036" DrawAspect="Content" ObjectID="_1464444622" r:id="rId35"/>
          </w:object>
        </w:r>
      </w:ins>
    </w:p>
    <w:p w14:paraId="6A83F65E" w14:textId="0A98E2DB" w:rsidR="00E80502" w:rsidRDefault="00E80502" w:rsidP="00E80502">
      <w:pPr>
        <w:pStyle w:val="Caption"/>
        <w:jc w:val="center"/>
        <w:rPr>
          <w:sz w:val="20"/>
        </w:rPr>
      </w:pPr>
      <w:bookmarkStart w:id="1418" w:name="_Toc390267853"/>
      <w:r w:rsidRPr="00E20DDA">
        <w:rPr>
          <w:rFonts w:ascii="Neo Sans Intel" w:hAnsi="Neo Sans Intel"/>
          <w:sz w:val="20"/>
          <w:szCs w:val="20"/>
        </w:rPr>
        <w:t xml:space="preserve">Figure </w:t>
      </w:r>
      <w:r w:rsidRPr="00E20DDA">
        <w:rPr>
          <w:rFonts w:ascii="Neo Sans Intel" w:hAnsi="Neo Sans Intel"/>
          <w:sz w:val="20"/>
          <w:szCs w:val="20"/>
        </w:rPr>
        <w:fldChar w:fldCharType="begin"/>
      </w:r>
      <w:r w:rsidRPr="00E20DDA">
        <w:rPr>
          <w:rFonts w:ascii="Neo Sans Intel" w:hAnsi="Neo Sans Intel"/>
          <w:sz w:val="20"/>
          <w:szCs w:val="20"/>
        </w:rPr>
        <w:instrText xml:space="preserve"> SEQ Figure \* ARABIC </w:instrText>
      </w:r>
      <w:r w:rsidRPr="00E20DDA">
        <w:rPr>
          <w:rFonts w:ascii="Neo Sans Intel" w:hAnsi="Neo Sans Intel"/>
          <w:sz w:val="20"/>
          <w:szCs w:val="20"/>
        </w:rPr>
        <w:fldChar w:fldCharType="separate"/>
      </w:r>
      <w:ins w:id="1419" w:author="Havican, Jared W" w:date="2014-06-11T16:54:00Z">
        <w:r w:rsidR="00196BCA">
          <w:rPr>
            <w:rFonts w:ascii="Neo Sans Intel" w:hAnsi="Neo Sans Intel"/>
            <w:noProof/>
            <w:sz w:val="20"/>
            <w:szCs w:val="20"/>
          </w:rPr>
          <w:t>11</w:t>
        </w:r>
      </w:ins>
      <w:del w:id="1420" w:author="Havican, Jared W" w:date="2014-06-11T16:34:00Z">
        <w:r w:rsidR="00346D30" w:rsidDel="006D684D">
          <w:rPr>
            <w:rFonts w:ascii="Neo Sans Intel" w:hAnsi="Neo Sans Intel"/>
            <w:noProof/>
            <w:sz w:val="20"/>
            <w:szCs w:val="20"/>
          </w:rPr>
          <w:delText>8</w:delText>
        </w:r>
      </w:del>
      <w:r w:rsidRPr="00E20DDA">
        <w:rPr>
          <w:rFonts w:ascii="Neo Sans Intel" w:hAnsi="Neo Sans Intel"/>
          <w:sz w:val="20"/>
          <w:szCs w:val="20"/>
        </w:rPr>
        <w:fldChar w:fldCharType="end"/>
      </w:r>
      <w:r w:rsidRPr="00E20DDA">
        <w:rPr>
          <w:rFonts w:ascii="Neo Sans Intel" w:hAnsi="Neo Sans Intel"/>
          <w:sz w:val="20"/>
          <w:szCs w:val="20"/>
        </w:rPr>
        <w:t xml:space="preserve">: </w:t>
      </w:r>
      <w:r w:rsidR="00E84112">
        <w:rPr>
          <w:rFonts w:ascii="Neo Sans Intel" w:hAnsi="Neo Sans Intel"/>
          <w:sz w:val="20"/>
          <w:szCs w:val="20"/>
        </w:rPr>
        <w:t>PCGU_AWW Reset Deassertion, Wake Deasserted</w:t>
      </w:r>
      <w:bookmarkEnd w:id="1418"/>
    </w:p>
    <w:p w14:paraId="4D0F9996" w14:textId="77777777" w:rsidR="00E80502" w:rsidRPr="00B71A7F" w:rsidRDefault="00E80502" w:rsidP="00B71A7F"/>
    <w:p w14:paraId="5F2D1BF2" w14:textId="72831B77" w:rsidR="00831DF7" w:rsidRDefault="00831DF7">
      <w:pPr>
        <w:pStyle w:val="Heading5"/>
      </w:pPr>
      <w:r>
        <w:t>Reset Deassertion, With Wake Asserted</w:t>
      </w:r>
    </w:p>
    <w:p w14:paraId="6095EBC7" w14:textId="6559D858" w:rsidR="00831DF7" w:rsidRDefault="005A1079">
      <w:pPr>
        <w:jc w:val="center"/>
        <w:pPrChange w:id="1421" w:author="Havican, Jared W" w:date="2014-06-11T16:39:00Z">
          <w:pPr/>
        </w:pPrChange>
      </w:pPr>
      <w:ins w:id="1422" w:author="Havican, Jared W" w:date="2014-06-10T15:29:00Z">
        <w:r>
          <w:object w:dxaOrig="12285" w:dyaOrig="5535" w14:anchorId="73E21881">
            <v:shape id="_x0000_i1037" type="#_x0000_t75" style="width:467.25pt;height:210pt" o:ole="">
              <v:imagedata r:id="rId36" o:title=""/>
            </v:shape>
            <o:OLEObject Type="Embed" ProgID="Visio.Drawing.15" ShapeID="_x0000_i1037" DrawAspect="Content" ObjectID="_1464444623" r:id="rId37"/>
          </w:object>
        </w:r>
      </w:ins>
    </w:p>
    <w:p w14:paraId="4B923FAC" w14:textId="5B1B1261" w:rsidR="00E84112" w:rsidRDefault="00E84112" w:rsidP="00E84112">
      <w:pPr>
        <w:pStyle w:val="Caption"/>
        <w:jc w:val="center"/>
        <w:rPr>
          <w:sz w:val="20"/>
        </w:rPr>
      </w:pPr>
      <w:bookmarkStart w:id="1423" w:name="_Toc390267854"/>
      <w:r w:rsidRPr="00E20DDA">
        <w:rPr>
          <w:rFonts w:ascii="Neo Sans Intel" w:hAnsi="Neo Sans Intel"/>
          <w:sz w:val="20"/>
          <w:szCs w:val="20"/>
        </w:rPr>
        <w:t xml:space="preserve">Figure </w:t>
      </w:r>
      <w:r w:rsidRPr="00E20DDA">
        <w:rPr>
          <w:rFonts w:ascii="Neo Sans Intel" w:hAnsi="Neo Sans Intel"/>
          <w:sz w:val="20"/>
          <w:szCs w:val="20"/>
        </w:rPr>
        <w:fldChar w:fldCharType="begin"/>
      </w:r>
      <w:r w:rsidRPr="00E20DDA">
        <w:rPr>
          <w:rFonts w:ascii="Neo Sans Intel" w:hAnsi="Neo Sans Intel"/>
          <w:sz w:val="20"/>
          <w:szCs w:val="20"/>
        </w:rPr>
        <w:instrText xml:space="preserve"> SEQ Figure \* ARABIC </w:instrText>
      </w:r>
      <w:r w:rsidRPr="00E20DDA">
        <w:rPr>
          <w:rFonts w:ascii="Neo Sans Intel" w:hAnsi="Neo Sans Intel"/>
          <w:sz w:val="20"/>
          <w:szCs w:val="20"/>
        </w:rPr>
        <w:fldChar w:fldCharType="separate"/>
      </w:r>
      <w:ins w:id="1424" w:author="Havican, Jared W" w:date="2014-06-11T16:54:00Z">
        <w:r w:rsidR="00196BCA">
          <w:rPr>
            <w:rFonts w:ascii="Neo Sans Intel" w:hAnsi="Neo Sans Intel"/>
            <w:noProof/>
            <w:sz w:val="20"/>
            <w:szCs w:val="20"/>
          </w:rPr>
          <w:t>12</w:t>
        </w:r>
      </w:ins>
      <w:del w:id="1425" w:author="Havican, Jared W" w:date="2014-06-11T16:34:00Z">
        <w:r w:rsidR="00346D30" w:rsidDel="006D684D">
          <w:rPr>
            <w:rFonts w:ascii="Neo Sans Intel" w:hAnsi="Neo Sans Intel"/>
            <w:noProof/>
            <w:sz w:val="20"/>
            <w:szCs w:val="20"/>
          </w:rPr>
          <w:delText>9</w:delText>
        </w:r>
      </w:del>
      <w:r w:rsidRPr="00E20DDA">
        <w:rPr>
          <w:rFonts w:ascii="Neo Sans Intel" w:hAnsi="Neo Sans Intel"/>
          <w:sz w:val="20"/>
          <w:szCs w:val="20"/>
        </w:rPr>
        <w:fldChar w:fldCharType="end"/>
      </w:r>
      <w:r w:rsidRPr="00E20DDA">
        <w:rPr>
          <w:rFonts w:ascii="Neo Sans Intel" w:hAnsi="Neo Sans Intel"/>
          <w:sz w:val="20"/>
          <w:szCs w:val="20"/>
        </w:rPr>
        <w:t xml:space="preserve">: </w:t>
      </w:r>
      <w:r>
        <w:rPr>
          <w:rFonts w:ascii="Neo Sans Intel" w:hAnsi="Neo Sans Intel"/>
          <w:sz w:val="20"/>
          <w:szCs w:val="20"/>
        </w:rPr>
        <w:t>PCGU_AWW Reset Deassertion, Wake Asserted</w:t>
      </w:r>
      <w:bookmarkEnd w:id="1423"/>
    </w:p>
    <w:p w14:paraId="0A391974" w14:textId="77777777" w:rsidR="00E84112" w:rsidRPr="00B71A7F" w:rsidRDefault="00E84112" w:rsidP="00B71A7F"/>
    <w:p w14:paraId="3F4296D6" w14:textId="78A1726C" w:rsidR="00831DF7" w:rsidRDefault="00831DF7">
      <w:pPr>
        <w:pStyle w:val="Heading5"/>
      </w:pPr>
      <w:r>
        <w:t>Out of Reset, Wake Assertion, Clock Gated</w:t>
      </w:r>
    </w:p>
    <w:p w14:paraId="64AF928B" w14:textId="42CDA579" w:rsidR="00831DF7" w:rsidRDefault="005A1079">
      <w:pPr>
        <w:jc w:val="center"/>
        <w:pPrChange w:id="1426" w:author="Havican, Jared W" w:date="2014-06-11T16:39:00Z">
          <w:pPr/>
        </w:pPrChange>
      </w:pPr>
      <w:ins w:id="1427" w:author="Havican, Jared W" w:date="2014-06-10T15:29:00Z">
        <w:r w:rsidRPr="005A1079">
          <w:t xml:space="preserve"> </w:t>
        </w:r>
      </w:ins>
      <w:ins w:id="1428" w:author="Havican, Jared W" w:date="2014-06-10T15:29:00Z">
        <w:r>
          <w:object w:dxaOrig="11565" w:dyaOrig="5535" w14:anchorId="519CCFD3">
            <v:shape id="_x0000_i1038" type="#_x0000_t75" style="width:468pt;height:224.25pt" o:ole="">
              <v:imagedata r:id="rId38" o:title=""/>
            </v:shape>
            <o:OLEObject Type="Embed" ProgID="Visio.Drawing.15" ShapeID="_x0000_i1038" DrawAspect="Content" ObjectID="_1464444624" r:id="rId39"/>
          </w:object>
        </w:r>
      </w:ins>
    </w:p>
    <w:p w14:paraId="7908F55F" w14:textId="6E574D3A" w:rsidR="00E84112" w:rsidRDefault="00E84112" w:rsidP="00E84112">
      <w:pPr>
        <w:pStyle w:val="Caption"/>
        <w:jc w:val="center"/>
        <w:rPr>
          <w:sz w:val="20"/>
        </w:rPr>
      </w:pPr>
      <w:bookmarkStart w:id="1429" w:name="_Toc390267855"/>
      <w:r w:rsidRPr="00E20DDA">
        <w:rPr>
          <w:rFonts w:ascii="Neo Sans Intel" w:hAnsi="Neo Sans Intel"/>
          <w:sz w:val="20"/>
          <w:szCs w:val="20"/>
        </w:rPr>
        <w:t xml:space="preserve">Figure </w:t>
      </w:r>
      <w:r w:rsidRPr="00E20DDA">
        <w:rPr>
          <w:rFonts w:ascii="Neo Sans Intel" w:hAnsi="Neo Sans Intel"/>
          <w:sz w:val="20"/>
          <w:szCs w:val="20"/>
        </w:rPr>
        <w:fldChar w:fldCharType="begin"/>
      </w:r>
      <w:r w:rsidRPr="00E20DDA">
        <w:rPr>
          <w:rFonts w:ascii="Neo Sans Intel" w:hAnsi="Neo Sans Intel"/>
          <w:sz w:val="20"/>
          <w:szCs w:val="20"/>
        </w:rPr>
        <w:instrText xml:space="preserve"> SEQ Figure \* ARABIC </w:instrText>
      </w:r>
      <w:r w:rsidRPr="00E20DDA">
        <w:rPr>
          <w:rFonts w:ascii="Neo Sans Intel" w:hAnsi="Neo Sans Intel"/>
          <w:sz w:val="20"/>
          <w:szCs w:val="20"/>
        </w:rPr>
        <w:fldChar w:fldCharType="separate"/>
      </w:r>
      <w:ins w:id="1430" w:author="Havican, Jared W" w:date="2014-06-11T16:54:00Z">
        <w:r w:rsidR="00196BCA">
          <w:rPr>
            <w:rFonts w:ascii="Neo Sans Intel" w:hAnsi="Neo Sans Intel"/>
            <w:noProof/>
            <w:sz w:val="20"/>
            <w:szCs w:val="20"/>
          </w:rPr>
          <w:t>13</w:t>
        </w:r>
      </w:ins>
      <w:del w:id="1431" w:author="Havican, Jared W" w:date="2014-06-11T16:34:00Z">
        <w:r w:rsidR="00346D30" w:rsidDel="006D684D">
          <w:rPr>
            <w:rFonts w:ascii="Neo Sans Intel" w:hAnsi="Neo Sans Intel"/>
            <w:noProof/>
            <w:sz w:val="20"/>
            <w:szCs w:val="20"/>
          </w:rPr>
          <w:delText>10</w:delText>
        </w:r>
      </w:del>
      <w:r w:rsidRPr="00E20DDA">
        <w:rPr>
          <w:rFonts w:ascii="Neo Sans Intel" w:hAnsi="Neo Sans Intel"/>
          <w:sz w:val="20"/>
          <w:szCs w:val="20"/>
        </w:rPr>
        <w:fldChar w:fldCharType="end"/>
      </w:r>
      <w:r w:rsidRPr="00E20DDA">
        <w:rPr>
          <w:rFonts w:ascii="Neo Sans Intel" w:hAnsi="Neo Sans Intel"/>
          <w:sz w:val="20"/>
          <w:szCs w:val="20"/>
        </w:rPr>
        <w:t xml:space="preserve">: </w:t>
      </w:r>
      <w:r>
        <w:rPr>
          <w:rFonts w:ascii="Neo Sans Intel" w:hAnsi="Neo Sans Intel"/>
          <w:sz w:val="20"/>
          <w:szCs w:val="20"/>
        </w:rPr>
        <w:t>PCGU_AWW Wake Assertion with Clock Gated</w:t>
      </w:r>
      <w:bookmarkEnd w:id="1429"/>
    </w:p>
    <w:p w14:paraId="389CF8FE" w14:textId="77777777" w:rsidR="00E84112" w:rsidRPr="00B71A7F" w:rsidRDefault="00E84112" w:rsidP="00B71A7F"/>
    <w:p w14:paraId="14A0BAF4" w14:textId="7530E94C" w:rsidR="00831DF7" w:rsidRDefault="00831DF7">
      <w:pPr>
        <w:pStyle w:val="Heading5"/>
      </w:pPr>
      <w:r>
        <w:t>Out of Reset, Wake Assertion, Clock Running</w:t>
      </w:r>
    </w:p>
    <w:p w14:paraId="7072ED76" w14:textId="6651F64F" w:rsidR="00831DF7" w:rsidRDefault="005A1079">
      <w:pPr>
        <w:jc w:val="center"/>
        <w:pPrChange w:id="1432" w:author="Havican, Jared W" w:date="2014-06-11T16:40:00Z">
          <w:pPr/>
        </w:pPrChange>
      </w:pPr>
      <w:ins w:id="1433" w:author="Havican, Jared W" w:date="2014-06-10T15:29:00Z">
        <w:r>
          <w:object w:dxaOrig="11565" w:dyaOrig="5535" w14:anchorId="76E53861">
            <v:shape id="_x0000_i1039" type="#_x0000_t75" style="width:468pt;height:224.25pt" o:ole="">
              <v:imagedata r:id="rId40" o:title=""/>
            </v:shape>
            <o:OLEObject Type="Embed" ProgID="Visio.Drawing.15" ShapeID="_x0000_i1039" DrawAspect="Content" ObjectID="_1464444625" r:id="rId41"/>
          </w:object>
        </w:r>
      </w:ins>
    </w:p>
    <w:p w14:paraId="33D9AECC" w14:textId="039B51E8" w:rsidR="00E84112" w:rsidRDefault="00E84112" w:rsidP="00E84112">
      <w:pPr>
        <w:pStyle w:val="Caption"/>
        <w:jc w:val="center"/>
        <w:rPr>
          <w:rFonts w:ascii="Neo Sans Intel" w:hAnsi="Neo Sans Intel"/>
          <w:sz w:val="20"/>
          <w:szCs w:val="20"/>
        </w:rPr>
      </w:pPr>
      <w:bookmarkStart w:id="1434" w:name="_Toc390267856"/>
      <w:r w:rsidRPr="00E20DDA">
        <w:rPr>
          <w:rFonts w:ascii="Neo Sans Intel" w:hAnsi="Neo Sans Intel"/>
          <w:sz w:val="20"/>
          <w:szCs w:val="20"/>
        </w:rPr>
        <w:t xml:space="preserve">Figure </w:t>
      </w:r>
      <w:r w:rsidRPr="00E20DDA">
        <w:rPr>
          <w:rFonts w:ascii="Neo Sans Intel" w:hAnsi="Neo Sans Intel"/>
          <w:sz w:val="20"/>
          <w:szCs w:val="20"/>
        </w:rPr>
        <w:fldChar w:fldCharType="begin"/>
      </w:r>
      <w:r w:rsidRPr="00E20DDA">
        <w:rPr>
          <w:rFonts w:ascii="Neo Sans Intel" w:hAnsi="Neo Sans Intel"/>
          <w:sz w:val="20"/>
          <w:szCs w:val="20"/>
        </w:rPr>
        <w:instrText xml:space="preserve"> SEQ Figure \* ARABIC </w:instrText>
      </w:r>
      <w:r w:rsidRPr="00E20DDA">
        <w:rPr>
          <w:rFonts w:ascii="Neo Sans Intel" w:hAnsi="Neo Sans Intel"/>
          <w:sz w:val="20"/>
          <w:szCs w:val="20"/>
        </w:rPr>
        <w:fldChar w:fldCharType="separate"/>
      </w:r>
      <w:ins w:id="1435" w:author="Havican, Jared W" w:date="2014-06-11T16:54:00Z">
        <w:r w:rsidR="00196BCA">
          <w:rPr>
            <w:rFonts w:ascii="Neo Sans Intel" w:hAnsi="Neo Sans Intel"/>
            <w:noProof/>
            <w:sz w:val="20"/>
            <w:szCs w:val="20"/>
          </w:rPr>
          <w:t>14</w:t>
        </w:r>
      </w:ins>
      <w:del w:id="1436" w:author="Havican, Jared W" w:date="2014-06-11T16:34:00Z">
        <w:r w:rsidR="00346D30" w:rsidDel="006D684D">
          <w:rPr>
            <w:rFonts w:ascii="Neo Sans Intel" w:hAnsi="Neo Sans Intel"/>
            <w:noProof/>
            <w:sz w:val="20"/>
            <w:szCs w:val="20"/>
          </w:rPr>
          <w:delText>11</w:delText>
        </w:r>
      </w:del>
      <w:r w:rsidRPr="00E20DDA">
        <w:rPr>
          <w:rFonts w:ascii="Neo Sans Intel" w:hAnsi="Neo Sans Intel"/>
          <w:sz w:val="20"/>
          <w:szCs w:val="20"/>
        </w:rPr>
        <w:fldChar w:fldCharType="end"/>
      </w:r>
      <w:r w:rsidRPr="00E20DDA">
        <w:rPr>
          <w:rFonts w:ascii="Neo Sans Intel" w:hAnsi="Neo Sans Intel"/>
          <w:sz w:val="20"/>
          <w:szCs w:val="20"/>
        </w:rPr>
        <w:t xml:space="preserve">: </w:t>
      </w:r>
      <w:r>
        <w:rPr>
          <w:rFonts w:ascii="Neo Sans Intel" w:hAnsi="Neo Sans Intel"/>
          <w:sz w:val="20"/>
          <w:szCs w:val="20"/>
        </w:rPr>
        <w:t>PCGU_AWW Wake Assertion with Clock Running</w:t>
      </w:r>
      <w:bookmarkEnd w:id="1434"/>
    </w:p>
    <w:p w14:paraId="187EE77D" w14:textId="77777777" w:rsidR="00677B46" w:rsidRDefault="00677B46" w:rsidP="00677B46">
      <w:pPr>
        <w:pStyle w:val="Heading3"/>
      </w:pPr>
      <w:bookmarkStart w:id="1437" w:name="_Toc390267836"/>
      <w:r>
        <w:t>Tool Waivers</w:t>
      </w:r>
      <w:bookmarkEnd w:id="1437"/>
    </w:p>
    <w:p w14:paraId="57836E6A" w14:textId="77777777" w:rsidR="00677B46" w:rsidRDefault="00677B46" w:rsidP="00677B46">
      <w:pPr>
        <w:pStyle w:val="Heading4"/>
      </w:pPr>
      <w:r>
        <w:t>Lintra</w:t>
      </w:r>
    </w:p>
    <w:p w14:paraId="3383AEC0" w14:textId="77777777" w:rsidR="00D21F6A" w:rsidRPr="007663FB" w:rsidRDefault="00D21F6A" w:rsidP="00D21F6A">
      <w:pPr>
        <w:rPr>
          <w:ins w:id="1438" w:author="Havican, Jared W" w:date="2014-06-10T15:12:00Z"/>
          <w:rFonts w:ascii="Neo Sans Intel" w:hAnsi="Neo Sans Intel"/>
          <w:sz w:val="20"/>
          <w:szCs w:val="20"/>
        </w:rPr>
      </w:pPr>
      <w:ins w:id="1439" w:author="Havican, Jared W" w:date="2014-06-10T15:12:00Z">
        <w:r w:rsidRPr="007663FB">
          <w:rPr>
            <w:rFonts w:ascii="Neo Sans Intel" w:hAnsi="Neo Sans Intel"/>
            <w:sz w:val="20"/>
            <w:szCs w:val="20"/>
          </w:rPr>
          <w:t>Lintra waivers can be found under $MODEL_ROOT/tools/lint/waivers/</w:t>
        </w:r>
        <w:proofErr w:type="spellStart"/>
        <w:r>
          <w:rPr>
            <w:rFonts w:ascii="Neo Sans Intel" w:hAnsi="Neo Sans Intel"/>
            <w:sz w:val="20"/>
            <w:szCs w:val="20"/>
          </w:rPr>
          <w:t>pcguunit_waivers.lwv</w:t>
        </w:r>
        <w:proofErr w:type="spellEnd"/>
      </w:ins>
    </w:p>
    <w:p w14:paraId="112B0CFB" w14:textId="70F64A0C" w:rsidR="00B62663" w:rsidRPr="00E20DDA" w:rsidDel="00D21F6A" w:rsidRDefault="00B62663" w:rsidP="00B62663">
      <w:pPr>
        <w:rPr>
          <w:del w:id="1440" w:author="Havican, Jared W" w:date="2014-06-10T15:12:00Z"/>
          <w:lang w:eastAsia="en-US"/>
        </w:rPr>
      </w:pPr>
      <w:del w:id="1441" w:author="Havican, Jared W" w:date="2014-06-10T15:12:00Z">
        <w:r w:rsidDel="00D21F6A">
          <w:rPr>
            <w:lang w:eastAsia="en-US"/>
          </w:rPr>
          <w:delText>Lintra waivers can be found under $MODEL_ROOT/tools/lint/waivers/</w:delText>
        </w:r>
      </w:del>
    </w:p>
    <w:p w14:paraId="0C0D0D26" w14:textId="77777777" w:rsidR="00677B46" w:rsidRDefault="00677B46" w:rsidP="00677B46">
      <w:pPr>
        <w:pStyle w:val="Heading4"/>
      </w:pPr>
      <w:r>
        <w:t>Questa/0in CDC</w:t>
      </w:r>
    </w:p>
    <w:p w14:paraId="4031BA3E" w14:textId="17C5A8C3" w:rsidR="00E17D98" w:rsidRDefault="00E17D98" w:rsidP="00E17D98">
      <w:pPr>
        <w:rPr>
          <w:rFonts w:ascii="Neo Sans Intel" w:hAnsi="Neo Sans Intel"/>
          <w:sz w:val="20"/>
          <w:szCs w:val="20"/>
        </w:rPr>
      </w:pPr>
      <w:r w:rsidRPr="00E20DDA">
        <w:rPr>
          <w:rFonts w:ascii="Neo Sans Intel" w:hAnsi="Neo Sans Intel"/>
          <w:sz w:val="20"/>
          <w:szCs w:val="20"/>
        </w:rPr>
        <w:t>The following w</w:t>
      </w:r>
      <w:r>
        <w:rPr>
          <w:rFonts w:ascii="Neo Sans Intel" w:hAnsi="Neo Sans Intel"/>
          <w:sz w:val="20"/>
          <w:szCs w:val="20"/>
        </w:rPr>
        <w:t>aivers may be needed when running</w:t>
      </w:r>
      <w:r w:rsidR="00DC0DD5">
        <w:rPr>
          <w:rFonts w:ascii="Neo Sans Intel" w:hAnsi="Neo Sans Intel"/>
          <w:sz w:val="20"/>
          <w:szCs w:val="20"/>
        </w:rPr>
        <w:t xml:space="preserve"> CDC</w:t>
      </w:r>
      <w:r>
        <w:rPr>
          <w:rFonts w:ascii="Neo Sans Intel" w:hAnsi="Neo Sans Intel"/>
          <w:sz w:val="20"/>
          <w:szCs w:val="20"/>
        </w:rPr>
        <w:t>:</w:t>
      </w:r>
    </w:p>
    <w:p w14:paraId="66327C17" w14:textId="77777777" w:rsidR="00D21F6A" w:rsidRPr="005B4D5B" w:rsidRDefault="00D21F6A" w:rsidP="00D21F6A">
      <w:pPr>
        <w:spacing w:after="0" w:line="240" w:lineRule="auto"/>
        <w:rPr>
          <w:ins w:id="1442" w:author="Havican, Jared W" w:date="2014-06-10T15:12:00Z"/>
          <w:rFonts w:ascii="Courier New" w:hAnsi="Courier New" w:cs="Courier New"/>
          <w:sz w:val="16"/>
          <w:szCs w:val="20"/>
        </w:rPr>
      </w:pPr>
    </w:p>
    <w:p w14:paraId="39CF66CE" w14:textId="77777777" w:rsidR="00D21F6A" w:rsidRPr="007663FB" w:rsidRDefault="00D21F6A" w:rsidP="00D21F6A">
      <w:pPr>
        <w:spacing w:after="0" w:line="240" w:lineRule="auto"/>
        <w:rPr>
          <w:ins w:id="1443" w:author="Havican, Jared W" w:date="2014-06-10T15:12:00Z"/>
          <w:rFonts w:ascii="Courier New" w:hAnsi="Courier New" w:cs="Courier New"/>
          <w:color w:val="0000FF"/>
          <w:sz w:val="16"/>
          <w:szCs w:val="20"/>
        </w:rPr>
      </w:pPr>
      <w:ins w:id="1444" w:author="Havican, Jared W" w:date="2014-06-10T15:12:00Z">
        <w:r w:rsidRPr="007663FB">
          <w:rPr>
            <w:rFonts w:ascii="Courier New" w:hAnsi="Courier New" w:cs="Courier New"/>
            <w:color w:val="0000FF"/>
            <w:sz w:val="16"/>
            <w:szCs w:val="20"/>
          </w:rPr>
          <w:t>#### PCGU_AWW Waivers ####</w:t>
        </w:r>
      </w:ins>
    </w:p>
    <w:p w14:paraId="64A7CE9E" w14:textId="77777777" w:rsidR="00D21F6A" w:rsidRPr="007663FB" w:rsidRDefault="00D21F6A" w:rsidP="00D21F6A">
      <w:pPr>
        <w:spacing w:after="0" w:line="240" w:lineRule="auto"/>
        <w:rPr>
          <w:ins w:id="1445" w:author="Havican, Jared W" w:date="2014-06-10T15:12:00Z"/>
          <w:rFonts w:ascii="Courier New" w:hAnsi="Courier New" w:cs="Courier New"/>
          <w:color w:val="0000FF"/>
          <w:sz w:val="16"/>
          <w:szCs w:val="20"/>
        </w:rPr>
      </w:pPr>
      <w:ins w:id="1446" w:author="Havican, Jared W" w:date="2014-06-10T15:12:00Z">
        <w:r w:rsidRPr="007663FB">
          <w:rPr>
            <w:rFonts w:ascii="Courier New" w:hAnsi="Courier New" w:cs="Courier New"/>
            <w:color w:val="0000FF"/>
            <w:sz w:val="16"/>
            <w:szCs w:val="20"/>
          </w:rPr>
          <w:t xml:space="preserve"># PCGU async set circuit, combi logic on the </w:t>
        </w:r>
        <w:proofErr w:type="spellStart"/>
        <w:r w:rsidRPr="007663FB">
          <w:rPr>
            <w:rFonts w:ascii="Courier New" w:hAnsi="Courier New" w:cs="Courier New"/>
            <w:color w:val="0000FF"/>
            <w:sz w:val="16"/>
            <w:szCs w:val="20"/>
          </w:rPr>
          <w:t>clr_b</w:t>
        </w:r>
        <w:proofErr w:type="spellEnd"/>
        <w:r w:rsidRPr="007663FB">
          <w:rPr>
            <w:rFonts w:ascii="Courier New" w:hAnsi="Courier New" w:cs="Courier New"/>
            <w:color w:val="0000FF"/>
            <w:sz w:val="16"/>
            <w:szCs w:val="20"/>
          </w:rPr>
          <w:t xml:space="preserve"> term of the 2 </w:t>
        </w:r>
        <w:proofErr w:type="spellStart"/>
        <w:r w:rsidRPr="007663FB">
          <w:rPr>
            <w:rFonts w:ascii="Courier New" w:hAnsi="Courier New" w:cs="Courier New"/>
            <w:color w:val="0000FF"/>
            <w:sz w:val="16"/>
            <w:szCs w:val="20"/>
          </w:rPr>
          <w:t>doublesyncs</w:t>
        </w:r>
        <w:proofErr w:type="spellEnd"/>
        <w:r w:rsidRPr="007663FB">
          <w:rPr>
            <w:rFonts w:ascii="Courier New" w:hAnsi="Courier New" w:cs="Courier New"/>
            <w:color w:val="0000FF"/>
            <w:sz w:val="16"/>
            <w:szCs w:val="20"/>
          </w:rPr>
          <w:t xml:space="preserve"> used to set the flops</w:t>
        </w:r>
      </w:ins>
    </w:p>
    <w:p w14:paraId="14AE5ED0" w14:textId="77777777" w:rsidR="00D21F6A" w:rsidRPr="00B71A7F" w:rsidRDefault="00D21F6A" w:rsidP="00D21F6A">
      <w:pPr>
        <w:spacing w:after="0" w:line="240" w:lineRule="auto"/>
        <w:rPr>
          <w:ins w:id="1447" w:author="Havican, Jared W" w:date="2014-06-10T15:12:00Z"/>
        </w:rPr>
      </w:pPr>
      <w:proofErr w:type="spellStart"/>
      <w:proofErr w:type="gramStart"/>
      <w:ins w:id="1448" w:author="Havican, Jared W" w:date="2014-06-10T15:12:00Z">
        <w:r w:rsidRPr="005B4D5B">
          <w:rPr>
            <w:rFonts w:ascii="Courier New" w:hAnsi="Courier New" w:cs="Courier New"/>
            <w:sz w:val="16"/>
            <w:szCs w:val="20"/>
          </w:rPr>
          <w:t>cdc</w:t>
        </w:r>
        <w:proofErr w:type="spellEnd"/>
        <w:proofErr w:type="gramEnd"/>
        <w:r w:rsidRPr="005B4D5B">
          <w:rPr>
            <w:rFonts w:ascii="Courier New" w:hAnsi="Courier New" w:cs="Courier New"/>
            <w:sz w:val="16"/>
            <w:szCs w:val="20"/>
          </w:rPr>
          <w:t xml:space="preserve"> report crossing -through async_wake_source_b -through </w:t>
        </w:r>
        <w:proofErr w:type="spellStart"/>
        <w:r w:rsidRPr="005B4D5B">
          <w:rPr>
            <w:rFonts w:ascii="Courier New" w:hAnsi="Courier New" w:cs="Courier New"/>
            <w:sz w:val="16"/>
            <w:szCs w:val="20"/>
          </w:rPr>
          <w:t>i_pgcb_ctech_doublesync_async_wake</w:t>
        </w:r>
        <w:proofErr w:type="spellEnd"/>
        <w:r w:rsidRPr="005B4D5B">
          <w:rPr>
            <w:rFonts w:ascii="Courier New" w:hAnsi="Courier New" w:cs="Courier New"/>
            <w:sz w:val="16"/>
            <w:szCs w:val="20"/>
          </w:rPr>
          <w:t>_*.</w:t>
        </w:r>
        <w:proofErr w:type="spellStart"/>
        <w:r w:rsidRPr="005B4D5B">
          <w:rPr>
            <w:rFonts w:ascii="Courier New" w:hAnsi="Courier New" w:cs="Courier New"/>
            <w:sz w:val="16"/>
            <w:szCs w:val="20"/>
          </w:rPr>
          <w:t>clr_b</w:t>
        </w:r>
        <w:proofErr w:type="spellEnd"/>
        <w:r w:rsidRPr="005B4D5B">
          <w:rPr>
            <w:rFonts w:ascii="Courier New" w:hAnsi="Courier New" w:cs="Courier New"/>
            <w:sz w:val="16"/>
            <w:szCs w:val="20"/>
          </w:rPr>
          <w:t xml:space="preserve"> -</w:t>
        </w:r>
        <w:proofErr w:type="spellStart"/>
        <w:r w:rsidRPr="005B4D5B">
          <w:rPr>
            <w:rFonts w:ascii="Courier New" w:hAnsi="Courier New" w:cs="Courier New"/>
            <w:sz w:val="16"/>
            <w:szCs w:val="20"/>
          </w:rPr>
          <w:t>rx_clock</w:t>
        </w:r>
        <w:proofErr w:type="spellEnd"/>
        <w:r w:rsidRPr="005B4D5B">
          <w:rPr>
            <w:rFonts w:ascii="Courier New" w:hAnsi="Courier New" w:cs="Courier New"/>
            <w:sz w:val="16"/>
            <w:szCs w:val="20"/>
          </w:rPr>
          <w:t xml:space="preserve"> PGCB_CLK -module </w:t>
        </w:r>
        <w:proofErr w:type="spellStart"/>
        <w:r w:rsidRPr="005B4D5B">
          <w:rPr>
            <w:rFonts w:ascii="Courier New" w:hAnsi="Courier New" w:cs="Courier New"/>
            <w:sz w:val="16"/>
            <w:szCs w:val="20"/>
          </w:rPr>
          <w:t>pcgu_aww</w:t>
        </w:r>
        <w:proofErr w:type="spellEnd"/>
        <w:r w:rsidRPr="005B4D5B">
          <w:rPr>
            <w:rFonts w:ascii="Courier New" w:hAnsi="Courier New" w:cs="Courier New"/>
            <w:sz w:val="16"/>
            <w:szCs w:val="20"/>
          </w:rPr>
          <w:t xml:space="preserve"> -severity waived</w:t>
        </w:r>
      </w:ins>
    </w:p>
    <w:p w14:paraId="780F3C02" w14:textId="28B79B5B" w:rsidR="00E17D98" w:rsidRPr="00E17D98" w:rsidDel="00D21F6A" w:rsidRDefault="00E17D98" w:rsidP="00E17D98">
      <w:pPr>
        <w:rPr>
          <w:del w:id="1449" w:author="Havican, Jared W" w:date="2014-06-10T15:12:00Z"/>
          <w:rFonts w:ascii="Courier New" w:hAnsi="Courier New" w:cs="Courier New"/>
          <w:b/>
          <w:sz w:val="16"/>
          <w:szCs w:val="20"/>
        </w:rPr>
      </w:pPr>
      <w:del w:id="1450" w:author="Havican, Jared W" w:date="2014-06-10T15:12:00Z">
        <w:r w:rsidRPr="00E17D98" w:rsidDel="00D21F6A">
          <w:rPr>
            <w:rFonts w:ascii="Courier New" w:hAnsi="Courier New" w:cs="Courier New"/>
            <w:b/>
            <w:sz w:val="16"/>
            <w:szCs w:val="20"/>
          </w:rPr>
          <w:delText># PCGU async set circuit, combi logic on the clr_b term of the 2 doublesyncs used to set the flops</w:delText>
        </w:r>
      </w:del>
    </w:p>
    <w:p w14:paraId="42893A48" w14:textId="0423A30A" w:rsidR="00677B46" w:rsidRPr="00B71A7F" w:rsidDel="00D21F6A" w:rsidRDefault="00E17D98" w:rsidP="00B71A7F">
      <w:pPr>
        <w:rPr>
          <w:del w:id="1451" w:author="Havican, Jared W" w:date="2014-06-10T15:12:00Z"/>
        </w:rPr>
      </w:pPr>
      <w:del w:id="1452" w:author="Havican, Jared W" w:date="2014-06-10T15:12:00Z">
        <w:r w:rsidRPr="00E17D98" w:rsidDel="00D21F6A">
          <w:rPr>
            <w:rFonts w:ascii="Courier New" w:hAnsi="Courier New" w:cs="Courier New"/>
            <w:b/>
            <w:sz w:val="16"/>
            <w:szCs w:val="20"/>
          </w:rPr>
          <w:delText>cdc report crossing</w:delText>
        </w:r>
        <w:r w:rsidRPr="00E17D98" w:rsidDel="00D21F6A">
          <w:rPr>
            <w:rFonts w:ascii="Courier New" w:hAnsi="Courier New" w:cs="Courier New"/>
            <w:sz w:val="16"/>
            <w:szCs w:val="20"/>
          </w:rPr>
          <w:delText xml:space="preserve"> </w:delText>
        </w:r>
        <w:r w:rsidR="008D3C5B" w:rsidRPr="008D3C5B" w:rsidDel="00D21F6A">
          <w:rPr>
            <w:rFonts w:ascii="Courier New" w:hAnsi="Courier New" w:cs="Courier New"/>
            <w:sz w:val="16"/>
            <w:szCs w:val="20"/>
          </w:rPr>
          <w:delText>-through async_wake_source_b -through i_pgcb_doublesync_async_wake_*.clr_b -rx_clock pgcb_clk -module pcgu_aww -severity waived</w:delText>
        </w:r>
      </w:del>
    </w:p>
    <w:p w14:paraId="263AABB3" w14:textId="77777777" w:rsidR="00E84112" w:rsidRPr="00B71A7F" w:rsidRDefault="00E84112" w:rsidP="00B71A7F"/>
    <w:p w14:paraId="2AC72AEA" w14:textId="12C48C8D" w:rsidR="006F25E1" w:rsidRDefault="006F25E1">
      <w:pPr>
        <w:pStyle w:val="Heading2"/>
      </w:pPr>
      <w:bookmarkStart w:id="1453" w:name="_Ref390168728"/>
      <w:bookmarkStart w:id="1454" w:name="_Toc390267837"/>
      <w:r>
        <w:t>PCGU Integration</w:t>
      </w:r>
      <w:r w:rsidR="009B1CA0">
        <w:t xml:space="preserve"> Reference Designs</w:t>
      </w:r>
      <w:bookmarkEnd w:id="1453"/>
      <w:bookmarkEnd w:id="1454"/>
    </w:p>
    <w:p w14:paraId="7EB68A79" w14:textId="08BD0DC3" w:rsidR="00B00749" w:rsidRPr="00B71A7F" w:rsidRDefault="00B00749" w:rsidP="00B71A7F">
      <w:r>
        <w:rPr>
          <w:rFonts w:ascii="Neo Sans Intel" w:hAnsi="Neo Sans Intel"/>
          <w:sz w:val="20"/>
          <w:szCs w:val="20"/>
        </w:rPr>
        <w:t>The following sections describe methods for integrating the PCGU.  They should be taken as reference designs and should not be used as-is without being</w:t>
      </w:r>
    </w:p>
    <w:p w14:paraId="59140058" w14:textId="4F4A55B1" w:rsidR="005826B6" w:rsidRDefault="005826B6">
      <w:pPr>
        <w:pStyle w:val="Heading3"/>
      </w:pPr>
      <w:bookmarkStart w:id="1455" w:name="_Toc390267838"/>
      <w:bookmarkEnd w:id="1397"/>
      <w:r>
        <w:t>PCGU Integration</w:t>
      </w:r>
      <w:r w:rsidR="00061020">
        <w:t xml:space="preserve"> (Completely Asynchronous)</w:t>
      </w:r>
      <w:bookmarkEnd w:id="1455"/>
    </w:p>
    <w:p w14:paraId="31C9D66E" w14:textId="19B904F2" w:rsidR="00061020" w:rsidRDefault="00061020" w:rsidP="00B71A7F">
      <w:pPr>
        <w:rPr>
          <w:sz w:val="20"/>
        </w:rPr>
      </w:pPr>
      <w:r>
        <w:rPr>
          <w:rFonts w:ascii="Neo Sans Intel" w:hAnsi="Neo Sans Intel"/>
          <w:sz w:val="20"/>
          <w:szCs w:val="20"/>
        </w:rPr>
        <w:t xml:space="preserve">While using an always running clock to deglitch the wake source(s) </w:t>
      </w:r>
      <w:r w:rsidR="00346D30">
        <w:rPr>
          <w:rFonts w:ascii="Neo Sans Intel" w:hAnsi="Neo Sans Intel"/>
          <w:sz w:val="20"/>
          <w:szCs w:val="20"/>
        </w:rPr>
        <w:t>(</w:t>
      </w:r>
      <w:proofErr w:type="spellStart"/>
      <w:r w:rsidR="00346D30">
        <w:rPr>
          <w:rFonts w:ascii="Neo Sans Intel" w:hAnsi="Neo Sans Intel"/>
          <w:sz w:val="20"/>
          <w:szCs w:val="20"/>
        </w:rPr>
        <w:t>ie</w:t>
      </w:r>
      <w:proofErr w:type="spellEnd"/>
      <w:r w:rsidR="00346D30">
        <w:rPr>
          <w:rFonts w:ascii="Neo Sans Intel" w:hAnsi="Neo Sans Intel"/>
          <w:sz w:val="20"/>
          <w:szCs w:val="20"/>
        </w:rPr>
        <w:t xml:space="preserve"> </w:t>
      </w:r>
      <w:r>
        <w:rPr>
          <w:rFonts w:ascii="Neo Sans Intel" w:hAnsi="Neo Sans Intel"/>
          <w:sz w:val="20"/>
          <w:szCs w:val="20"/>
        </w:rPr>
        <w:t>Sectio</w:t>
      </w:r>
      <w:r w:rsidR="00346D30">
        <w:rPr>
          <w:rFonts w:ascii="Neo Sans Intel" w:hAnsi="Neo Sans Intel"/>
          <w:sz w:val="20"/>
          <w:szCs w:val="20"/>
        </w:rPr>
        <w:t xml:space="preserve">n </w:t>
      </w:r>
      <w:r w:rsidR="00346D30">
        <w:rPr>
          <w:rFonts w:ascii="Neo Sans Intel" w:hAnsi="Neo Sans Intel"/>
          <w:sz w:val="20"/>
          <w:szCs w:val="20"/>
        </w:rPr>
        <w:fldChar w:fldCharType="begin"/>
      </w:r>
      <w:r w:rsidR="00346D30">
        <w:rPr>
          <w:rFonts w:ascii="Neo Sans Intel" w:hAnsi="Neo Sans Intel"/>
          <w:sz w:val="20"/>
          <w:szCs w:val="20"/>
        </w:rPr>
        <w:instrText xml:space="preserve"> REF _Ref370757947 \r \h </w:instrText>
      </w:r>
      <w:r w:rsidR="00346D30">
        <w:rPr>
          <w:rFonts w:ascii="Neo Sans Intel" w:hAnsi="Neo Sans Intel"/>
          <w:sz w:val="20"/>
          <w:szCs w:val="20"/>
        </w:rPr>
      </w:r>
      <w:r w:rsidR="00346D30">
        <w:rPr>
          <w:rFonts w:ascii="Neo Sans Intel" w:hAnsi="Neo Sans Intel"/>
          <w:sz w:val="20"/>
          <w:szCs w:val="20"/>
        </w:rPr>
        <w:fldChar w:fldCharType="separate"/>
      </w:r>
      <w:ins w:id="1456" w:author="Havican, Jared W" w:date="2014-06-11T16:54:00Z">
        <w:r w:rsidR="00196BCA">
          <w:rPr>
            <w:rFonts w:ascii="Neo Sans Intel" w:hAnsi="Neo Sans Intel"/>
            <w:sz w:val="20"/>
            <w:szCs w:val="20"/>
          </w:rPr>
          <w:t>1.4.1.3.1</w:t>
        </w:r>
      </w:ins>
      <w:del w:id="1457" w:author="Havican, Jared W" w:date="2014-06-11T16:34:00Z">
        <w:r w:rsidR="00346D30" w:rsidDel="006D684D">
          <w:rPr>
            <w:rFonts w:ascii="Neo Sans Intel" w:hAnsi="Neo Sans Intel"/>
            <w:sz w:val="20"/>
            <w:szCs w:val="20"/>
          </w:rPr>
          <w:delText>1.4.2</w:delText>
        </w:r>
      </w:del>
      <w:r w:rsidR="00346D30">
        <w:rPr>
          <w:rFonts w:ascii="Neo Sans Intel" w:hAnsi="Neo Sans Intel"/>
          <w:sz w:val="20"/>
          <w:szCs w:val="20"/>
        </w:rPr>
        <w:fldChar w:fldCharType="end"/>
      </w:r>
      <w:r>
        <w:rPr>
          <w:rFonts w:ascii="Neo Sans Intel" w:hAnsi="Neo Sans Intel"/>
          <w:sz w:val="20"/>
          <w:szCs w:val="20"/>
        </w:rPr>
        <w:t xml:space="preserve">) is probably the safest way to ensure that the async_wake_b input to the PCGU is glitch-free and meets the Tresetmin requirement, it may not be practical for all IPs.  This section demonstrates an alternative approach to generating this wake signal using the PCGU_AWW described in Section </w:t>
      </w:r>
      <w:r>
        <w:rPr>
          <w:rFonts w:ascii="Neo Sans Intel" w:hAnsi="Neo Sans Intel"/>
          <w:sz w:val="20"/>
          <w:szCs w:val="20"/>
        </w:rPr>
        <w:fldChar w:fldCharType="begin"/>
      </w:r>
      <w:r>
        <w:rPr>
          <w:rFonts w:ascii="Neo Sans Intel" w:hAnsi="Neo Sans Intel"/>
          <w:sz w:val="20"/>
          <w:szCs w:val="20"/>
        </w:rPr>
        <w:instrText xml:space="preserve"> REF _Ref370396332 \r \h </w:instrText>
      </w:r>
      <w:r>
        <w:rPr>
          <w:rFonts w:ascii="Neo Sans Intel" w:hAnsi="Neo Sans Intel"/>
          <w:sz w:val="20"/>
          <w:szCs w:val="20"/>
        </w:rPr>
      </w:r>
      <w:r>
        <w:rPr>
          <w:rFonts w:ascii="Neo Sans Intel" w:hAnsi="Neo Sans Intel"/>
          <w:sz w:val="20"/>
          <w:szCs w:val="20"/>
        </w:rPr>
        <w:fldChar w:fldCharType="separate"/>
      </w:r>
      <w:ins w:id="1458" w:author="Havican, Jared W" w:date="2014-06-11T16:54:00Z">
        <w:r w:rsidR="00196BCA">
          <w:rPr>
            <w:rFonts w:ascii="Neo Sans Intel" w:hAnsi="Neo Sans Intel"/>
            <w:sz w:val="20"/>
            <w:szCs w:val="20"/>
          </w:rPr>
          <w:t>1.2.8</w:t>
        </w:r>
      </w:ins>
      <w:del w:id="1459" w:author="Havican, Jared W" w:date="2014-06-11T16:34:00Z">
        <w:r w:rsidR="00346D30" w:rsidDel="006D684D">
          <w:rPr>
            <w:rFonts w:ascii="Neo Sans Intel" w:hAnsi="Neo Sans Intel"/>
            <w:sz w:val="20"/>
            <w:szCs w:val="20"/>
          </w:rPr>
          <w:delText>1.3</w:delText>
        </w:r>
      </w:del>
      <w:r>
        <w:rPr>
          <w:rFonts w:ascii="Neo Sans Intel" w:hAnsi="Neo Sans Intel"/>
          <w:sz w:val="20"/>
          <w:szCs w:val="20"/>
        </w:rPr>
        <w:fldChar w:fldCharType="end"/>
      </w:r>
      <w:r w:rsidR="009B1CA0">
        <w:rPr>
          <w:rFonts w:ascii="Neo Sans Intel" w:hAnsi="Neo Sans Intel"/>
          <w:sz w:val="20"/>
          <w:szCs w:val="20"/>
        </w:rPr>
        <w:t>.</w:t>
      </w:r>
    </w:p>
    <w:p w14:paraId="10E8F3AD" w14:textId="6CD02C97" w:rsidR="00061020" w:rsidRDefault="009B1CA0" w:rsidP="00B71A7F">
      <w:pPr>
        <w:rPr>
          <w:sz w:val="20"/>
        </w:rPr>
      </w:pPr>
      <w:r>
        <w:rPr>
          <w:rFonts w:ascii="Neo Sans Intel" w:hAnsi="Neo Sans Intel"/>
          <w:sz w:val="20"/>
          <w:szCs w:val="20"/>
        </w:rPr>
        <w:fldChar w:fldCharType="begin"/>
      </w:r>
      <w:r>
        <w:rPr>
          <w:rFonts w:ascii="Neo Sans Intel" w:hAnsi="Neo Sans Intel"/>
          <w:sz w:val="20"/>
          <w:szCs w:val="20"/>
        </w:rPr>
        <w:instrText xml:space="preserve"> REF _Ref370738246 \h </w:instrText>
      </w:r>
      <w:r>
        <w:rPr>
          <w:rFonts w:ascii="Neo Sans Intel" w:hAnsi="Neo Sans Intel"/>
          <w:sz w:val="20"/>
          <w:szCs w:val="20"/>
        </w:rPr>
      </w:r>
      <w:r>
        <w:rPr>
          <w:rFonts w:ascii="Neo Sans Intel" w:hAnsi="Neo Sans Intel"/>
          <w:sz w:val="20"/>
          <w:szCs w:val="20"/>
        </w:rPr>
        <w:fldChar w:fldCharType="separate"/>
      </w:r>
      <w:ins w:id="1460" w:author="Havican, Jared W" w:date="2014-06-11T16:54:00Z">
        <w:r w:rsidR="00196BCA" w:rsidRPr="00E20DDA">
          <w:rPr>
            <w:rFonts w:ascii="Neo Sans Intel" w:hAnsi="Neo Sans Intel"/>
            <w:sz w:val="20"/>
            <w:szCs w:val="20"/>
          </w:rPr>
          <w:t xml:space="preserve">Figure </w:t>
        </w:r>
        <w:r w:rsidR="00196BCA">
          <w:rPr>
            <w:rFonts w:ascii="Neo Sans Intel" w:hAnsi="Neo Sans Intel"/>
            <w:noProof/>
            <w:sz w:val="20"/>
            <w:szCs w:val="20"/>
          </w:rPr>
          <w:t>15</w:t>
        </w:r>
      </w:ins>
      <w:del w:id="1461" w:author="Havican, Jared W" w:date="2014-06-11T16:34:00Z">
        <w:r w:rsidR="00346D30" w:rsidRPr="00E20DDA" w:rsidDel="006D684D">
          <w:rPr>
            <w:rFonts w:ascii="Neo Sans Intel" w:hAnsi="Neo Sans Intel"/>
            <w:sz w:val="20"/>
            <w:szCs w:val="20"/>
          </w:rPr>
          <w:delText xml:space="preserve">Figure </w:delText>
        </w:r>
        <w:r w:rsidR="00346D30" w:rsidDel="006D684D">
          <w:rPr>
            <w:rFonts w:ascii="Neo Sans Intel" w:hAnsi="Neo Sans Intel"/>
            <w:noProof/>
            <w:sz w:val="20"/>
            <w:szCs w:val="20"/>
          </w:rPr>
          <w:delText>12</w:delText>
        </w:r>
      </w:del>
      <w:r>
        <w:rPr>
          <w:rFonts w:ascii="Neo Sans Intel" w:hAnsi="Neo Sans Intel"/>
          <w:sz w:val="20"/>
          <w:szCs w:val="20"/>
        </w:rPr>
        <w:fldChar w:fldCharType="end"/>
      </w:r>
      <w:r>
        <w:rPr>
          <w:rFonts w:ascii="Neo Sans Intel" w:hAnsi="Neo Sans Intel"/>
          <w:sz w:val="20"/>
          <w:szCs w:val="20"/>
        </w:rPr>
        <w:t xml:space="preserve"> shows an example of how to integrate this reference design with the PGCB and CDCs.</w:t>
      </w:r>
    </w:p>
    <w:p w14:paraId="2FB5CEED" w14:textId="35BDC892" w:rsidR="009B1CA0" w:rsidRDefault="009B1CA0" w:rsidP="00B71A7F">
      <w:pPr>
        <w:rPr>
          <w:sz w:val="20"/>
        </w:rPr>
      </w:pPr>
      <w:r>
        <w:rPr>
          <w:rFonts w:ascii="Neo Sans Intel" w:hAnsi="Neo Sans Intel"/>
          <w:sz w:val="20"/>
          <w:szCs w:val="20"/>
        </w:rPr>
        <w:fldChar w:fldCharType="begin"/>
      </w:r>
      <w:r>
        <w:rPr>
          <w:rFonts w:ascii="Neo Sans Intel" w:hAnsi="Neo Sans Intel"/>
          <w:sz w:val="20"/>
          <w:szCs w:val="20"/>
        </w:rPr>
        <w:instrText xml:space="preserve"> REF _Ref370738362 \h </w:instrText>
      </w:r>
      <w:r>
        <w:rPr>
          <w:rFonts w:ascii="Neo Sans Intel" w:hAnsi="Neo Sans Intel"/>
          <w:sz w:val="20"/>
          <w:szCs w:val="20"/>
        </w:rPr>
      </w:r>
      <w:r>
        <w:rPr>
          <w:rFonts w:ascii="Neo Sans Intel" w:hAnsi="Neo Sans Intel"/>
          <w:sz w:val="20"/>
          <w:szCs w:val="20"/>
        </w:rPr>
        <w:fldChar w:fldCharType="separate"/>
      </w:r>
      <w:ins w:id="1462" w:author="Havican, Jared W" w:date="2014-06-11T16:54:00Z">
        <w:r w:rsidR="00196BCA" w:rsidRPr="00E20DDA">
          <w:rPr>
            <w:rFonts w:ascii="Neo Sans Intel" w:hAnsi="Neo Sans Intel"/>
            <w:sz w:val="20"/>
            <w:szCs w:val="20"/>
          </w:rPr>
          <w:t xml:space="preserve">Figure </w:t>
        </w:r>
        <w:r w:rsidR="00196BCA">
          <w:rPr>
            <w:rFonts w:ascii="Neo Sans Intel" w:hAnsi="Neo Sans Intel"/>
            <w:noProof/>
            <w:sz w:val="20"/>
            <w:szCs w:val="20"/>
          </w:rPr>
          <w:t>16</w:t>
        </w:r>
      </w:ins>
      <w:del w:id="1463" w:author="Havican, Jared W" w:date="2014-06-11T16:34:00Z">
        <w:r w:rsidR="00346D30" w:rsidRPr="00E20DDA" w:rsidDel="006D684D">
          <w:rPr>
            <w:rFonts w:ascii="Neo Sans Intel" w:hAnsi="Neo Sans Intel"/>
            <w:sz w:val="20"/>
            <w:szCs w:val="20"/>
          </w:rPr>
          <w:delText xml:space="preserve">Figure </w:delText>
        </w:r>
        <w:r w:rsidR="00346D30" w:rsidDel="006D684D">
          <w:rPr>
            <w:rFonts w:ascii="Neo Sans Intel" w:hAnsi="Neo Sans Intel"/>
            <w:noProof/>
            <w:sz w:val="20"/>
            <w:szCs w:val="20"/>
          </w:rPr>
          <w:delText>13</w:delText>
        </w:r>
      </w:del>
      <w:r>
        <w:rPr>
          <w:rFonts w:ascii="Neo Sans Intel" w:hAnsi="Neo Sans Intel"/>
          <w:sz w:val="20"/>
          <w:szCs w:val="20"/>
        </w:rPr>
        <w:fldChar w:fldCharType="end"/>
      </w:r>
      <w:r>
        <w:rPr>
          <w:rFonts w:ascii="Neo Sans Intel" w:hAnsi="Neo Sans Intel"/>
          <w:sz w:val="20"/>
          <w:szCs w:val="20"/>
        </w:rPr>
        <w:t xml:space="preserve"> shows the detailed implementation of the PCGU glue logic reference design.</w:t>
      </w:r>
    </w:p>
    <w:p w14:paraId="276E9113" w14:textId="33E9470F" w:rsidR="00346D30" w:rsidRDefault="00346D30" w:rsidP="00346D30">
      <w:pPr>
        <w:spacing w:after="0"/>
        <w:rPr>
          <w:rFonts w:ascii="Neo Sans Intel" w:hAnsi="Neo Sans Intel"/>
          <w:sz w:val="20"/>
          <w:szCs w:val="20"/>
        </w:rPr>
      </w:pPr>
      <w:r>
        <w:rPr>
          <w:rFonts w:ascii="Neo Sans Intel" w:hAnsi="Neo Sans Intel"/>
          <w:sz w:val="20"/>
          <w:szCs w:val="20"/>
        </w:rPr>
        <w:t>An example RTL implementation</w:t>
      </w:r>
      <w:ins w:id="1464" w:author="Havican, Jared W" w:date="2014-06-10T15:30:00Z">
        <w:r w:rsidR="009C79D0">
          <w:rPr>
            <w:rFonts w:ascii="Neo Sans Intel" w:hAnsi="Neo Sans Intel"/>
            <w:sz w:val="20"/>
            <w:szCs w:val="20"/>
          </w:rPr>
          <w:t xml:space="preserve"> of this reference design is available </w:t>
        </w:r>
      </w:ins>
      <w:del w:id="1465" w:author="Havican, Jared W" w:date="2014-06-10T15:30:00Z">
        <w:r w:rsidDel="009C79D0">
          <w:rPr>
            <w:rFonts w:ascii="Neo Sans Intel" w:hAnsi="Neo Sans Intel"/>
            <w:sz w:val="20"/>
            <w:szCs w:val="20"/>
          </w:rPr>
          <w:delText xml:space="preserve">, integrated into the PGCB+CDC random testbench is available in the release </w:delText>
        </w:r>
      </w:del>
      <w:r>
        <w:rPr>
          <w:rFonts w:ascii="Neo Sans Intel" w:hAnsi="Neo Sans Intel"/>
          <w:sz w:val="20"/>
          <w:szCs w:val="20"/>
        </w:rPr>
        <w:t>under:</w:t>
      </w:r>
    </w:p>
    <w:p w14:paraId="57C048D0" w14:textId="497AEC67" w:rsidR="00346D30" w:rsidRPr="005937CB" w:rsidRDefault="00346D30" w:rsidP="00346D30">
      <w:pPr>
        <w:rPr>
          <w:rFonts w:ascii="Courier New" w:hAnsi="Courier New" w:cs="Courier New"/>
          <w:b/>
          <w:sz w:val="20"/>
          <w:szCs w:val="20"/>
          <w:rPrChange w:id="1466" w:author="Havican, Jared W" w:date="2014-06-10T15:30:00Z">
            <w:rPr>
              <w:rFonts w:ascii="Courier New" w:hAnsi="Courier New" w:cs="Courier New"/>
              <w:sz w:val="20"/>
              <w:szCs w:val="20"/>
            </w:rPr>
          </w:rPrChange>
        </w:rPr>
      </w:pPr>
      <w:r w:rsidRPr="005937CB">
        <w:rPr>
          <w:rFonts w:ascii="Courier New" w:hAnsi="Courier New" w:cs="Courier New"/>
          <w:b/>
          <w:sz w:val="20"/>
          <w:szCs w:val="20"/>
          <w:rPrChange w:id="1467" w:author="Havican, Jared W" w:date="2014-06-10T15:30:00Z">
            <w:rPr>
              <w:rFonts w:ascii="Courier New" w:hAnsi="Courier New" w:cs="Courier New"/>
              <w:sz w:val="20"/>
              <w:szCs w:val="20"/>
            </w:rPr>
          </w:rPrChange>
        </w:rPr>
        <w:t>$MODEL_ROOT/verif/</w:t>
      </w:r>
      <w:del w:id="1468" w:author="Havican, Jared W" w:date="2014-06-10T15:30:00Z">
        <w:r w:rsidR="00373B3E" w:rsidRPr="005937CB" w:rsidDel="005937CB">
          <w:rPr>
            <w:rFonts w:ascii="Courier New" w:hAnsi="Courier New" w:cs="Courier New"/>
            <w:b/>
            <w:sz w:val="20"/>
            <w:szCs w:val="20"/>
            <w:rPrChange w:id="1469" w:author="Havican, Jared W" w:date="2014-06-10T15:30:00Z">
              <w:rPr>
                <w:rFonts w:ascii="Courier New" w:hAnsi="Courier New" w:cs="Courier New"/>
                <w:sz w:val="20"/>
                <w:szCs w:val="20"/>
              </w:rPr>
            </w:rPrChange>
          </w:rPr>
          <w:delText>PCGU_REF</w:delText>
        </w:r>
      </w:del>
      <w:ins w:id="1470" w:author="Havican, Jared W" w:date="2014-06-10T15:30:00Z">
        <w:r w:rsidR="005937CB" w:rsidRPr="005937CB">
          <w:rPr>
            <w:rFonts w:ascii="Courier New" w:hAnsi="Courier New" w:cs="Courier New"/>
            <w:b/>
            <w:sz w:val="20"/>
            <w:szCs w:val="20"/>
            <w:rPrChange w:id="1471" w:author="Havican, Jared W" w:date="2014-06-10T15:30:00Z">
              <w:rPr>
                <w:rFonts w:ascii="Courier New" w:hAnsi="Courier New" w:cs="Courier New"/>
                <w:sz w:val="20"/>
                <w:szCs w:val="20"/>
              </w:rPr>
            </w:rPrChange>
          </w:rPr>
          <w:t>pcgu_ref</w:t>
        </w:r>
      </w:ins>
      <w:r w:rsidRPr="005937CB">
        <w:rPr>
          <w:rFonts w:ascii="Courier New" w:hAnsi="Courier New" w:cs="Courier New"/>
          <w:b/>
          <w:sz w:val="20"/>
          <w:szCs w:val="20"/>
          <w:rPrChange w:id="1472" w:author="Havican, Jared W" w:date="2014-06-10T15:30:00Z">
            <w:rPr>
              <w:rFonts w:ascii="Courier New" w:hAnsi="Courier New" w:cs="Courier New"/>
              <w:sz w:val="20"/>
              <w:szCs w:val="20"/>
            </w:rPr>
          </w:rPrChange>
        </w:rPr>
        <w:t>/</w:t>
      </w:r>
      <w:r w:rsidR="00373B3E" w:rsidRPr="005937CB">
        <w:rPr>
          <w:rFonts w:ascii="Courier New" w:hAnsi="Courier New" w:cs="Courier New"/>
          <w:b/>
          <w:sz w:val="20"/>
          <w:szCs w:val="20"/>
          <w:rPrChange w:id="1473" w:author="Havican, Jared W" w:date="2014-06-10T15:30:00Z">
            <w:rPr>
              <w:rFonts w:ascii="Courier New" w:hAnsi="Courier New" w:cs="Courier New"/>
              <w:sz w:val="20"/>
              <w:szCs w:val="20"/>
            </w:rPr>
          </w:rPrChange>
        </w:rPr>
        <w:t>rtl/</w:t>
      </w:r>
      <w:r w:rsidRPr="005937CB">
        <w:rPr>
          <w:rFonts w:ascii="Courier New" w:hAnsi="Courier New" w:cs="Courier New"/>
          <w:b/>
          <w:sz w:val="20"/>
          <w:szCs w:val="20"/>
          <w:rPrChange w:id="1474" w:author="Havican, Jared W" w:date="2014-06-10T15:30:00Z">
            <w:rPr>
              <w:rFonts w:ascii="Courier New" w:hAnsi="Courier New" w:cs="Courier New"/>
              <w:sz w:val="20"/>
              <w:szCs w:val="20"/>
            </w:rPr>
          </w:rPrChange>
        </w:rPr>
        <w:t>pgcbcg.sv</w:t>
      </w:r>
    </w:p>
    <w:p w14:paraId="197C0D8A" w14:textId="47202420" w:rsidR="00387C24" w:rsidRDefault="00387C24">
      <w:pPr>
        <w:pStyle w:val="Heading4"/>
      </w:pPr>
      <w:r>
        <w:t>Implementation Details</w:t>
      </w:r>
    </w:p>
    <w:p w14:paraId="49227D02" w14:textId="61CB3BE2" w:rsidR="009832CD" w:rsidRDefault="009832CD" w:rsidP="009832CD">
      <w:pPr>
        <w:pStyle w:val="Heading5"/>
      </w:pPr>
      <w:r>
        <w:t>Overview</w:t>
      </w:r>
    </w:p>
    <w:p w14:paraId="14E6F058" w14:textId="3997AF4E" w:rsidR="009832CD" w:rsidRDefault="009832CD" w:rsidP="009832CD">
      <w:pPr>
        <w:rPr>
          <w:rFonts w:ascii="Neo Sans Intel" w:hAnsi="Neo Sans Intel"/>
          <w:sz w:val="20"/>
          <w:szCs w:val="20"/>
        </w:rPr>
      </w:pPr>
      <w:r>
        <w:rPr>
          <w:rFonts w:ascii="Neo Sans Intel" w:hAnsi="Neo Sans Intel"/>
          <w:sz w:val="20"/>
          <w:szCs w:val="20"/>
        </w:rPr>
        <w:t xml:space="preserve">The PCGU glue logic implementation described here shows a </w:t>
      </w:r>
      <w:r w:rsidR="0049320A">
        <w:rPr>
          <w:rFonts w:ascii="Neo Sans Intel" w:hAnsi="Neo Sans Intel"/>
          <w:sz w:val="20"/>
          <w:szCs w:val="20"/>
        </w:rPr>
        <w:t xml:space="preserve">typical implementation for an IP using the PGCB and CDCs together.  The glue logic uses the </w:t>
      </w:r>
      <w:proofErr w:type="spellStart"/>
      <w:r w:rsidR="0049320A">
        <w:rPr>
          <w:rFonts w:ascii="Neo Sans Intel" w:hAnsi="Neo Sans Intel"/>
          <w:sz w:val="20"/>
          <w:szCs w:val="20"/>
        </w:rPr>
        <w:t>pcgu_aww</w:t>
      </w:r>
      <w:proofErr w:type="spellEnd"/>
      <w:r w:rsidR="0049320A">
        <w:rPr>
          <w:rFonts w:ascii="Neo Sans Intel" w:hAnsi="Neo Sans Intel"/>
          <w:sz w:val="20"/>
          <w:szCs w:val="20"/>
        </w:rPr>
        <w:t xml:space="preserve"> to asynchronously capture wake events until the pgcb_clk is running (</w:t>
      </w:r>
      <w:proofErr w:type="spellStart"/>
      <w:r w:rsidR="0049320A">
        <w:rPr>
          <w:rFonts w:ascii="Neo Sans Intel" w:hAnsi="Neo Sans Intel"/>
          <w:sz w:val="20"/>
          <w:szCs w:val="20"/>
        </w:rPr>
        <w:t>sync_clkvld</w:t>
      </w:r>
      <w:proofErr w:type="spellEnd"/>
      <w:r w:rsidR="0049320A">
        <w:rPr>
          <w:rFonts w:ascii="Neo Sans Intel" w:hAnsi="Neo Sans Intel"/>
          <w:sz w:val="20"/>
          <w:szCs w:val="20"/>
        </w:rPr>
        <w:t xml:space="preserve"> is ‘1’).  The combination of all these captured wake events drives the final “async_wake_b” input to the PCGU.</w:t>
      </w:r>
    </w:p>
    <w:p w14:paraId="4AA1BB35" w14:textId="088A5B8C" w:rsidR="0049320A" w:rsidRDefault="0049320A" w:rsidP="009832CD">
      <w:pPr>
        <w:rPr>
          <w:rFonts w:ascii="Neo Sans Intel" w:hAnsi="Neo Sans Intel"/>
          <w:sz w:val="20"/>
          <w:szCs w:val="20"/>
        </w:rPr>
      </w:pPr>
      <w:r>
        <w:rPr>
          <w:rFonts w:ascii="Neo Sans Intel" w:hAnsi="Neo Sans Intel"/>
          <w:sz w:val="20"/>
          <w:szCs w:val="20"/>
        </w:rPr>
        <w:t xml:space="preserve">The </w:t>
      </w:r>
      <w:proofErr w:type="spellStart"/>
      <w:r>
        <w:rPr>
          <w:rFonts w:ascii="Neo Sans Intel" w:hAnsi="Neo Sans Intel"/>
          <w:sz w:val="20"/>
          <w:szCs w:val="20"/>
        </w:rPr>
        <w:t>pcgu_aww’s</w:t>
      </w:r>
      <w:proofErr w:type="spellEnd"/>
      <w:r>
        <w:rPr>
          <w:rFonts w:ascii="Neo Sans Intel" w:hAnsi="Neo Sans Intel"/>
          <w:sz w:val="20"/>
          <w:szCs w:val="20"/>
        </w:rPr>
        <w:t xml:space="preserve"> </w:t>
      </w:r>
      <w:proofErr w:type="spellStart"/>
      <w:r>
        <w:rPr>
          <w:rFonts w:ascii="Neo Sans Intel" w:hAnsi="Neo Sans Intel"/>
          <w:sz w:val="20"/>
          <w:szCs w:val="20"/>
        </w:rPr>
        <w:t>sync_wake_source_b</w:t>
      </w:r>
      <w:proofErr w:type="spellEnd"/>
      <w:r>
        <w:rPr>
          <w:rFonts w:ascii="Neo Sans Intel" w:hAnsi="Neo Sans Intel"/>
          <w:sz w:val="20"/>
          <w:szCs w:val="20"/>
        </w:rPr>
        <w:t xml:space="preserve"> outputs contribute to the “</w:t>
      </w:r>
      <w:proofErr w:type="spellStart"/>
      <w:r>
        <w:rPr>
          <w:rFonts w:ascii="Neo Sans Intel" w:hAnsi="Neo Sans Intel"/>
          <w:sz w:val="20"/>
          <w:szCs w:val="20"/>
        </w:rPr>
        <w:t>sync_gate</w:t>
      </w:r>
      <w:proofErr w:type="spellEnd"/>
      <w:r>
        <w:rPr>
          <w:rFonts w:ascii="Neo Sans Intel" w:hAnsi="Neo Sans Intel"/>
          <w:sz w:val="20"/>
          <w:szCs w:val="20"/>
        </w:rPr>
        <w:t xml:space="preserve">” input to the PCGU, such that additional synchronizers are not needed on these signals. </w:t>
      </w:r>
    </w:p>
    <w:p w14:paraId="52B8BADB" w14:textId="60FE2BDD" w:rsidR="0049320A" w:rsidRDefault="0049320A" w:rsidP="009832CD">
      <w:pPr>
        <w:rPr>
          <w:rFonts w:ascii="Neo Sans Intel" w:hAnsi="Neo Sans Intel"/>
          <w:sz w:val="20"/>
          <w:szCs w:val="20"/>
        </w:rPr>
      </w:pPr>
      <w:r>
        <w:rPr>
          <w:rFonts w:ascii="Neo Sans Intel" w:hAnsi="Neo Sans Intel"/>
          <w:sz w:val="20"/>
          <w:szCs w:val="20"/>
        </w:rPr>
        <w:t>The PGCB’s “</w:t>
      </w:r>
      <w:proofErr w:type="spellStart"/>
      <w:r>
        <w:rPr>
          <w:rFonts w:ascii="Neo Sans Intel" w:hAnsi="Neo Sans Intel"/>
          <w:sz w:val="20"/>
          <w:szCs w:val="20"/>
        </w:rPr>
        <w:t>pgcb_pok</w:t>
      </w:r>
      <w:proofErr w:type="spellEnd"/>
      <w:r>
        <w:rPr>
          <w:rFonts w:ascii="Neo Sans Intel" w:hAnsi="Neo Sans Intel"/>
          <w:sz w:val="20"/>
          <w:szCs w:val="20"/>
        </w:rPr>
        <w:t>” output is used to mask off IP-Accessible wake/gate terms when in IP-Inaccessible power-gating.</w:t>
      </w:r>
      <w:r w:rsidR="00AA3892">
        <w:rPr>
          <w:rFonts w:ascii="Neo Sans Intel" w:hAnsi="Neo Sans Intel"/>
          <w:sz w:val="20"/>
          <w:szCs w:val="20"/>
        </w:rPr>
        <w:t xml:space="preserve">  Note that “</w:t>
      </w:r>
      <w:proofErr w:type="spellStart"/>
      <w:r w:rsidR="00AA3892">
        <w:rPr>
          <w:rFonts w:ascii="Neo Sans Intel" w:hAnsi="Neo Sans Intel"/>
          <w:sz w:val="20"/>
          <w:szCs w:val="20"/>
        </w:rPr>
        <w:t>pgcb_pok</w:t>
      </w:r>
      <w:proofErr w:type="spellEnd"/>
      <w:r w:rsidR="00AA3892">
        <w:rPr>
          <w:rFonts w:ascii="Neo Sans Intel" w:hAnsi="Neo Sans Intel"/>
          <w:sz w:val="20"/>
          <w:szCs w:val="20"/>
        </w:rPr>
        <w:t>”</w:t>
      </w:r>
      <w:ins w:id="1475" w:author="Havican, Jared W" w:date="2014-06-10T15:32:00Z">
        <w:r w:rsidR="00FC1459">
          <w:rPr>
            <w:rFonts w:ascii="Neo Sans Intel" w:hAnsi="Neo Sans Intel"/>
            <w:sz w:val="20"/>
            <w:szCs w:val="20"/>
          </w:rPr>
          <w:t xml:space="preserve"> </w:t>
        </w:r>
      </w:ins>
      <w:r w:rsidR="00AA3892">
        <w:rPr>
          <w:rFonts w:ascii="Neo Sans Intel" w:hAnsi="Neo Sans Intel"/>
          <w:sz w:val="20"/>
          <w:szCs w:val="20"/>
        </w:rPr>
        <w:t>toggling could theoretically introduce a glitch on the “async_wake_b” input, however “</w:t>
      </w:r>
      <w:proofErr w:type="spellStart"/>
      <w:r w:rsidR="00AA3892">
        <w:rPr>
          <w:rFonts w:ascii="Neo Sans Intel" w:hAnsi="Neo Sans Intel"/>
          <w:sz w:val="20"/>
          <w:szCs w:val="20"/>
        </w:rPr>
        <w:t>pgcb_idle</w:t>
      </w:r>
      <w:proofErr w:type="spellEnd"/>
      <w:r w:rsidR="00AA3892">
        <w:rPr>
          <w:rFonts w:ascii="Neo Sans Intel" w:hAnsi="Neo Sans Intel"/>
          <w:sz w:val="20"/>
          <w:szCs w:val="20"/>
        </w:rPr>
        <w:t>” will be ‘0’ whenever “</w:t>
      </w:r>
      <w:proofErr w:type="spellStart"/>
      <w:r w:rsidR="00AA3892">
        <w:rPr>
          <w:rFonts w:ascii="Neo Sans Intel" w:hAnsi="Neo Sans Intel"/>
          <w:sz w:val="20"/>
          <w:szCs w:val="20"/>
        </w:rPr>
        <w:t>pgcb_pok</w:t>
      </w:r>
      <w:proofErr w:type="spellEnd"/>
      <w:r w:rsidR="00AA3892">
        <w:rPr>
          <w:rFonts w:ascii="Neo Sans Intel" w:hAnsi="Neo Sans Intel"/>
          <w:sz w:val="20"/>
          <w:szCs w:val="20"/>
        </w:rPr>
        <w:t>” is changing, thus causing “async_wake_b” to assert regardless and should force an assertion period of at least Tresetmin.</w:t>
      </w:r>
    </w:p>
    <w:p w14:paraId="11FF2FB9" w14:textId="1269D866" w:rsidR="0049320A" w:rsidRDefault="0049320A" w:rsidP="00B71A7F">
      <w:pPr>
        <w:spacing w:after="0"/>
        <w:rPr>
          <w:rFonts w:ascii="Neo Sans Intel" w:hAnsi="Neo Sans Intel"/>
          <w:sz w:val="20"/>
          <w:szCs w:val="20"/>
        </w:rPr>
      </w:pPr>
      <w:r>
        <w:rPr>
          <w:rFonts w:ascii="Neo Sans Intel" w:hAnsi="Neo Sans Intel"/>
          <w:sz w:val="20"/>
          <w:szCs w:val="20"/>
        </w:rPr>
        <w:t>Wake terms used by this design:</w:t>
      </w:r>
    </w:p>
    <w:p w14:paraId="33ECB9E2" w14:textId="0E1D337E" w:rsidR="0049320A" w:rsidRDefault="00AA3892" w:rsidP="00B71A7F">
      <w:pPr>
        <w:pStyle w:val="ListParagraph"/>
        <w:numPr>
          <w:ilvl w:val="0"/>
          <w:numId w:val="23"/>
        </w:numPr>
      </w:pPr>
      <w:r>
        <w:t>General:</w:t>
      </w:r>
    </w:p>
    <w:p w14:paraId="47D5DD4E" w14:textId="11E5AE35" w:rsidR="00F81A0A" w:rsidRDefault="00F81A0A" w:rsidP="00B71A7F">
      <w:pPr>
        <w:pStyle w:val="ListParagraph"/>
        <w:numPr>
          <w:ilvl w:val="1"/>
          <w:numId w:val="23"/>
        </w:numPr>
      </w:pPr>
      <w:proofErr w:type="spellStart"/>
      <w:r>
        <w:t>pmc_pg_wake</w:t>
      </w:r>
      <w:proofErr w:type="spellEnd"/>
      <w:r>
        <w:t>==’1’ from PMC</w:t>
      </w:r>
      <w:ins w:id="1476" w:author="Havican, Jared W" w:date="2014-06-10T15:33:00Z">
        <w:r w:rsidR="00FC1459">
          <w:t xml:space="preserve"> (input directly into PCGU)</w:t>
        </w:r>
      </w:ins>
    </w:p>
    <w:p w14:paraId="07B8A533" w14:textId="3B0F1D23" w:rsidR="00F81A0A" w:rsidRDefault="00F81A0A" w:rsidP="00B71A7F">
      <w:pPr>
        <w:pStyle w:val="ListParagraph"/>
        <w:numPr>
          <w:ilvl w:val="1"/>
          <w:numId w:val="23"/>
        </w:numPr>
      </w:pPr>
      <w:proofErr w:type="spellStart"/>
      <w:r>
        <w:t>pgcb_idle</w:t>
      </w:r>
      <w:proofErr w:type="spellEnd"/>
      <w:r>
        <w:t>==’0’ from PGCB</w:t>
      </w:r>
    </w:p>
    <w:p w14:paraId="4AD19626" w14:textId="156BF230" w:rsidR="00F81A0A" w:rsidRDefault="00F81A0A" w:rsidP="00B71A7F">
      <w:pPr>
        <w:pStyle w:val="ListParagraph"/>
        <w:numPr>
          <w:ilvl w:val="1"/>
          <w:numId w:val="23"/>
        </w:numPr>
      </w:pPr>
      <w:r>
        <w:t>clkreq==’1’ from CDCs</w:t>
      </w:r>
    </w:p>
    <w:p w14:paraId="71F9902E" w14:textId="2657CE2F" w:rsidR="00AA3892" w:rsidRDefault="00AA3892" w:rsidP="00B71A7F">
      <w:pPr>
        <w:pStyle w:val="ListParagraph"/>
        <w:numPr>
          <w:ilvl w:val="0"/>
          <w:numId w:val="23"/>
        </w:numPr>
      </w:pPr>
      <w:r>
        <w:t>IP-Accessible:</w:t>
      </w:r>
    </w:p>
    <w:p w14:paraId="21381BD4" w14:textId="4DE40CFF" w:rsidR="00F81A0A" w:rsidRDefault="00F81A0A" w:rsidP="00B71A7F">
      <w:pPr>
        <w:pStyle w:val="ListParagraph"/>
        <w:numPr>
          <w:ilvl w:val="1"/>
          <w:numId w:val="23"/>
        </w:numPr>
      </w:pPr>
      <w:r>
        <w:t>gclock_req_async==’1’ from CDCs</w:t>
      </w:r>
    </w:p>
    <w:p w14:paraId="194A5B3C" w14:textId="1B54D079" w:rsidR="00F81A0A" w:rsidRDefault="00F81A0A" w:rsidP="00B71A7F">
      <w:pPr>
        <w:pStyle w:val="ListParagraph"/>
        <w:numPr>
          <w:ilvl w:val="1"/>
          <w:numId w:val="23"/>
        </w:numPr>
      </w:pPr>
      <w:proofErr w:type="spellStart"/>
      <w:r>
        <w:t>ism_fabric</w:t>
      </w:r>
      <w:proofErr w:type="spellEnd"/>
      <w:r>
        <w:t>!=’000’ from CDCs</w:t>
      </w:r>
    </w:p>
    <w:p w14:paraId="221CD8C3" w14:textId="3898F7AE" w:rsidR="00F81A0A" w:rsidRDefault="00F81A0A" w:rsidP="00B71A7F">
      <w:pPr>
        <w:pStyle w:val="ListParagraph"/>
        <w:numPr>
          <w:ilvl w:val="1"/>
          <w:numId w:val="23"/>
        </w:numPr>
      </w:pPr>
      <w:proofErr w:type="spellStart"/>
      <w:r>
        <w:t>pwrgate_disabled</w:t>
      </w:r>
      <w:proofErr w:type="spellEnd"/>
      <w:r>
        <w:t xml:space="preserve"> toggling from CDCs</w:t>
      </w:r>
    </w:p>
    <w:p w14:paraId="7DB122DE" w14:textId="77777777" w:rsidR="0049320A" w:rsidRPr="0049320A" w:rsidRDefault="0049320A" w:rsidP="0049320A"/>
    <w:p w14:paraId="2C6AAB49" w14:textId="1339DF19" w:rsidR="0049320A" w:rsidRDefault="0049320A" w:rsidP="0049320A">
      <w:pPr>
        <w:spacing w:after="0"/>
        <w:rPr>
          <w:rFonts w:ascii="Neo Sans Intel" w:hAnsi="Neo Sans Intel"/>
          <w:sz w:val="20"/>
          <w:szCs w:val="20"/>
        </w:rPr>
      </w:pPr>
      <w:r>
        <w:rPr>
          <w:rFonts w:ascii="Neo Sans Intel" w:hAnsi="Neo Sans Intel"/>
          <w:sz w:val="20"/>
          <w:szCs w:val="20"/>
        </w:rPr>
        <w:t>Gate terms used by this design:</w:t>
      </w:r>
      <w:r w:rsidRPr="0049320A">
        <w:rPr>
          <w:rFonts w:ascii="Neo Sans Intel" w:hAnsi="Neo Sans Intel"/>
          <w:sz w:val="20"/>
          <w:szCs w:val="20"/>
        </w:rPr>
        <w:t xml:space="preserve"> </w:t>
      </w:r>
    </w:p>
    <w:p w14:paraId="0E2221F2" w14:textId="77777777" w:rsidR="00AA3892" w:rsidRDefault="00AA3892" w:rsidP="00AA3892">
      <w:pPr>
        <w:pStyle w:val="ListParagraph"/>
        <w:numPr>
          <w:ilvl w:val="0"/>
          <w:numId w:val="23"/>
        </w:numPr>
      </w:pPr>
      <w:r>
        <w:t>General:</w:t>
      </w:r>
    </w:p>
    <w:p w14:paraId="5E02767B" w14:textId="1ABC3E21" w:rsidR="00F81A0A" w:rsidRDefault="00F81A0A" w:rsidP="00B71A7F">
      <w:pPr>
        <w:pStyle w:val="ListParagraph"/>
        <w:numPr>
          <w:ilvl w:val="1"/>
          <w:numId w:val="23"/>
        </w:numPr>
      </w:pPr>
      <w:proofErr w:type="spellStart"/>
      <w:r>
        <w:t>pmc_pg_wake</w:t>
      </w:r>
      <w:proofErr w:type="spellEnd"/>
      <w:r>
        <w:t>==’0’ from PMC</w:t>
      </w:r>
    </w:p>
    <w:p w14:paraId="3D2049CE" w14:textId="5DB3BE7A" w:rsidR="00F81A0A" w:rsidRDefault="00F81A0A" w:rsidP="00B71A7F">
      <w:pPr>
        <w:pStyle w:val="ListParagraph"/>
        <w:numPr>
          <w:ilvl w:val="1"/>
          <w:numId w:val="23"/>
        </w:numPr>
      </w:pPr>
      <w:proofErr w:type="spellStart"/>
      <w:r>
        <w:t>pgcb_idle</w:t>
      </w:r>
      <w:proofErr w:type="spellEnd"/>
      <w:r>
        <w:t>==’1’ from PGCB</w:t>
      </w:r>
    </w:p>
    <w:p w14:paraId="1F0D5648" w14:textId="29C2CA1B" w:rsidR="00F81A0A" w:rsidRDefault="00F81A0A" w:rsidP="00B71A7F">
      <w:pPr>
        <w:pStyle w:val="ListParagraph"/>
        <w:numPr>
          <w:ilvl w:val="1"/>
          <w:numId w:val="23"/>
        </w:numPr>
      </w:pPr>
      <w:r>
        <w:t>clkreq==’0’ from CDCs</w:t>
      </w:r>
    </w:p>
    <w:p w14:paraId="7B208608" w14:textId="4A30CEFF" w:rsidR="00F81A0A" w:rsidRDefault="00F81A0A" w:rsidP="00B71A7F">
      <w:pPr>
        <w:pStyle w:val="ListParagraph"/>
        <w:numPr>
          <w:ilvl w:val="1"/>
          <w:numId w:val="23"/>
        </w:numPr>
      </w:pPr>
      <w:r>
        <w:t>clkack==’0’ from CDCs</w:t>
      </w:r>
    </w:p>
    <w:p w14:paraId="4E7CEDB8" w14:textId="77777777" w:rsidR="00AA3892" w:rsidRDefault="00AA3892" w:rsidP="00AA3892">
      <w:pPr>
        <w:pStyle w:val="ListParagraph"/>
        <w:numPr>
          <w:ilvl w:val="0"/>
          <w:numId w:val="23"/>
        </w:numPr>
      </w:pPr>
      <w:r>
        <w:t>IP-Accessible:</w:t>
      </w:r>
    </w:p>
    <w:p w14:paraId="532E0DB4" w14:textId="0A5CC9B2" w:rsidR="00F81A0A" w:rsidRDefault="00F81A0A" w:rsidP="00B71A7F">
      <w:pPr>
        <w:pStyle w:val="ListParagraph"/>
        <w:numPr>
          <w:ilvl w:val="1"/>
          <w:numId w:val="23"/>
        </w:numPr>
      </w:pPr>
      <w:r>
        <w:t>gclock_req_async==’0’ from CDCs</w:t>
      </w:r>
    </w:p>
    <w:p w14:paraId="24CDE87D" w14:textId="19E53766" w:rsidR="00F81A0A" w:rsidRDefault="00F81A0A" w:rsidP="00B71A7F">
      <w:pPr>
        <w:pStyle w:val="ListParagraph"/>
        <w:numPr>
          <w:ilvl w:val="1"/>
          <w:numId w:val="23"/>
        </w:numPr>
      </w:pPr>
      <w:proofErr w:type="spellStart"/>
      <w:r>
        <w:t>gclock_ack_async</w:t>
      </w:r>
      <w:proofErr w:type="spellEnd"/>
      <w:r>
        <w:t>==’0’ from CDCs</w:t>
      </w:r>
    </w:p>
    <w:p w14:paraId="54FA1ADB" w14:textId="6E09BF9A" w:rsidR="00F81A0A" w:rsidRDefault="00F81A0A" w:rsidP="00B71A7F">
      <w:pPr>
        <w:pStyle w:val="ListParagraph"/>
        <w:numPr>
          <w:ilvl w:val="1"/>
          <w:numId w:val="23"/>
        </w:numPr>
      </w:pPr>
      <w:proofErr w:type="spellStart"/>
      <w:r>
        <w:t>ism_fabric</w:t>
      </w:r>
      <w:proofErr w:type="spellEnd"/>
      <w:r>
        <w:t>==’000’ from CDCs</w:t>
      </w:r>
    </w:p>
    <w:p w14:paraId="6327197D" w14:textId="402FDA9B" w:rsidR="00F81A0A" w:rsidRDefault="00F81A0A" w:rsidP="00B71A7F">
      <w:pPr>
        <w:pStyle w:val="ListParagraph"/>
        <w:numPr>
          <w:ilvl w:val="1"/>
          <w:numId w:val="23"/>
        </w:numPr>
      </w:pPr>
      <w:proofErr w:type="spellStart"/>
      <w:r>
        <w:t>pwrgated_disabled</w:t>
      </w:r>
      <w:proofErr w:type="spellEnd"/>
      <w:r>
        <w:t xml:space="preserve"> stable from CDCs</w:t>
      </w:r>
    </w:p>
    <w:p w14:paraId="25214104" w14:textId="41EE4368" w:rsidR="0049320A" w:rsidRPr="0049320A" w:rsidRDefault="0049320A" w:rsidP="00B71A7F">
      <w:pPr>
        <w:pStyle w:val="ListParagraph"/>
      </w:pPr>
    </w:p>
    <w:p w14:paraId="33305F78" w14:textId="031D853F" w:rsidR="009832CD" w:rsidRPr="00EA0A15" w:rsidRDefault="005E7D83">
      <w:pPr>
        <w:spacing w:after="0"/>
        <w:rPr>
          <w:rFonts w:ascii="Neo Sans Intel" w:hAnsi="Neo Sans Intel"/>
          <w:sz w:val="20"/>
          <w:szCs w:val="20"/>
          <w:rPrChange w:id="1477" w:author="Havican, Jared W" w:date="2014-06-10T15:34:00Z">
            <w:rPr/>
          </w:rPrChange>
        </w:rPr>
        <w:pPrChange w:id="1478" w:author="Havican, Jared W" w:date="2014-06-10T15:34:00Z">
          <w:pPr/>
        </w:pPrChange>
      </w:pPr>
      <w:r w:rsidRPr="00EA0A15">
        <w:rPr>
          <w:rFonts w:ascii="Neo Sans Intel" w:hAnsi="Neo Sans Intel"/>
          <w:sz w:val="20"/>
          <w:szCs w:val="20"/>
          <w:rPrChange w:id="1479" w:author="Havican, Jared W" w:date="2014-06-10T15:34:00Z">
            <w:rPr>
              <w:lang w:eastAsia="en-US"/>
            </w:rPr>
          </w:rPrChange>
        </w:rPr>
        <w:t xml:space="preserve">PGCB Clock Gating can be disabled </w:t>
      </w:r>
      <w:del w:id="1480" w:author="Havican, Jared W" w:date="2014-06-10T15:34:00Z">
        <w:r w:rsidRPr="00EA0A15" w:rsidDel="00EA0A15">
          <w:rPr>
            <w:rFonts w:ascii="Neo Sans Intel" w:hAnsi="Neo Sans Intel"/>
            <w:sz w:val="20"/>
            <w:szCs w:val="20"/>
            <w:rPrChange w:id="1481" w:author="Havican, Jared W" w:date="2014-06-10T15:34:00Z">
              <w:rPr>
                <w:lang w:eastAsia="en-US"/>
              </w:rPr>
            </w:rPrChange>
          </w:rPr>
          <w:delText xml:space="preserve">completely or </w:delText>
        </w:r>
      </w:del>
      <w:r w:rsidRPr="00EA0A15">
        <w:rPr>
          <w:rFonts w:ascii="Neo Sans Intel" w:hAnsi="Neo Sans Intel"/>
          <w:sz w:val="20"/>
          <w:szCs w:val="20"/>
          <w:rPrChange w:id="1482" w:author="Havican, Jared W" w:date="2014-06-10T15:34:00Z">
            <w:rPr>
              <w:lang w:eastAsia="en-US"/>
            </w:rPr>
          </w:rPrChange>
        </w:rPr>
        <w:t xml:space="preserve">during IP-Accessible power gating based on the </w:t>
      </w:r>
      <w:del w:id="1483" w:author="Havican, Jared W" w:date="2014-06-10T15:34:00Z">
        <w:r w:rsidRPr="00EA0A15" w:rsidDel="00EA0A15">
          <w:rPr>
            <w:rFonts w:ascii="Neo Sans Intel" w:hAnsi="Neo Sans Intel"/>
            <w:sz w:val="20"/>
            <w:szCs w:val="20"/>
            <w:rPrChange w:id="1484" w:author="Havican, Jared W" w:date="2014-06-10T15:34:00Z">
              <w:rPr>
                <w:lang w:eastAsia="en-US"/>
              </w:rPr>
            </w:rPrChange>
          </w:rPr>
          <w:delText xml:space="preserve">cfg_pgcb_clkgate_disabled and </w:delText>
        </w:r>
      </w:del>
      <w:proofErr w:type="spellStart"/>
      <w:r w:rsidRPr="00EA0A15">
        <w:rPr>
          <w:rFonts w:ascii="Neo Sans Intel" w:hAnsi="Neo Sans Intel"/>
          <w:sz w:val="20"/>
          <w:szCs w:val="20"/>
          <w:rPrChange w:id="1485" w:author="Havican, Jared W" w:date="2014-06-10T15:34:00Z">
            <w:rPr>
              <w:lang w:eastAsia="en-US"/>
            </w:rPr>
          </w:rPrChange>
        </w:rPr>
        <w:t>cfg_acc_clkgate_disabled</w:t>
      </w:r>
      <w:proofErr w:type="spellEnd"/>
      <w:r w:rsidRPr="00EA0A15">
        <w:rPr>
          <w:rFonts w:ascii="Neo Sans Intel" w:hAnsi="Neo Sans Intel"/>
          <w:sz w:val="20"/>
          <w:szCs w:val="20"/>
          <w:rPrChange w:id="1486" w:author="Havican, Jared W" w:date="2014-06-10T15:34:00Z">
            <w:rPr>
              <w:lang w:eastAsia="en-US"/>
            </w:rPr>
          </w:rPrChange>
        </w:rPr>
        <w:t xml:space="preserve"> config input</w:t>
      </w:r>
      <w:del w:id="1487" w:author="Havican, Jared W" w:date="2014-06-10T15:35:00Z">
        <w:r w:rsidRPr="00EA0A15" w:rsidDel="00EA0A15">
          <w:rPr>
            <w:rFonts w:ascii="Neo Sans Intel" w:hAnsi="Neo Sans Intel"/>
            <w:sz w:val="20"/>
            <w:szCs w:val="20"/>
            <w:rPrChange w:id="1488" w:author="Havican, Jared W" w:date="2014-06-10T15:34:00Z">
              <w:rPr>
                <w:lang w:eastAsia="en-US"/>
              </w:rPr>
            </w:rPrChange>
          </w:rPr>
          <w:delText>s</w:delText>
        </w:r>
      </w:del>
      <w:r w:rsidRPr="00EA0A15">
        <w:rPr>
          <w:rFonts w:ascii="Neo Sans Intel" w:hAnsi="Neo Sans Intel"/>
          <w:sz w:val="20"/>
          <w:szCs w:val="20"/>
          <w:rPrChange w:id="1489" w:author="Havican, Jared W" w:date="2014-06-10T15:34:00Z">
            <w:rPr>
              <w:lang w:eastAsia="en-US"/>
            </w:rPr>
          </w:rPrChange>
        </w:rPr>
        <w:t>.</w:t>
      </w:r>
    </w:p>
    <w:p w14:paraId="285B2993" w14:textId="40A68D0A" w:rsidR="00387C24" w:rsidRDefault="00387C24" w:rsidP="0043655A">
      <w:pPr>
        <w:pStyle w:val="Heading5"/>
        <w:rPr>
          <w:ins w:id="1490" w:author="Havican, Jared W" w:date="2014-06-10T15:34:00Z"/>
        </w:rPr>
      </w:pPr>
      <w:r w:rsidRPr="002E3EB9">
        <w:t>Interface</w:t>
      </w:r>
    </w:p>
    <w:p w14:paraId="20D92927" w14:textId="460C8B9E" w:rsidR="00EA0A15" w:rsidRPr="00196BCA" w:rsidDel="00EA0A15" w:rsidRDefault="00EA0A15">
      <w:pPr>
        <w:rPr>
          <w:del w:id="1491" w:author="Havican, Jared W" w:date="2014-06-10T15:34:00Z"/>
        </w:rPr>
        <w:pPrChange w:id="1492" w:author="Havican, Jared W" w:date="2014-06-10T15:34:00Z">
          <w:pPr>
            <w:pStyle w:val="Heading5"/>
          </w:pPr>
        </w:pPrChange>
      </w:pPr>
    </w:p>
    <w:p w14:paraId="36EC169D" w14:textId="49AE5959" w:rsidR="00387C24" w:rsidRDefault="00387C24" w:rsidP="00B71A7F">
      <w:pPr>
        <w:pStyle w:val="Heading6"/>
      </w:pPr>
      <w:r w:rsidRPr="00995259">
        <w:t>Parameter</w:t>
      </w:r>
      <w:r w:rsidR="00224FF1">
        <w:t>s</w:t>
      </w:r>
    </w:p>
    <w:tbl>
      <w:tblPr>
        <w:tblStyle w:val="LightGrid-Accent12"/>
        <w:tblW w:w="9350" w:type="dxa"/>
        <w:tblLook w:val="04A0" w:firstRow="1" w:lastRow="0" w:firstColumn="1" w:lastColumn="0" w:noHBand="0" w:noVBand="1"/>
      </w:tblPr>
      <w:tblGrid>
        <w:gridCol w:w="2517"/>
        <w:gridCol w:w="6833"/>
      </w:tblGrid>
      <w:tr w:rsidR="00387C24" w:rsidRPr="00995259" w14:paraId="78FAEE3A" w14:textId="77777777" w:rsidTr="00B71A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37C7CF49" w14:textId="2DE9E53D" w:rsidR="00387C24" w:rsidRPr="00995259" w:rsidRDefault="00387C24" w:rsidP="00387C24">
            <w:pPr>
              <w:rPr>
                <w:rFonts w:ascii="Neo Sans Intel" w:hAnsi="Neo Sans Intel"/>
              </w:rPr>
            </w:pPr>
            <w:r>
              <w:rPr>
                <w:rFonts w:ascii="Neo Sans Intel" w:hAnsi="Neo Sans Intel"/>
              </w:rPr>
              <w:t>Parameter</w:t>
            </w:r>
          </w:p>
        </w:tc>
        <w:tc>
          <w:tcPr>
            <w:tcW w:w="6833" w:type="dxa"/>
          </w:tcPr>
          <w:p w14:paraId="0768048E" w14:textId="77777777" w:rsidR="00387C24" w:rsidRPr="00995259" w:rsidRDefault="00387C24" w:rsidP="00387C24">
            <w:pPr>
              <w:cnfStyle w:val="100000000000" w:firstRow="1" w:lastRow="0" w:firstColumn="0" w:lastColumn="0" w:oddVBand="0" w:evenVBand="0" w:oddHBand="0" w:evenHBand="0" w:firstRowFirstColumn="0" w:firstRowLastColumn="0" w:lastRowFirstColumn="0" w:lastRowLastColumn="0"/>
              <w:rPr>
                <w:rFonts w:ascii="Neo Sans Intel" w:hAnsi="Neo Sans Intel"/>
              </w:rPr>
            </w:pPr>
            <w:r w:rsidRPr="00995259">
              <w:rPr>
                <w:rFonts w:ascii="Neo Sans Intel" w:hAnsi="Neo Sans Intel"/>
              </w:rPr>
              <w:t>Description</w:t>
            </w:r>
          </w:p>
        </w:tc>
      </w:tr>
      <w:tr w:rsidR="00387C24" w:rsidRPr="00995259" w14:paraId="439DF373" w14:textId="77777777" w:rsidTr="00B71A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05EE2A54" w14:textId="3B36C814" w:rsidR="00387C24" w:rsidRPr="00995259" w:rsidRDefault="00387C24" w:rsidP="00387C24">
            <w:pPr>
              <w:pStyle w:val="TableText"/>
              <w:jc w:val="left"/>
              <w:rPr>
                <w:rFonts w:ascii="Neo Sans Intel" w:hAnsi="Neo Sans Intel"/>
              </w:rPr>
            </w:pPr>
            <w:r>
              <w:rPr>
                <w:rFonts w:ascii="Neo Sans Intel" w:hAnsi="Neo Sans Intel"/>
              </w:rPr>
              <w:t>ICDC</w:t>
            </w:r>
          </w:p>
        </w:tc>
        <w:tc>
          <w:tcPr>
            <w:tcW w:w="6833" w:type="dxa"/>
          </w:tcPr>
          <w:p w14:paraId="1CDA8733" w14:textId="6FB5A281" w:rsidR="00387C24" w:rsidRPr="00B71A7F" w:rsidRDefault="00387C24" w:rsidP="00EF145F">
            <w:pPr>
              <w:cnfStyle w:val="000000100000" w:firstRow="0" w:lastRow="0" w:firstColumn="0" w:lastColumn="0" w:oddVBand="0" w:evenVBand="0" w:oddHBand="1" w:evenHBand="0" w:firstRowFirstColumn="0" w:firstRowLastColumn="0" w:lastRowFirstColumn="0" w:lastRowLastColumn="0"/>
              <w:rPr>
                <w:rFonts w:ascii="Neo Sans Intel" w:hAnsi="Neo Sans Intel"/>
                <w:bCs/>
              </w:rPr>
            </w:pPr>
            <w:r w:rsidRPr="00B71A7F">
              <w:rPr>
                <w:rFonts w:ascii="Neo Sans Intel" w:hAnsi="Neo Sans Intel"/>
                <w:bCs/>
              </w:rPr>
              <w:t>Number of</w:t>
            </w:r>
            <w:r>
              <w:rPr>
                <w:rFonts w:ascii="Neo Sans Intel" w:hAnsi="Neo Sans Intel"/>
                <w:bCs/>
              </w:rPr>
              <w:t xml:space="preserve"> </w:t>
            </w:r>
            <w:r w:rsidR="00224FF1">
              <w:rPr>
                <w:rFonts w:ascii="Neo Sans Intel" w:hAnsi="Neo Sans Intel"/>
                <w:bCs/>
              </w:rPr>
              <w:t>CDCs controlling IOSF clock domains (ex. prim_clk, side_clk)</w:t>
            </w:r>
          </w:p>
        </w:tc>
      </w:tr>
      <w:tr w:rsidR="00387C24" w:rsidRPr="00995259" w14:paraId="09228FA0" w14:textId="77777777" w:rsidTr="00B71A7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1D915D25" w14:textId="0D87F593" w:rsidR="00387C24" w:rsidRPr="00995259" w:rsidRDefault="00387C24" w:rsidP="00387C24">
            <w:pPr>
              <w:pStyle w:val="TableText"/>
              <w:jc w:val="left"/>
              <w:rPr>
                <w:rFonts w:ascii="Neo Sans Intel" w:hAnsi="Neo Sans Intel"/>
              </w:rPr>
            </w:pPr>
            <w:r>
              <w:rPr>
                <w:rFonts w:ascii="Neo Sans Intel" w:hAnsi="Neo Sans Intel"/>
              </w:rPr>
              <w:t>NCDC</w:t>
            </w:r>
          </w:p>
        </w:tc>
        <w:tc>
          <w:tcPr>
            <w:tcW w:w="6833" w:type="dxa"/>
          </w:tcPr>
          <w:p w14:paraId="6CAF0A2A" w14:textId="32771679" w:rsidR="00387C24" w:rsidRPr="00B71A7F" w:rsidRDefault="00224FF1" w:rsidP="00387C24">
            <w:pPr>
              <w:cnfStyle w:val="000000010000" w:firstRow="0" w:lastRow="0" w:firstColumn="0" w:lastColumn="0" w:oddVBand="0" w:evenVBand="0" w:oddHBand="0" w:evenHBand="1" w:firstRowFirstColumn="0" w:firstRowLastColumn="0" w:lastRowFirstColumn="0" w:lastRowLastColumn="0"/>
              <w:rPr>
                <w:rFonts w:ascii="Neo Sans Intel" w:hAnsi="Neo Sans Intel"/>
                <w:bCs/>
              </w:rPr>
            </w:pPr>
            <w:r w:rsidRPr="00B71A7F">
              <w:rPr>
                <w:rFonts w:ascii="Neo Sans Intel" w:hAnsi="Neo Sans Intel"/>
                <w:bCs/>
              </w:rPr>
              <w:t>Number of CDCs controlling non-IOSF clock domains</w:t>
            </w:r>
          </w:p>
        </w:tc>
      </w:tr>
      <w:tr w:rsidR="00387C24" w:rsidRPr="00995259" w14:paraId="5D7E0968" w14:textId="77777777" w:rsidTr="00B71A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0DECB4C3" w14:textId="40B539F0" w:rsidR="00387C24" w:rsidRPr="00995259" w:rsidRDefault="00387C24" w:rsidP="00387C24">
            <w:pPr>
              <w:pStyle w:val="TableText"/>
              <w:jc w:val="left"/>
              <w:rPr>
                <w:rFonts w:ascii="Neo Sans Intel" w:hAnsi="Neo Sans Intel"/>
              </w:rPr>
            </w:pPr>
            <w:r>
              <w:rPr>
                <w:rFonts w:ascii="Neo Sans Intel" w:hAnsi="Neo Sans Intel"/>
              </w:rPr>
              <w:t>IGCLK_REQ_ASYNC</w:t>
            </w:r>
          </w:p>
        </w:tc>
        <w:tc>
          <w:tcPr>
            <w:tcW w:w="6833" w:type="dxa"/>
          </w:tcPr>
          <w:p w14:paraId="4CDF42D4" w14:textId="1C5B99CB" w:rsidR="00387C24" w:rsidRPr="00B71A7F" w:rsidRDefault="00224FF1" w:rsidP="00387C24">
            <w:pPr>
              <w:cnfStyle w:val="000000100000" w:firstRow="0" w:lastRow="0" w:firstColumn="0" w:lastColumn="0" w:oddVBand="0" w:evenVBand="0" w:oddHBand="1" w:evenHBand="0" w:firstRowFirstColumn="0" w:firstRowLastColumn="0" w:lastRowFirstColumn="0" w:lastRowLastColumn="0"/>
              <w:rPr>
                <w:rFonts w:ascii="Neo Sans Intel" w:hAnsi="Neo Sans Intel"/>
                <w:bCs/>
              </w:rPr>
            </w:pPr>
            <w:r w:rsidRPr="00B71A7F">
              <w:rPr>
                <w:rFonts w:ascii="Neo Sans Intel" w:hAnsi="Neo Sans Intel"/>
                <w:bCs/>
              </w:rPr>
              <w:t>Total number of gclock_req_async inputs to all the IOSF CDCs</w:t>
            </w:r>
          </w:p>
        </w:tc>
      </w:tr>
      <w:tr w:rsidR="00387C24" w:rsidRPr="00995259" w14:paraId="2CDBCCDD" w14:textId="77777777" w:rsidTr="00B71A7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473BC0E9" w14:textId="52C19514" w:rsidR="00387C24" w:rsidRPr="00995259" w:rsidRDefault="00387C24" w:rsidP="00387C24">
            <w:pPr>
              <w:pStyle w:val="TableText"/>
              <w:jc w:val="left"/>
              <w:rPr>
                <w:rFonts w:ascii="Neo Sans Intel" w:hAnsi="Neo Sans Intel"/>
              </w:rPr>
            </w:pPr>
            <w:r>
              <w:rPr>
                <w:rFonts w:ascii="Neo Sans Intel" w:hAnsi="Neo Sans Intel"/>
              </w:rPr>
              <w:t>NGCLK_REQ_ASYNC</w:t>
            </w:r>
          </w:p>
        </w:tc>
        <w:tc>
          <w:tcPr>
            <w:tcW w:w="6833" w:type="dxa"/>
          </w:tcPr>
          <w:p w14:paraId="5A647439" w14:textId="22D6DD47" w:rsidR="00387C24" w:rsidRPr="00995259" w:rsidRDefault="00224FF1" w:rsidP="00387C24">
            <w:pPr>
              <w:cnfStyle w:val="000000010000" w:firstRow="0" w:lastRow="0" w:firstColumn="0" w:lastColumn="0" w:oddVBand="0" w:evenVBand="0" w:oddHBand="0" w:evenHBand="1" w:firstRowFirstColumn="0" w:firstRowLastColumn="0" w:lastRowFirstColumn="0" w:lastRowLastColumn="0"/>
              <w:rPr>
                <w:rFonts w:ascii="Neo Sans Intel" w:hAnsi="Neo Sans Intel"/>
                <w:b/>
                <w:bCs/>
              </w:rPr>
            </w:pPr>
            <w:r w:rsidRPr="00E20DDA">
              <w:rPr>
                <w:rFonts w:ascii="Neo Sans Intel" w:hAnsi="Neo Sans Intel"/>
                <w:bCs/>
              </w:rPr>
              <w:t xml:space="preserve">Total number of gclock_req_async inputs to all the </w:t>
            </w:r>
            <w:r>
              <w:rPr>
                <w:rFonts w:ascii="Neo Sans Intel" w:hAnsi="Neo Sans Intel"/>
                <w:bCs/>
              </w:rPr>
              <w:t>non-</w:t>
            </w:r>
            <w:r w:rsidRPr="00E20DDA">
              <w:rPr>
                <w:rFonts w:ascii="Neo Sans Intel" w:hAnsi="Neo Sans Intel"/>
                <w:bCs/>
              </w:rPr>
              <w:t>IOSF CDCs</w:t>
            </w:r>
          </w:p>
        </w:tc>
      </w:tr>
      <w:tr w:rsidR="00387C24" w:rsidRPr="00613B9F" w14:paraId="5AFF4D41" w14:textId="77777777" w:rsidTr="00B71A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074EF51C" w14:textId="77777777" w:rsidR="00387C24" w:rsidRPr="00613B9F" w:rsidRDefault="00387C24" w:rsidP="00387C24">
            <w:pPr>
              <w:rPr>
                <w:rFonts w:ascii="Neo Sans Intel" w:hAnsi="Neo Sans Intel"/>
                <w:sz w:val="16"/>
                <w:szCs w:val="16"/>
              </w:rPr>
            </w:pPr>
          </w:p>
        </w:tc>
        <w:tc>
          <w:tcPr>
            <w:tcW w:w="6833" w:type="dxa"/>
          </w:tcPr>
          <w:p w14:paraId="7B1DD6D6" w14:textId="77777777" w:rsidR="00387C24" w:rsidRPr="00613B9F" w:rsidRDefault="00387C24" w:rsidP="00387C24">
            <w:pPr>
              <w:cnfStyle w:val="000000100000" w:firstRow="0" w:lastRow="0" w:firstColumn="0" w:lastColumn="0" w:oddVBand="0" w:evenVBand="0" w:oddHBand="1" w:evenHBand="0" w:firstRowFirstColumn="0" w:firstRowLastColumn="0" w:lastRowFirstColumn="0" w:lastRowLastColumn="0"/>
              <w:rPr>
                <w:rFonts w:ascii="Neo Sans Intel" w:hAnsi="Neo Sans Intel"/>
                <w:b/>
                <w:bCs/>
              </w:rPr>
            </w:pPr>
          </w:p>
        </w:tc>
      </w:tr>
    </w:tbl>
    <w:p w14:paraId="2F3B7759" w14:textId="7B9A06F0" w:rsidR="00387C24" w:rsidRPr="00995259" w:rsidRDefault="00387C24" w:rsidP="00B71A7F">
      <w:pPr>
        <w:pStyle w:val="Heading6"/>
      </w:pPr>
      <w:r w:rsidRPr="00995259">
        <w:t>Clock</w:t>
      </w:r>
      <w:r w:rsidR="00224FF1">
        <w:t>s</w:t>
      </w:r>
      <w:r w:rsidRPr="00995259">
        <w:t xml:space="preserve"> and Reset</w:t>
      </w:r>
      <w:r w:rsidR="00224FF1">
        <w:t>s</w:t>
      </w:r>
    </w:p>
    <w:tbl>
      <w:tblPr>
        <w:tblStyle w:val="LightGrid-Accent12"/>
        <w:tblW w:w="0" w:type="auto"/>
        <w:tblLook w:val="04A0" w:firstRow="1" w:lastRow="0" w:firstColumn="1" w:lastColumn="0" w:noHBand="0" w:noVBand="1"/>
      </w:tblPr>
      <w:tblGrid>
        <w:gridCol w:w="2517"/>
        <w:gridCol w:w="4783"/>
        <w:gridCol w:w="682"/>
        <w:gridCol w:w="679"/>
        <w:gridCol w:w="679"/>
      </w:tblGrid>
      <w:tr w:rsidR="00387C24" w:rsidRPr="00995259" w14:paraId="08EF4350" w14:textId="77777777" w:rsidTr="00224F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175E55E5" w14:textId="77777777" w:rsidR="00387C24" w:rsidRPr="00995259" w:rsidRDefault="00387C24" w:rsidP="00EF145F">
            <w:pPr>
              <w:rPr>
                <w:rFonts w:ascii="Neo Sans Intel" w:hAnsi="Neo Sans Intel"/>
              </w:rPr>
            </w:pPr>
            <w:r w:rsidRPr="00995259">
              <w:rPr>
                <w:rFonts w:ascii="Neo Sans Intel" w:hAnsi="Neo Sans Intel"/>
              </w:rPr>
              <w:t>Signal</w:t>
            </w:r>
          </w:p>
        </w:tc>
        <w:tc>
          <w:tcPr>
            <w:tcW w:w="4783" w:type="dxa"/>
          </w:tcPr>
          <w:p w14:paraId="1911ED63" w14:textId="77777777" w:rsidR="00387C24" w:rsidRPr="00995259" w:rsidRDefault="00387C24" w:rsidP="00EF145F">
            <w:pPr>
              <w:cnfStyle w:val="100000000000" w:firstRow="1" w:lastRow="0" w:firstColumn="0" w:lastColumn="0" w:oddVBand="0" w:evenVBand="0" w:oddHBand="0" w:evenHBand="0" w:firstRowFirstColumn="0" w:firstRowLastColumn="0" w:lastRowFirstColumn="0" w:lastRowLastColumn="0"/>
              <w:rPr>
                <w:rFonts w:ascii="Neo Sans Intel" w:hAnsi="Neo Sans Intel"/>
              </w:rPr>
            </w:pPr>
            <w:r w:rsidRPr="00995259">
              <w:rPr>
                <w:rFonts w:ascii="Neo Sans Intel" w:hAnsi="Neo Sans Intel"/>
              </w:rPr>
              <w:t>Description</w:t>
            </w:r>
          </w:p>
        </w:tc>
        <w:tc>
          <w:tcPr>
            <w:tcW w:w="682" w:type="dxa"/>
          </w:tcPr>
          <w:p w14:paraId="5FCCB579" w14:textId="77777777" w:rsidR="00387C24" w:rsidRPr="00995259" w:rsidRDefault="00387C24" w:rsidP="00EF145F">
            <w:pPr>
              <w:cnfStyle w:val="100000000000" w:firstRow="1" w:lastRow="0" w:firstColumn="0" w:lastColumn="0" w:oddVBand="0" w:evenVBand="0" w:oddHBand="0" w:evenHBand="0" w:firstRowFirstColumn="0" w:firstRowLastColumn="0" w:lastRowFirstColumn="0" w:lastRowLastColumn="0"/>
              <w:rPr>
                <w:rFonts w:ascii="Neo Sans Intel" w:hAnsi="Neo Sans Intel"/>
              </w:rPr>
            </w:pPr>
            <w:r w:rsidRPr="00995259">
              <w:rPr>
                <w:rFonts w:ascii="Neo Sans Intel" w:hAnsi="Neo Sans Intel"/>
              </w:rPr>
              <w:t>CLK</w:t>
            </w:r>
          </w:p>
        </w:tc>
        <w:tc>
          <w:tcPr>
            <w:tcW w:w="679" w:type="dxa"/>
          </w:tcPr>
          <w:p w14:paraId="4B5AB9E0" w14:textId="0F61F303" w:rsidR="00387C24" w:rsidRPr="00995259" w:rsidRDefault="00224FF1" w:rsidP="00EF145F">
            <w:pPr>
              <w:cnfStyle w:val="100000000000" w:firstRow="1" w:lastRow="0" w:firstColumn="0" w:lastColumn="0" w:oddVBand="0" w:evenVBand="0" w:oddHBand="0" w:evenHBand="0" w:firstRowFirstColumn="0" w:firstRowLastColumn="0" w:lastRowFirstColumn="0" w:lastRowLastColumn="0"/>
              <w:rPr>
                <w:rFonts w:ascii="Neo Sans Intel" w:hAnsi="Neo Sans Intel"/>
              </w:rPr>
            </w:pPr>
            <w:r>
              <w:rPr>
                <w:rFonts w:ascii="Neo Sans Intel" w:hAnsi="Neo Sans Intel"/>
              </w:rPr>
              <w:t>DIR</w:t>
            </w:r>
          </w:p>
        </w:tc>
        <w:tc>
          <w:tcPr>
            <w:tcW w:w="679" w:type="dxa"/>
          </w:tcPr>
          <w:p w14:paraId="331486BD" w14:textId="77777777" w:rsidR="00387C24" w:rsidRDefault="00224FF1" w:rsidP="00EF145F">
            <w:pPr>
              <w:cnfStyle w:val="100000000000" w:firstRow="1" w:lastRow="0" w:firstColumn="0" w:lastColumn="0" w:oddVBand="0" w:evenVBand="0" w:oddHBand="0" w:evenHBand="0" w:firstRowFirstColumn="0" w:firstRowLastColumn="0" w:lastRowFirstColumn="0" w:lastRowLastColumn="0"/>
              <w:rPr>
                <w:rFonts w:ascii="Neo Sans Intel" w:hAnsi="Neo Sans Intel"/>
              </w:rPr>
            </w:pPr>
            <w:r>
              <w:rPr>
                <w:rFonts w:ascii="Neo Sans Intel" w:hAnsi="Neo Sans Intel"/>
              </w:rPr>
              <w:t>SRC/</w:t>
            </w:r>
          </w:p>
          <w:p w14:paraId="729994D2" w14:textId="5012E468" w:rsidR="00224FF1" w:rsidRPr="00995259" w:rsidRDefault="00224FF1" w:rsidP="00EF145F">
            <w:pPr>
              <w:cnfStyle w:val="100000000000" w:firstRow="1" w:lastRow="0" w:firstColumn="0" w:lastColumn="0" w:oddVBand="0" w:evenVBand="0" w:oddHBand="0" w:evenHBand="0" w:firstRowFirstColumn="0" w:firstRowLastColumn="0" w:lastRowFirstColumn="0" w:lastRowLastColumn="0"/>
              <w:rPr>
                <w:rFonts w:ascii="Neo Sans Intel" w:hAnsi="Neo Sans Intel"/>
              </w:rPr>
            </w:pPr>
            <w:r>
              <w:rPr>
                <w:rFonts w:ascii="Neo Sans Intel" w:hAnsi="Neo Sans Intel"/>
              </w:rPr>
              <w:t>DEST</w:t>
            </w:r>
          </w:p>
        </w:tc>
      </w:tr>
      <w:tr w:rsidR="00387C24" w:rsidRPr="00995259" w14:paraId="1C4C0A39" w14:textId="77777777" w:rsidTr="00224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7AF6FE0D" w14:textId="77777777" w:rsidR="00387C24" w:rsidRPr="00995259" w:rsidRDefault="00387C24" w:rsidP="00EF145F">
            <w:pPr>
              <w:pStyle w:val="TableText"/>
              <w:jc w:val="left"/>
              <w:rPr>
                <w:rFonts w:ascii="Neo Sans Intel" w:hAnsi="Neo Sans Intel"/>
              </w:rPr>
            </w:pPr>
            <w:r w:rsidRPr="00995259">
              <w:rPr>
                <w:rFonts w:ascii="Neo Sans Intel" w:hAnsi="Neo Sans Intel"/>
              </w:rPr>
              <w:t>pgcb_clk</w:t>
            </w:r>
          </w:p>
        </w:tc>
        <w:tc>
          <w:tcPr>
            <w:tcW w:w="4783" w:type="dxa"/>
          </w:tcPr>
          <w:p w14:paraId="4D7B9093" w14:textId="251CB672" w:rsidR="00387C24" w:rsidRDefault="00387C24" w:rsidP="00EF145F">
            <w:pPr>
              <w:cnfStyle w:val="000000100000" w:firstRow="0" w:lastRow="0" w:firstColumn="0" w:lastColumn="0" w:oddVBand="0" w:evenVBand="0" w:oddHBand="1" w:evenHBand="0" w:firstRowFirstColumn="0" w:firstRowLastColumn="0" w:lastRowFirstColumn="0" w:lastRowLastColumn="0"/>
              <w:rPr>
                <w:rFonts w:ascii="Neo Sans Intel" w:hAnsi="Neo Sans Intel"/>
                <w:b/>
                <w:bCs/>
              </w:rPr>
            </w:pPr>
            <w:r w:rsidRPr="00995259">
              <w:rPr>
                <w:rFonts w:ascii="Neo Sans Intel" w:hAnsi="Neo Sans Intel"/>
                <w:b/>
                <w:bCs/>
              </w:rPr>
              <w:t xml:space="preserve">PGCB </w:t>
            </w:r>
            <w:r w:rsidR="00C047C4">
              <w:rPr>
                <w:rFonts w:ascii="Neo Sans Intel" w:hAnsi="Neo Sans Intel"/>
                <w:b/>
                <w:bCs/>
              </w:rPr>
              <w:t>C</w:t>
            </w:r>
            <w:r w:rsidRPr="00995259">
              <w:rPr>
                <w:rFonts w:ascii="Neo Sans Intel" w:hAnsi="Neo Sans Intel"/>
                <w:b/>
                <w:bCs/>
              </w:rPr>
              <w:t xml:space="preserve">lock.   </w:t>
            </w:r>
          </w:p>
          <w:p w14:paraId="707D291D" w14:textId="77777777" w:rsidR="00C047C4" w:rsidRPr="00995259" w:rsidRDefault="00C047C4" w:rsidP="00EF145F">
            <w:pPr>
              <w:cnfStyle w:val="000000100000" w:firstRow="0" w:lastRow="0" w:firstColumn="0" w:lastColumn="0" w:oddVBand="0" w:evenVBand="0" w:oddHBand="1" w:evenHBand="0" w:firstRowFirstColumn="0" w:firstRowLastColumn="0" w:lastRowFirstColumn="0" w:lastRowLastColumn="0"/>
              <w:rPr>
                <w:rFonts w:ascii="Neo Sans Intel" w:hAnsi="Neo Sans Intel"/>
                <w:b/>
                <w:bCs/>
              </w:rPr>
            </w:pPr>
          </w:p>
        </w:tc>
        <w:tc>
          <w:tcPr>
            <w:tcW w:w="682" w:type="dxa"/>
          </w:tcPr>
          <w:p w14:paraId="0C9F2910" w14:textId="77777777" w:rsidR="00387C24" w:rsidRPr="00995259" w:rsidRDefault="00387C24" w:rsidP="00EF145F">
            <w:pPr>
              <w:jc w:val="center"/>
              <w:cnfStyle w:val="000000100000" w:firstRow="0" w:lastRow="0" w:firstColumn="0" w:lastColumn="0" w:oddVBand="0" w:evenVBand="0" w:oddHBand="1" w:evenHBand="0" w:firstRowFirstColumn="0" w:firstRowLastColumn="0" w:lastRowFirstColumn="0" w:lastRowLastColumn="0"/>
              <w:rPr>
                <w:rFonts w:ascii="Neo Sans Intel" w:hAnsi="Neo Sans Intel"/>
              </w:rPr>
            </w:pPr>
            <w:r w:rsidRPr="00995259">
              <w:rPr>
                <w:rFonts w:ascii="Neo Sans Intel" w:hAnsi="Neo Sans Intel"/>
              </w:rPr>
              <w:t>PGCB</w:t>
            </w:r>
          </w:p>
        </w:tc>
        <w:tc>
          <w:tcPr>
            <w:tcW w:w="679" w:type="dxa"/>
          </w:tcPr>
          <w:p w14:paraId="50F6F11A" w14:textId="644A1AF5" w:rsidR="00387C24" w:rsidRPr="00995259" w:rsidRDefault="00224FF1" w:rsidP="00EF145F">
            <w:pPr>
              <w:cnfStyle w:val="000000100000" w:firstRow="0" w:lastRow="0" w:firstColumn="0" w:lastColumn="0" w:oddVBand="0" w:evenVBand="0" w:oddHBand="1" w:evenHBand="0" w:firstRowFirstColumn="0" w:firstRowLastColumn="0" w:lastRowFirstColumn="0" w:lastRowLastColumn="0"/>
              <w:rPr>
                <w:rFonts w:ascii="Neo Sans Intel" w:hAnsi="Neo Sans Intel"/>
              </w:rPr>
            </w:pPr>
            <w:r>
              <w:rPr>
                <w:rFonts w:ascii="Neo Sans Intel" w:hAnsi="Neo Sans Intel"/>
              </w:rPr>
              <w:t>In</w:t>
            </w:r>
          </w:p>
        </w:tc>
        <w:tc>
          <w:tcPr>
            <w:tcW w:w="679" w:type="dxa"/>
          </w:tcPr>
          <w:p w14:paraId="2C8C4551" w14:textId="2D9745C1" w:rsidR="00387C24" w:rsidRPr="00995259" w:rsidRDefault="000B33C1" w:rsidP="00EF145F">
            <w:pPr>
              <w:cnfStyle w:val="000000100000" w:firstRow="0" w:lastRow="0" w:firstColumn="0" w:lastColumn="0" w:oddVBand="0" w:evenVBand="0" w:oddHBand="1" w:evenHBand="0" w:firstRowFirstColumn="0" w:firstRowLastColumn="0" w:lastRowFirstColumn="0" w:lastRowLastColumn="0"/>
              <w:rPr>
                <w:rFonts w:ascii="Neo Sans Intel" w:hAnsi="Neo Sans Intel"/>
              </w:rPr>
            </w:pPr>
            <w:r>
              <w:rPr>
                <w:rFonts w:ascii="Neo Sans Intel" w:hAnsi="Neo Sans Intel"/>
              </w:rPr>
              <w:t>SOC</w:t>
            </w:r>
          </w:p>
        </w:tc>
      </w:tr>
      <w:tr w:rsidR="00387C24" w:rsidRPr="00995259" w14:paraId="5DCB248B" w14:textId="77777777" w:rsidTr="00224FF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2C30DF5C" w14:textId="77777777" w:rsidR="00387C24" w:rsidRPr="00995259" w:rsidRDefault="00387C24" w:rsidP="00EF145F">
            <w:pPr>
              <w:pStyle w:val="TableText"/>
              <w:jc w:val="left"/>
              <w:rPr>
                <w:rFonts w:ascii="Neo Sans Intel" w:hAnsi="Neo Sans Intel"/>
              </w:rPr>
            </w:pPr>
            <w:r>
              <w:rPr>
                <w:rFonts w:ascii="Neo Sans Intel" w:hAnsi="Neo Sans Intel"/>
              </w:rPr>
              <w:t>pgcb</w:t>
            </w:r>
            <w:r w:rsidRPr="00995259">
              <w:rPr>
                <w:rFonts w:ascii="Neo Sans Intel" w:hAnsi="Neo Sans Intel"/>
              </w:rPr>
              <w:t>_clkreq</w:t>
            </w:r>
          </w:p>
        </w:tc>
        <w:tc>
          <w:tcPr>
            <w:tcW w:w="4783" w:type="dxa"/>
          </w:tcPr>
          <w:p w14:paraId="4A8E3B08" w14:textId="77777777" w:rsidR="00387C24" w:rsidRDefault="00387C24" w:rsidP="00EF145F">
            <w:pPr>
              <w:cnfStyle w:val="000000010000" w:firstRow="0" w:lastRow="0" w:firstColumn="0" w:lastColumn="0" w:oddVBand="0" w:evenVBand="0" w:oddHBand="0" w:evenHBand="1" w:firstRowFirstColumn="0" w:firstRowLastColumn="0" w:lastRowFirstColumn="0" w:lastRowLastColumn="0"/>
              <w:rPr>
                <w:rFonts w:ascii="Neo Sans Intel" w:hAnsi="Neo Sans Intel"/>
                <w:b/>
                <w:bCs/>
              </w:rPr>
            </w:pPr>
            <w:r>
              <w:rPr>
                <w:rFonts w:ascii="Neo Sans Intel" w:hAnsi="Neo Sans Intel"/>
                <w:b/>
                <w:bCs/>
              </w:rPr>
              <w:t xml:space="preserve">PGCB </w:t>
            </w:r>
            <w:r w:rsidRPr="00995259">
              <w:rPr>
                <w:rFonts w:ascii="Neo Sans Intel" w:hAnsi="Neo Sans Intel"/>
                <w:b/>
                <w:bCs/>
              </w:rPr>
              <w:t>Clock CLKREQ</w:t>
            </w:r>
          </w:p>
          <w:p w14:paraId="69F59E2B" w14:textId="77777777" w:rsidR="00C047C4" w:rsidRPr="00995259" w:rsidRDefault="00C047C4" w:rsidP="00EF145F">
            <w:pPr>
              <w:cnfStyle w:val="000000010000" w:firstRow="0" w:lastRow="0" w:firstColumn="0" w:lastColumn="0" w:oddVBand="0" w:evenVBand="0" w:oddHBand="0" w:evenHBand="1" w:firstRowFirstColumn="0" w:firstRowLastColumn="0" w:lastRowFirstColumn="0" w:lastRowLastColumn="0"/>
              <w:rPr>
                <w:rFonts w:ascii="Neo Sans Intel" w:hAnsi="Neo Sans Intel"/>
                <w:b/>
                <w:bCs/>
              </w:rPr>
            </w:pPr>
          </w:p>
        </w:tc>
        <w:tc>
          <w:tcPr>
            <w:tcW w:w="682" w:type="dxa"/>
          </w:tcPr>
          <w:p w14:paraId="0EC1B7FB" w14:textId="77777777" w:rsidR="00387C24" w:rsidRPr="00995259" w:rsidRDefault="00387C24" w:rsidP="00EF145F">
            <w:pPr>
              <w:jc w:val="center"/>
              <w:cnfStyle w:val="000000010000" w:firstRow="0" w:lastRow="0" w:firstColumn="0" w:lastColumn="0" w:oddVBand="0" w:evenVBand="0" w:oddHBand="0" w:evenHBand="1" w:firstRowFirstColumn="0" w:firstRowLastColumn="0" w:lastRowFirstColumn="0" w:lastRowLastColumn="0"/>
              <w:rPr>
                <w:rFonts w:ascii="Neo Sans Intel" w:hAnsi="Neo Sans Intel"/>
              </w:rPr>
            </w:pPr>
            <w:r w:rsidRPr="00995259">
              <w:rPr>
                <w:rFonts w:ascii="Neo Sans Intel" w:hAnsi="Neo Sans Intel"/>
              </w:rPr>
              <w:t>-</w:t>
            </w:r>
          </w:p>
        </w:tc>
        <w:tc>
          <w:tcPr>
            <w:tcW w:w="679" w:type="dxa"/>
          </w:tcPr>
          <w:p w14:paraId="38BBE24A" w14:textId="72C2A805" w:rsidR="00387C24" w:rsidRPr="00995259" w:rsidRDefault="00224FF1" w:rsidP="00EF145F">
            <w:pPr>
              <w:cnfStyle w:val="000000010000" w:firstRow="0" w:lastRow="0" w:firstColumn="0" w:lastColumn="0" w:oddVBand="0" w:evenVBand="0" w:oddHBand="0" w:evenHBand="1" w:firstRowFirstColumn="0" w:firstRowLastColumn="0" w:lastRowFirstColumn="0" w:lastRowLastColumn="0"/>
              <w:rPr>
                <w:rFonts w:ascii="Neo Sans Intel" w:hAnsi="Neo Sans Intel"/>
              </w:rPr>
            </w:pPr>
            <w:r>
              <w:rPr>
                <w:rFonts w:ascii="Neo Sans Intel" w:hAnsi="Neo Sans Intel"/>
              </w:rPr>
              <w:t>Out</w:t>
            </w:r>
          </w:p>
        </w:tc>
        <w:tc>
          <w:tcPr>
            <w:tcW w:w="679" w:type="dxa"/>
          </w:tcPr>
          <w:p w14:paraId="1AE4FD03" w14:textId="77777777" w:rsidR="00387C24" w:rsidRPr="00995259" w:rsidRDefault="00387C24" w:rsidP="00EF145F">
            <w:pPr>
              <w:cnfStyle w:val="000000010000" w:firstRow="0" w:lastRow="0" w:firstColumn="0" w:lastColumn="0" w:oddVBand="0" w:evenVBand="0" w:oddHBand="0" w:evenHBand="1" w:firstRowFirstColumn="0" w:firstRowLastColumn="0" w:lastRowFirstColumn="0" w:lastRowLastColumn="0"/>
              <w:rPr>
                <w:rFonts w:ascii="Neo Sans Intel" w:hAnsi="Neo Sans Intel"/>
              </w:rPr>
            </w:pPr>
            <w:r w:rsidRPr="00995259">
              <w:rPr>
                <w:rFonts w:ascii="Neo Sans Intel" w:hAnsi="Neo Sans Intel"/>
              </w:rPr>
              <w:t>SOC</w:t>
            </w:r>
          </w:p>
        </w:tc>
      </w:tr>
      <w:tr w:rsidR="00387C24" w:rsidRPr="00995259" w14:paraId="125488CF" w14:textId="77777777" w:rsidTr="00224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5545DB23" w14:textId="77777777" w:rsidR="00387C24" w:rsidRPr="00995259" w:rsidRDefault="00387C24" w:rsidP="00EF145F">
            <w:pPr>
              <w:pStyle w:val="TableText"/>
              <w:jc w:val="left"/>
              <w:rPr>
                <w:rFonts w:ascii="Neo Sans Intel" w:hAnsi="Neo Sans Intel"/>
              </w:rPr>
            </w:pPr>
            <w:r>
              <w:rPr>
                <w:rFonts w:ascii="Neo Sans Intel" w:hAnsi="Neo Sans Intel"/>
              </w:rPr>
              <w:t>pgcb</w:t>
            </w:r>
            <w:r w:rsidRPr="00995259">
              <w:rPr>
                <w:rFonts w:ascii="Neo Sans Intel" w:hAnsi="Neo Sans Intel"/>
              </w:rPr>
              <w:t>_clkack</w:t>
            </w:r>
          </w:p>
        </w:tc>
        <w:tc>
          <w:tcPr>
            <w:tcW w:w="4783" w:type="dxa"/>
          </w:tcPr>
          <w:p w14:paraId="1F318A2A" w14:textId="77777777" w:rsidR="00387C24" w:rsidRDefault="00387C24" w:rsidP="00EF145F">
            <w:pPr>
              <w:cnfStyle w:val="000000100000" w:firstRow="0" w:lastRow="0" w:firstColumn="0" w:lastColumn="0" w:oddVBand="0" w:evenVBand="0" w:oddHBand="1" w:evenHBand="0" w:firstRowFirstColumn="0" w:firstRowLastColumn="0" w:lastRowFirstColumn="0" w:lastRowLastColumn="0"/>
              <w:rPr>
                <w:rFonts w:ascii="Neo Sans Intel" w:hAnsi="Neo Sans Intel"/>
                <w:b/>
                <w:bCs/>
              </w:rPr>
            </w:pPr>
            <w:r>
              <w:rPr>
                <w:rFonts w:ascii="Neo Sans Intel" w:hAnsi="Neo Sans Intel"/>
                <w:b/>
                <w:bCs/>
              </w:rPr>
              <w:t>PGCB</w:t>
            </w:r>
            <w:r w:rsidRPr="00995259">
              <w:rPr>
                <w:rFonts w:ascii="Neo Sans Intel" w:hAnsi="Neo Sans Intel"/>
                <w:b/>
                <w:bCs/>
              </w:rPr>
              <w:t xml:space="preserve"> Clock CLKACK</w:t>
            </w:r>
          </w:p>
          <w:p w14:paraId="73F4A41B" w14:textId="77777777" w:rsidR="00C047C4" w:rsidRPr="00995259" w:rsidRDefault="00C047C4" w:rsidP="00EF145F">
            <w:pPr>
              <w:cnfStyle w:val="000000100000" w:firstRow="0" w:lastRow="0" w:firstColumn="0" w:lastColumn="0" w:oddVBand="0" w:evenVBand="0" w:oddHBand="1" w:evenHBand="0" w:firstRowFirstColumn="0" w:firstRowLastColumn="0" w:lastRowFirstColumn="0" w:lastRowLastColumn="0"/>
              <w:rPr>
                <w:rFonts w:ascii="Neo Sans Intel" w:hAnsi="Neo Sans Intel"/>
                <w:b/>
                <w:bCs/>
              </w:rPr>
            </w:pPr>
          </w:p>
        </w:tc>
        <w:tc>
          <w:tcPr>
            <w:tcW w:w="682" w:type="dxa"/>
          </w:tcPr>
          <w:p w14:paraId="0B488A36" w14:textId="77777777" w:rsidR="00387C24" w:rsidRPr="00995259" w:rsidRDefault="00387C24" w:rsidP="00EF145F">
            <w:pPr>
              <w:jc w:val="center"/>
              <w:cnfStyle w:val="000000100000" w:firstRow="0" w:lastRow="0" w:firstColumn="0" w:lastColumn="0" w:oddVBand="0" w:evenVBand="0" w:oddHBand="1" w:evenHBand="0" w:firstRowFirstColumn="0" w:firstRowLastColumn="0" w:lastRowFirstColumn="0" w:lastRowLastColumn="0"/>
              <w:rPr>
                <w:rFonts w:ascii="Neo Sans Intel" w:hAnsi="Neo Sans Intel"/>
              </w:rPr>
            </w:pPr>
            <w:r w:rsidRPr="00995259">
              <w:rPr>
                <w:rFonts w:ascii="Neo Sans Intel" w:hAnsi="Neo Sans Intel"/>
              </w:rPr>
              <w:t>-</w:t>
            </w:r>
          </w:p>
        </w:tc>
        <w:tc>
          <w:tcPr>
            <w:tcW w:w="679" w:type="dxa"/>
          </w:tcPr>
          <w:p w14:paraId="78EAEA64" w14:textId="2A5F9296" w:rsidR="00387C24" w:rsidRPr="00995259" w:rsidRDefault="00224FF1" w:rsidP="00EF145F">
            <w:pPr>
              <w:cnfStyle w:val="000000100000" w:firstRow="0" w:lastRow="0" w:firstColumn="0" w:lastColumn="0" w:oddVBand="0" w:evenVBand="0" w:oddHBand="1" w:evenHBand="0" w:firstRowFirstColumn="0" w:firstRowLastColumn="0" w:lastRowFirstColumn="0" w:lastRowLastColumn="0"/>
              <w:rPr>
                <w:rFonts w:ascii="Neo Sans Intel" w:hAnsi="Neo Sans Intel"/>
              </w:rPr>
            </w:pPr>
            <w:r>
              <w:rPr>
                <w:rFonts w:ascii="Neo Sans Intel" w:hAnsi="Neo Sans Intel"/>
              </w:rPr>
              <w:t>In</w:t>
            </w:r>
          </w:p>
        </w:tc>
        <w:tc>
          <w:tcPr>
            <w:tcW w:w="679" w:type="dxa"/>
          </w:tcPr>
          <w:p w14:paraId="672F080B" w14:textId="06F633CB" w:rsidR="00387C24" w:rsidRPr="00995259" w:rsidRDefault="00224FF1" w:rsidP="00EF145F">
            <w:pPr>
              <w:cnfStyle w:val="000000100000" w:firstRow="0" w:lastRow="0" w:firstColumn="0" w:lastColumn="0" w:oddVBand="0" w:evenVBand="0" w:oddHBand="1" w:evenHBand="0" w:firstRowFirstColumn="0" w:firstRowLastColumn="0" w:lastRowFirstColumn="0" w:lastRowLastColumn="0"/>
              <w:rPr>
                <w:rFonts w:ascii="Neo Sans Intel" w:hAnsi="Neo Sans Intel"/>
              </w:rPr>
            </w:pPr>
            <w:r>
              <w:rPr>
                <w:rFonts w:ascii="Neo Sans Intel" w:hAnsi="Neo Sans Intel"/>
              </w:rPr>
              <w:t>SOC</w:t>
            </w:r>
          </w:p>
        </w:tc>
      </w:tr>
      <w:tr w:rsidR="00387C24" w:rsidRPr="00995259" w14:paraId="104A2FFB" w14:textId="77777777" w:rsidTr="00224FF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50111583" w14:textId="61339D4D" w:rsidR="00387C24" w:rsidRPr="00995259" w:rsidRDefault="00387C24" w:rsidP="00EF145F">
            <w:pPr>
              <w:pStyle w:val="TableText"/>
              <w:jc w:val="left"/>
              <w:rPr>
                <w:rFonts w:ascii="Neo Sans Intel" w:hAnsi="Neo Sans Intel"/>
              </w:rPr>
            </w:pPr>
            <w:del w:id="1493" w:author="Havican, Jared W" w:date="2014-06-10T15:35:00Z">
              <w:r w:rsidDel="0043655A">
                <w:rPr>
                  <w:rFonts w:ascii="Neo Sans Intel" w:hAnsi="Neo Sans Intel"/>
                </w:rPr>
                <w:delText>async_</w:delText>
              </w:r>
              <w:r w:rsidRPr="00995259" w:rsidDel="0043655A">
                <w:rPr>
                  <w:rFonts w:ascii="Neo Sans Intel" w:hAnsi="Neo Sans Intel"/>
                </w:rPr>
                <w:delText>pgcb_rst_b</w:delText>
              </w:r>
            </w:del>
          </w:p>
        </w:tc>
        <w:tc>
          <w:tcPr>
            <w:tcW w:w="4783" w:type="dxa"/>
          </w:tcPr>
          <w:p w14:paraId="3098E693" w14:textId="47DBA4A2" w:rsidR="008C308C" w:rsidDel="0043655A" w:rsidRDefault="00224FF1" w:rsidP="00EF145F">
            <w:pPr>
              <w:cnfStyle w:val="000000010000" w:firstRow="0" w:lastRow="0" w:firstColumn="0" w:lastColumn="0" w:oddVBand="0" w:evenVBand="0" w:oddHBand="0" w:evenHBand="1" w:firstRowFirstColumn="0" w:firstRowLastColumn="0" w:lastRowFirstColumn="0" w:lastRowLastColumn="0"/>
              <w:rPr>
                <w:del w:id="1494" w:author="Havican, Jared W" w:date="2014-06-10T15:35:00Z"/>
                <w:rFonts w:ascii="Neo Sans Intel" w:hAnsi="Neo Sans Intel"/>
                <w:b/>
                <w:bCs/>
              </w:rPr>
            </w:pPr>
            <w:del w:id="1495" w:author="Havican, Jared W" w:date="2014-06-10T15:35:00Z">
              <w:r w:rsidDel="0043655A">
                <w:rPr>
                  <w:rFonts w:ascii="Neo Sans Intel" w:hAnsi="Neo Sans Intel"/>
                  <w:b/>
                  <w:bCs/>
                </w:rPr>
                <w:delText xml:space="preserve">Asynchronous </w:delText>
              </w:r>
              <w:r w:rsidR="00387C24" w:rsidRPr="00995259" w:rsidDel="0043655A">
                <w:rPr>
                  <w:rFonts w:ascii="Neo Sans Intel" w:hAnsi="Neo Sans Intel"/>
                  <w:b/>
                  <w:bCs/>
                </w:rPr>
                <w:delText>PGCB reset</w:delText>
              </w:r>
              <w:r w:rsidR="008C308C" w:rsidDel="0043655A">
                <w:rPr>
                  <w:rFonts w:ascii="Neo Sans Intel" w:hAnsi="Neo Sans Intel"/>
                  <w:b/>
                  <w:bCs/>
                </w:rPr>
                <w:delText>.</w:delText>
              </w:r>
            </w:del>
          </w:p>
          <w:p w14:paraId="60C275E4" w14:textId="5879D4F0" w:rsidR="00387C24" w:rsidDel="0043655A" w:rsidRDefault="008C308C" w:rsidP="00EF145F">
            <w:pPr>
              <w:cnfStyle w:val="000000010000" w:firstRow="0" w:lastRow="0" w:firstColumn="0" w:lastColumn="0" w:oddVBand="0" w:evenVBand="0" w:oddHBand="0" w:evenHBand="1" w:firstRowFirstColumn="0" w:firstRowLastColumn="0" w:lastRowFirstColumn="0" w:lastRowLastColumn="0"/>
              <w:rPr>
                <w:del w:id="1496" w:author="Havican, Jared W" w:date="2014-06-10T15:35:00Z"/>
                <w:rFonts w:ascii="Neo Sans Intel" w:hAnsi="Neo Sans Intel"/>
                <w:bCs/>
              </w:rPr>
            </w:pPr>
            <w:del w:id="1497" w:author="Havican, Jared W" w:date="2014-06-10T15:35:00Z">
              <w:r w:rsidDel="0043655A">
                <w:rPr>
                  <w:rFonts w:ascii="Neo Sans Intel" w:hAnsi="Neo Sans Intel"/>
                  <w:bCs/>
                </w:rPr>
                <w:delText>T</w:delText>
              </w:r>
              <w:r w:rsidR="00387C24" w:rsidDel="0043655A">
                <w:rPr>
                  <w:rFonts w:ascii="Neo Sans Intel" w:hAnsi="Neo Sans Intel"/>
                  <w:bCs/>
                </w:rPr>
                <w:delText xml:space="preserve">he </w:delText>
              </w:r>
              <w:r w:rsidR="00224FF1" w:rsidDel="0043655A">
                <w:rPr>
                  <w:rFonts w:ascii="Neo Sans Intel" w:hAnsi="Neo Sans Intel"/>
                  <w:bCs/>
                </w:rPr>
                <w:delText xml:space="preserve">raw </w:delText>
              </w:r>
              <w:r w:rsidR="00387C24" w:rsidDel="0043655A">
                <w:rPr>
                  <w:rFonts w:ascii="Neo Sans Intel" w:hAnsi="Neo Sans Intel"/>
                  <w:bCs/>
                </w:rPr>
                <w:delText xml:space="preserve">PGCB reset that </w:delText>
              </w:r>
              <w:r w:rsidR="00224FF1" w:rsidDel="0043655A">
                <w:rPr>
                  <w:rFonts w:ascii="Neo Sans Intel" w:hAnsi="Neo Sans Intel"/>
                  <w:bCs/>
                </w:rPr>
                <w:delText xml:space="preserve">is </w:delText>
              </w:r>
              <w:r w:rsidR="00387C24" w:rsidDel="0043655A">
                <w:rPr>
                  <w:rFonts w:ascii="Neo Sans Intel" w:hAnsi="Neo Sans Intel"/>
                  <w:bCs/>
                </w:rPr>
                <w:delText xml:space="preserve">driven directly from SOC.  </w:delText>
              </w:r>
              <w:r w:rsidR="00224FF1" w:rsidDel="0043655A">
                <w:rPr>
                  <w:rFonts w:ascii="Neo Sans Intel" w:hAnsi="Neo Sans Intel"/>
                  <w:bCs/>
                </w:rPr>
                <w:delText>(ie not synchronized to pgcb_clk)</w:delText>
              </w:r>
            </w:del>
          </w:p>
          <w:p w14:paraId="3A7311CA" w14:textId="6189C7DD" w:rsidR="00C047C4" w:rsidRPr="00995259" w:rsidRDefault="00C047C4" w:rsidP="00EF145F">
            <w:pPr>
              <w:cnfStyle w:val="000000010000" w:firstRow="0" w:lastRow="0" w:firstColumn="0" w:lastColumn="0" w:oddVBand="0" w:evenVBand="0" w:oddHBand="0" w:evenHBand="1" w:firstRowFirstColumn="0" w:firstRowLastColumn="0" w:lastRowFirstColumn="0" w:lastRowLastColumn="0"/>
              <w:rPr>
                <w:rFonts w:ascii="Neo Sans Intel" w:hAnsi="Neo Sans Intel"/>
                <w:b/>
                <w:bCs/>
              </w:rPr>
            </w:pPr>
          </w:p>
        </w:tc>
        <w:tc>
          <w:tcPr>
            <w:tcW w:w="682" w:type="dxa"/>
          </w:tcPr>
          <w:p w14:paraId="6B7E4BFF" w14:textId="77777777" w:rsidR="00387C24" w:rsidRPr="00995259" w:rsidRDefault="00387C24" w:rsidP="00EF145F">
            <w:pPr>
              <w:jc w:val="center"/>
              <w:cnfStyle w:val="000000010000" w:firstRow="0" w:lastRow="0" w:firstColumn="0" w:lastColumn="0" w:oddVBand="0" w:evenVBand="0" w:oddHBand="0" w:evenHBand="1" w:firstRowFirstColumn="0" w:firstRowLastColumn="0" w:lastRowFirstColumn="0" w:lastRowLastColumn="0"/>
              <w:rPr>
                <w:rFonts w:ascii="Neo Sans Intel" w:hAnsi="Neo Sans Intel"/>
              </w:rPr>
            </w:pPr>
          </w:p>
        </w:tc>
        <w:tc>
          <w:tcPr>
            <w:tcW w:w="679" w:type="dxa"/>
          </w:tcPr>
          <w:p w14:paraId="673658C4" w14:textId="505B75F9" w:rsidR="00387C24" w:rsidRPr="00995259" w:rsidRDefault="00224FF1" w:rsidP="00EF145F">
            <w:pPr>
              <w:cnfStyle w:val="000000010000" w:firstRow="0" w:lastRow="0" w:firstColumn="0" w:lastColumn="0" w:oddVBand="0" w:evenVBand="0" w:oddHBand="0" w:evenHBand="1" w:firstRowFirstColumn="0" w:firstRowLastColumn="0" w:lastRowFirstColumn="0" w:lastRowLastColumn="0"/>
              <w:rPr>
                <w:rFonts w:ascii="Neo Sans Intel" w:hAnsi="Neo Sans Intel"/>
              </w:rPr>
            </w:pPr>
            <w:del w:id="1498" w:author="Havican, Jared W" w:date="2014-06-10T15:35:00Z">
              <w:r w:rsidDel="0043655A">
                <w:rPr>
                  <w:rFonts w:ascii="Neo Sans Intel" w:hAnsi="Neo Sans Intel"/>
                </w:rPr>
                <w:delText>In</w:delText>
              </w:r>
            </w:del>
          </w:p>
        </w:tc>
        <w:tc>
          <w:tcPr>
            <w:tcW w:w="679" w:type="dxa"/>
          </w:tcPr>
          <w:p w14:paraId="2AF83D08" w14:textId="0072D4D4" w:rsidR="00387C24" w:rsidRPr="00995259" w:rsidRDefault="00224FF1" w:rsidP="00EF145F">
            <w:pPr>
              <w:cnfStyle w:val="000000010000" w:firstRow="0" w:lastRow="0" w:firstColumn="0" w:lastColumn="0" w:oddVBand="0" w:evenVBand="0" w:oddHBand="0" w:evenHBand="1" w:firstRowFirstColumn="0" w:firstRowLastColumn="0" w:lastRowFirstColumn="0" w:lastRowLastColumn="0"/>
              <w:rPr>
                <w:rFonts w:ascii="Neo Sans Intel" w:hAnsi="Neo Sans Intel"/>
              </w:rPr>
            </w:pPr>
            <w:del w:id="1499" w:author="Havican, Jared W" w:date="2014-06-10T15:35:00Z">
              <w:r w:rsidDel="0043655A">
                <w:rPr>
                  <w:rFonts w:ascii="Neo Sans Intel" w:hAnsi="Neo Sans Intel"/>
                </w:rPr>
                <w:delText>SOC</w:delText>
              </w:r>
            </w:del>
          </w:p>
        </w:tc>
      </w:tr>
      <w:tr w:rsidR="00224FF1" w:rsidRPr="00995259" w14:paraId="61981986" w14:textId="77777777" w:rsidTr="00224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21090B40" w14:textId="47B7CE7F" w:rsidR="00224FF1" w:rsidRDefault="00224FF1" w:rsidP="00387C24">
            <w:pPr>
              <w:pStyle w:val="TableText"/>
              <w:jc w:val="left"/>
              <w:rPr>
                <w:rFonts w:ascii="Neo Sans Intel" w:hAnsi="Neo Sans Intel"/>
              </w:rPr>
            </w:pPr>
            <w:r>
              <w:rPr>
                <w:rFonts w:ascii="Neo Sans Intel" w:hAnsi="Neo Sans Intel"/>
              </w:rPr>
              <w:t>pgcb_rst_b</w:t>
            </w:r>
          </w:p>
        </w:tc>
        <w:tc>
          <w:tcPr>
            <w:tcW w:w="4783" w:type="dxa"/>
          </w:tcPr>
          <w:p w14:paraId="305D5D3D" w14:textId="77777777" w:rsidR="008C308C" w:rsidRDefault="00224FF1" w:rsidP="00EF145F">
            <w:pPr>
              <w:cnfStyle w:val="000000100000" w:firstRow="0" w:lastRow="0" w:firstColumn="0" w:lastColumn="0" w:oddVBand="0" w:evenVBand="0" w:oddHBand="1" w:evenHBand="0" w:firstRowFirstColumn="0" w:firstRowLastColumn="0" w:lastRowFirstColumn="0" w:lastRowLastColumn="0"/>
              <w:rPr>
                <w:ins w:id="1500" w:author="Havican, Jared W" w:date="2014-06-10T15:35:00Z"/>
                <w:rFonts w:ascii="Neo Sans Intel" w:hAnsi="Neo Sans Intel"/>
                <w:bCs/>
              </w:rPr>
            </w:pPr>
            <w:r>
              <w:rPr>
                <w:rFonts w:ascii="Neo Sans Intel" w:hAnsi="Neo Sans Intel"/>
                <w:b/>
                <w:bCs/>
              </w:rPr>
              <w:t xml:space="preserve">Synchronous PGCB reset. </w:t>
            </w:r>
            <w:r w:rsidRPr="00B71A7F">
              <w:rPr>
                <w:rFonts w:ascii="Neo Sans Intel" w:hAnsi="Neo Sans Intel"/>
                <w:bCs/>
              </w:rPr>
              <w:t xml:space="preserve"> </w:t>
            </w:r>
          </w:p>
          <w:p w14:paraId="14268877" w14:textId="254DE984" w:rsidR="0043655A" w:rsidRDefault="0043655A" w:rsidP="00EF145F">
            <w:pPr>
              <w:cnfStyle w:val="000000100000" w:firstRow="0" w:lastRow="0" w:firstColumn="0" w:lastColumn="0" w:oddVBand="0" w:evenVBand="0" w:oddHBand="1" w:evenHBand="0" w:firstRowFirstColumn="0" w:firstRowLastColumn="0" w:lastRowFirstColumn="0" w:lastRowLastColumn="0"/>
              <w:rPr>
                <w:rFonts w:ascii="Neo Sans Intel" w:hAnsi="Neo Sans Intel"/>
                <w:bCs/>
              </w:rPr>
            </w:pPr>
            <w:ins w:id="1501" w:author="Havican, Jared W" w:date="2014-06-10T15:35:00Z">
              <w:r>
                <w:rPr>
                  <w:rFonts w:ascii="Neo Sans Intel" w:hAnsi="Neo Sans Intel"/>
                  <w:bCs/>
                </w:rPr>
                <w:t xml:space="preserve">Note: this must by rising-edge synchronized to the </w:t>
              </w:r>
              <w:proofErr w:type="spellStart"/>
              <w:r w:rsidRPr="0043655A">
                <w:rPr>
                  <w:rFonts w:ascii="Neo Sans Intel" w:hAnsi="Neo Sans Intel"/>
                  <w:b/>
                  <w:bCs/>
                  <w:rPrChange w:id="1502" w:author="Havican, Jared W" w:date="2014-06-10T15:36:00Z">
                    <w:rPr>
                      <w:rFonts w:ascii="Neo Sans Intel" w:hAnsi="Neo Sans Intel"/>
                      <w:bCs/>
                    </w:rPr>
                  </w:rPrChange>
                </w:rPr>
                <w:t>ungated</w:t>
              </w:r>
              <w:proofErr w:type="spellEnd"/>
              <w:r>
                <w:rPr>
                  <w:rFonts w:ascii="Neo Sans Intel" w:hAnsi="Neo Sans Intel"/>
                  <w:bCs/>
                </w:rPr>
                <w:t xml:space="preserve"> pgcb_clk.</w:t>
              </w:r>
            </w:ins>
          </w:p>
          <w:p w14:paraId="13A29F35" w14:textId="7CACFF96" w:rsidR="00224FF1" w:rsidRDefault="008C308C" w:rsidP="00EF145F">
            <w:pPr>
              <w:cnfStyle w:val="000000100000" w:firstRow="0" w:lastRow="0" w:firstColumn="0" w:lastColumn="0" w:oddVBand="0" w:evenVBand="0" w:oddHBand="1" w:evenHBand="0" w:firstRowFirstColumn="0" w:firstRowLastColumn="0" w:lastRowFirstColumn="0" w:lastRowLastColumn="0"/>
              <w:rPr>
                <w:rFonts w:ascii="Neo Sans Intel" w:hAnsi="Neo Sans Intel"/>
                <w:bCs/>
              </w:rPr>
            </w:pPr>
            <w:r>
              <w:rPr>
                <w:rFonts w:ascii="Neo Sans Intel" w:hAnsi="Neo Sans Intel"/>
                <w:bCs/>
              </w:rPr>
              <w:t xml:space="preserve">The </w:t>
            </w:r>
            <w:r w:rsidR="00224FF1" w:rsidRPr="00B71A7F">
              <w:rPr>
                <w:rFonts w:ascii="Neo Sans Intel" w:hAnsi="Neo Sans Intel"/>
                <w:bCs/>
              </w:rPr>
              <w:t>PGCB reset with its rise-edge synchronized to pgcb_clk</w:t>
            </w:r>
            <w:r w:rsidR="00224FF1">
              <w:rPr>
                <w:rFonts w:ascii="Neo Sans Intel" w:hAnsi="Neo Sans Intel"/>
                <w:bCs/>
              </w:rPr>
              <w:t>.  The same signal will feed the input to the PGCB and CDCs.</w:t>
            </w:r>
          </w:p>
          <w:p w14:paraId="73014F6B" w14:textId="3A1EC537" w:rsidR="00C047C4" w:rsidRPr="00995259" w:rsidRDefault="00C047C4" w:rsidP="00EF145F">
            <w:pPr>
              <w:cnfStyle w:val="000000100000" w:firstRow="0" w:lastRow="0" w:firstColumn="0" w:lastColumn="0" w:oddVBand="0" w:evenVBand="0" w:oddHBand="1" w:evenHBand="0" w:firstRowFirstColumn="0" w:firstRowLastColumn="0" w:lastRowFirstColumn="0" w:lastRowLastColumn="0"/>
              <w:rPr>
                <w:rFonts w:ascii="Neo Sans Intel" w:hAnsi="Neo Sans Intel"/>
                <w:b/>
                <w:bCs/>
              </w:rPr>
            </w:pPr>
          </w:p>
        </w:tc>
        <w:tc>
          <w:tcPr>
            <w:tcW w:w="682" w:type="dxa"/>
          </w:tcPr>
          <w:p w14:paraId="1450AC6B" w14:textId="09F9046C" w:rsidR="00224FF1" w:rsidRPr="00995259" w:rsidRDefault="00224FF1" w:rsidP="00387C24">
            <w:pPr>
              <w:jc w:val="center"/>
              <w:cnfStyle w:val="000000100000" w:firstRow="0" w:lastRow="0" w:firstColumn="0" w:lastColumn="0" w:oddVBand="0" w:evenVBand="0" w:oddHBand="1" w:evenHBand="0" w:firstRowFirstColumn="0" w:firstRowLastColumn="0" w:lastRowFirstColumn="0" w:lastRowLastColumn="0"/>
              <w:rPr>
                <w:rFonts w:ascii="Neo Sans Intel" w:hAnsi="Neo Sans Intel"/>
              </w:rPr>
            </w:pPr>
            <w:r>
              <w:rPr>
                <w:rFonts w:ascii="Neo Sans Intel" w:hAnsi="Neo Sans Intel"/>
              </w:rPr>
              <w:t>PGCB</w:t>
            </w:r>
          </w:p>
        </w:tc>
        <w:tc>
          <w:tcPr>
            <w:tcW w:w="679" w:type="dxa"/>
          </w:tcPr>
          <w:p w14:paraId="75F331C0" w14:textId="33E2E147" w:rsidR="00224FF1" w:rsidRPr="00995259" w:rsidRDefault="00224FF1" w:rsidP="00387C24">
            <w:pPr>
              <w:cnfStyle w:val="000000100000" w:firstRow="0" w:lastRow="0" w:firstColumn="0" w:lastColumn="0" w:oddVBand="0" w:evenVBand="0" w:oddHBand="1" w:evenHBand="0" w:firstRowFirstColumn="0" w:firstRowLastColumn="0" w:lastRowFirstColumn="0" w:lastRowLastColumn="0"/>
              <w:rPr>
                <w:rFonts w:ascii="Neo Sans Intel" w:hAnsi="Neo Sans Intel"/>
              </w:rPr>
            </w:pPr>
            <w:r>
              <w:rPr>
                <w:rFonts w:ascii="Neo Sans Intel" w:hAnsi="Neo Sans Intel"/>
              </w:rPr>
              <w:t>In</w:t>
            </w:r>
          </w:p>
        </w:tc>
        <w:tc>
          <w:tcPr>
            <w:tcW w:w="679" w:type="dxa"/>
          </w:tcPr>
          <w:p w14:paraId="21E9255B" w14:textId="77777777" w:rsidR="00224FF1" w:rsidRDefault="00224FF1" w:rsidP="00387C24">
            <w:pPr>
              <w:cnfStyle w:val="000000100000" w:firstRow="0" w:lastRow="0" w:firstColumn="0" w:lastColumn="0" w:oddVBand="0" w:evenVBand="0" w:oddHBand="1" w:evenHBand="0" w:firstRowFirstColumn="0" w:firstRowLastColumn="0" w:lastRowFirstColumn="0" w:lastRowLastColumn="0"/>
              <w:rPr>
                <w:rFonts w:ascii="Neo Sans Intel" w:hAnsi="Neo Sans Intel"/>
              </w:rPr>
            </w:pPr>
            <w:r>
              <w:rPr>
                <w:rFonts w:ascii="Neo Sans Intel" w:hAnsi="Neo Sans Intel"/>
              </w:rPr>
              <w:t>PGCB</w:t>
            </w:r>
          </w:p>
          <w:p w14:paraId="38FDB71F" w14:textId="77777777" w:rsidR="00224FF1" w:rsidRDefault="00224FF1" w:rsidP="00387C24">
            <w:pPr>
              <w:cnfStyle w:val="000000100000" w:firstRow="0" w:lastRow="0" w:firstColumn="0" w:lastColumn="0" w:oddVBand="0" w:evenVBand="0" w:oddHBand="1" w:evenHBand="0" w:firstRowFirstColumn="0" w:firstRowLastColumn="0" w:lastRowFirstColumn="0" w:lastRowLastColumn="0"/>
              <w:rPr>
                <w:rFonts w:ascii="Neo Sans Intel" w:hAnsi="Neo Sans Intel"/>
              </w:rPr>
            </w:pPr>
            <w:r>
              <w:rPr>
                <w:rFonts w:ascii="Neo Sans Intel" w:hAnsi="Neo Sans Intel"/>
              </w:rPr>
              <w:t>Glue</w:t>
            </w:r>
          </w:p>
          <w:p w14:paraId="0DC88B63" w14:textId="21256E2A" w:rsidR="00224FF1" w:rsidRDefault="00224FF1" w:rsidP="00387C24">
            <w:pPr>
              <w:cnfStyle w:val="000000100000" w:firstRow="0" w:lastRow="0" w:firstColumn="0" w:lastColumn="0" w:oddVBand="0" w:evenVBand="0" w:oddHBand="1" w:evenHBand="0" w:firstRowFirstColumn="0" w:firstRowLastColumn="0" w:lastRowFirstColumn="0" w:lastRowLastColumn="0"/>
              <w:rPr>
                <w:rFonts w:ascii="Neo Sans Intel" w:hAnsi="Neo Sans Intel"/>
              </w:rPr>
            </w:pPr>
            <w:r>
              <w:rPr>
                <w:rFonts w:ascii="Neo Sans Intel" w:hAnsi="Neo Sans Intel"/>
              </w:rPr>
              <w:t>Logic</w:t>
            </w:r>
          </w:p>
        </w:tc>
      </w:tr>
      <w:tr w:rsidR="008C308C" w:rsidRPr="00995259" w14:paraId="08A47671" w14:textId="77777777" w:rsidTr="00224FF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3EF17B41" w14:textId="14E9D3F0" w:rsidR="008C308C" w:rsidRDefault="008C308C" w:rsidP="00387C24">
            <w:pPr>
              <w:pStyle w:val="TableText"/>
              <w:jc w:val="left"/>
              <w:rPr>
                <w:rFonts w:ascii="Neo Sans Intel" w:hAnsi="Neo Sans Intel"/>
              </w:rPr>
            </w:pPr>
            <w:r>
              <w:rPr>
                <w:rFonts w:ascii="Neo Sans Intel" w:hAnsi="Neo Sans Intel"/>
              </w:rPr>
              <w:t>iosf_cdc_clock[ICDC-1:0]</w:t>
            </w:r>
          </w:p>
        </w:tc>
        <w:tc>
          <w:tcPr>
            <w:tcW w:w="4783" w:type="dxa"/>
          </w:tcPr>
          <w:p w14:paraId="697468BD" w14:textId="77777777" w:rsidR="008C308C" w:rsidRDefault="008C308C" w:rsidP="00224FF1">
            <w:pPr>
              <w:cnfStyle w:val="000000010000" w:firstRow="0" w:lastRow="0" w:firstColumn="0" w:lastColumn="0" w:oddVBand="0" w:evenVBand="0" w:oddHBand="0" w:evenHBand="1" w:firstRowFirstColumn="0" w:firstRowLastColumn="0" w:lastRowFirstColumn="0" w:lastRowLastColumn="0"/>
              <w:rPr>
                <w:rFonts w:ascii="Neo Sans Intel" w:hAnsi="Neo Sans Intel"/>
                <w:b/>
                <w:bCs/>
              </w:rPr>
            </w:pPr>
            <w:r>
              <w:rPr>
                <w:rFonts w:ascii="Neo Sans Intel" w:hAnsi="Neo Sans Intel"/>
                <w:b/>
                <w:bCs/>
              </w:rPr>
              <w:t>IOSF Primary/Sideband Clocks.</w:t>
            </w:r>
          </w:p>
          <w:p w14:paraId="62A5A9B2" w14:textId="77777777" w:rsidR="00FD1EF5" w:rsidRDefault="008C308C" w:rsidP="00EF145F">
            <w:pPr>
              <w:cnfStyle w:val="000000010000" w:firstRow="0" w:lastRow="0" w:firstColumn="0" w:lastColumn="0" w:oddVBand="0" w:evenVBand="0" w:oddHBand="0" w:evenHBand="1" w:firstRowFirstColumn="0" w:firstRowLastColumn="0" w:lastRowFirstColumn="0" w:lastRowLastColumn="0"/>
              <w:rPr>
                <w:rFonts w:ascii="Neo Sans Intel" w:hAnsi="Neo Sans Intel"/>
                <w:bCs/>
              </w:rPr>
            </w:pPr>
            <w:r w:rsidRPr="00EF145F">
              <w:rPr>
                <w:rFonts w:ascii="Neo Sans Intel" w:hAnsi="Neo Sans Intel"/>
                <w:bCs/>
              </w:rPr>
              <w:t xml:space="preserve">Vector of </w:t>
            </w:r>
            <w:r w:rsidR="00FD1EF5">
              <w:rPr>
                <w:rFonts w:ascii="Neo Sans Intel" w:hAnsi="Neo Sans Intel"/>
                <w:bCs/>
              </w:rPr>
              <w:t>raw/</w:t>
            </w:r>
            <w:proofErr w:type="spellStart"/>
            <w:r w:rsidR="00FD1EF5">
              <w:rPr>
                <w:rFonts w:ascii="Neo Sans Intel" w:hAnsi="Neo Sans Intel"/>
                <w:bCs/>
              </w:rPr>
              <w:t>ungated</w:t>
            </w:r>
            <w:proofErr w:type="spellEnd"/>
            <w:r w:rsidR="00FD1EF5">
              <w:rPr>
                <w:rFonts w:ascii="Neo Sans Intel" w:hAnsi="Neo Sans Intel"/>
                <w:bCs/>
              </w:rPr>
              <w:t xml:space="preserve"> </w:t>
            </w:r>
            <w:r w:rsidRPr="00EF145F">
              <w:rPr>
                <w:rFonts w:ascii="Neo Sans Intel" w:hAnsi="Neo Sans Intel"/>
                <w:bCs/>
              </w:rPr>
              <w:t xml:space="preserve">IOSF Primary/Sideband Clocks that are controlled by </w:t>
            </w:r>
            <w:r>
              <w:rPr>
                <w:rFonts w:ascii="Neo Sans Intel" w:hAnsi="Neo Sans Intel"/>
                <w:bCs/>
              </w:rPr>
              <w:t>IOSF CDCs.</w:t>
            </w:r>
          </w:p>
          <w:p w14:paraId="2F648378" w14:textId="77777777" w:rsidR="00FD1EF5" w:rsidRDefault="00FD1EF5" w:rsidP="00EF145F">
            <w:pPr>
              <w:cnfStyle w:val="000000010000" w:firstRow="0" w:lastRow="0" w:firstColumn="0" w:lastColumn="0" w:oddVBand="0" w:evenVBand="0" w:oddHBand="0" w:evenHBand="1" w:firstRowFirstColumn="0" w:firstRowLastColumn="0" w:lastRowFirstColumn="0" w:lastRowLastColumn="0"/>
              <w:rPr>
                <w:rFonts w:ascii="Neo Sans Intel" w:hAnsi="Neo Sans Intel"/>
                <w:bCs/>
              </w:rPr>
            </w:pPr>
          </w:p>
          <w:p w14:paraId="5112366B" w14:textId="3386C4F9" w:rsidR="008C308C" w:rsidRPr="00B71A7F" w:rsidRDefault="00FD1EF5" w:rsidP="00EF145F">
            <w:pPr>
              <w:cnfStyle w:val="000000010000" w:firstRow="0" w:lastRow="0" w:firstColumn="0" w:lastColumn="0" w:oddVBand="0" w:evenVBand="0" w:oddHBand="0" w:evenHBand="1" w:firstRowFirstColumn="0" w:firstRowLastColumn="0" w:lastRowFirstColumn="0" w:lastRowLastColumn="0"/>
              <w:rPr>
                <w:rFonts w:ascii="Neo Sans Intel" w:hAnsi="Neo Sans Intel"/>
                <w:bCs/>
              </w:rPr>
            </w:pPr>
            <w:r>
              <w:rPr>
                <w:rFonts w:ascii="Neo Sans Intel" w:hAnsi="Neo Sans Intel"/>
                <w:bCs/>
              </w:rPr>
              <w:t>The order of the “</w:t>
            </w:r>
            <w:proofErr w:type="spellStart"/>
            <w:r>
              <w:rPr>
                <w:rFonts w:ascii="Neo Sans Intel" w:hAnsi="Neo Sans Intel"/>
                <w:bCs/>
              </w:rPr>
              <w:t>iosf_cdc_clock</w:t>
            </w:r>
            <w:proofErr w:type="spellEnd"/>
            <w:r>
              <w:rPr>
                <w:rFonts w:ascii="Neo Sans Intel" w:hAnsi="Neo Sans Intel"/>
                <w:bCs/>
              </w:rPr>
              <w:t>”, “</w:t>
            </w:r>
            <w:proofErr w:type="spellStart"/>
            <w:r>
              <w:rPr>
                <w:rFonts w:ascii="Neo Sans Intel" w:hAnsi="Neo Sans Intel"/>
                <w:bCs/>
              </w:rPr>
              <w:t>iosf_cdc_reset_b</w:t>
            </w:r>
            <w:proofErr w:type="spellEnd"/>
            <w:r>
              <w:rPr>
                <w:rFonts w:ascii="Neo Sans Intel" w:hAnsi="Neo Sans Intel"/>
                <w:bCs/>
              </w:rPr>
              <w:t>” and “</w:t>
            </w:r>
            <w:proofErr w:type="spellStart"/>
            <w:r>
              <w:rPr>
                <w:rFonts w:ascii="Neo Sans Intel" w:hAnsi="Neo Sans Intel"/>
                <w:bCs/>
              </w:rPr>
              <w:t>iosf_cdc_ism_fabric</w:t>
            </w:r>
            <w:proofErr w:type="spellEnd"/>
            <w:r>
              <w:rPr>
                <w:rFonts w:ascii="Neo Sans Intel" w:hAnsi="Neo Sans Intel"/>
                <w:bCs/>
              </w:rPr>
              <w:t>” vectors should match such that a given index in each vector corresponds to the same CDC/IOSF clock domain.</w:t>
            </w:r>
          </w:p>
        </w:tc>
        <w:tc>
          <w:tcPr>
            <w:tcW w:w="682" w:type="dxa"/>
          </w:tcPr>
          <w:p w14:paraId="42BE7D7D" w14:textId="65F1153E" w:rsidR="008C308C" w:rsidRDefault="00FD1EF5" w:rsidP="00387C24">
            <w:pPr>
              <w:jc w:val="center"/>
              <w:cnfStyle w:val="000000010000" w:firstRow="0" w:lastRow="0" w:firstColumn="0" w:lastColumn="0" w:oddVBand="0" w:evenVBand="0" w:oddHBand="0" w:evenHBand="1" w:firstRowFirstColumn="0" w:firstRowLastColumn="0" w:lastRowFirstColumn="0" w:lastRowLastColumn="0"/>
              <w:rPr>
                <w:rFonts w:ascii="Neo Sans Intel" w:hAnsi="Neo Sans Intel"/>
              </w:rPr>
            </w:pPr>
            <w:r>
              <w:rPr>
                <w:rFonts w:ascii="Neo Sans Intel" w:hAnsi="Neo Sans Intel"/>
              </w:rPr>
              <w:t>IOSF</w:t>
            </w:r>
          </w:p>
        </w:tc>
        <w:tc>
          <w:tcPr>
            <w:tcW w:w="679" w:type="dxa"/>
          </w:tcPr>
          <w:p w14:paraId="20E0FD5A" w14:textId="6CC8EBB9" w:rsidR="008C308C" w:rsidRDefault="00FD1EF5" w:rsidP="00387C24">
            <w:pPr>
              <w:cnfStyle w:val="000000010000" w:firstRow="0" w:lastRow="0" w:firstColumn="0" w:lastColumn="0" w:oddVBand="0" w:evenVBand="0" w:oddHBand="0" w:evenHBand="1" w:firstRowFirstColumn="0" w:firstRowLastColumn="0" w:lastRowFirstColumn="0" w:lastRowLastColumn="0"/>
              <w:rPr>
                <w:rFonts w:ascii="Neo Sans Intel" w:hAnsi="Neo Sans Intel"/>
              </w:rPr>
            </w:pPr>
            <w:r>
              <w:rPr>
                <w:rFonts w:ascii="Neo Sans Intel" w:hAnsi="Neo Sans Intel"/>
              </w:rPr>
              <w:t>In</w:t>
            </w:r>
          </w:p>
        </w:tc>
        <w:tc>
          <w:tcPr>
            <w:tcW w:w="679" w:type="dxa"/>
          </w:tcPr>
          <w:p w14:paraId="72643079" w14:textId="7308103D" w:rsidR="008C308C" w:rsidRDefault="00FD1EF5" w:rsidP="00387C24">
            <w:pPr>
              <w:cnfStyle w:val="000000010000" w:firstRow="0" w:lastRow="0" w:firstColumn="0" w:lastColumn="0" w:oddVBand="0" w:evenVBand="0" w:oddHBand="0" w:evenHBand="1" w:firstRowFirstColumn="0" w:firstRowLastColumn="0" w:lastRowFirstColumn="0" w:lastRowLastColumn="0"/>
              <w:rPr>
                <w:rFonts w:ascii="Neo Sans Intel" w:hAnsi="Neo Sans Intel"/>
              </w:rPr>
            </w:pPr>
            <w:r>
              <w:rPr>
                <w:rFonts w:ascii="Neo Sans Intel" w:hAnsi="Neo Sans Intel"/>
              </w:rPr>
              <w:t>SOC</w:t>
            </w:r>
          </w:p>
        </w:tc>
      </w:tr>
      <w:tr w:rsidR="00FD1EF5" w:rsidRPr="00995259" w14:paraId="13276437" w14:textId="77777777" w:rsidTr="00224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1839A4DC" w14:textId="64851E49" w:rsidR="00FD1EF5" w:rsidRDefault="00FD1EF5" w:rsidP="00387C24">
            <w:pPr>
              <w:pStyle w:val="TableText"/>
              <w:jc w:val="left"/>
              <w:rPr>
                <w:rFonts w:ascii="Neo Sans Intel" w:hAnsi="Neo Sans Intel"/>
              </w:rPr>
            </w:pPr>
            <w:r>
              <w:rPr>
                <w:rFonts w:ascii="Neo Sans Intel" w:hAnsi="Neo Sans Intel"/>
              </w:rPr>
              <w:t>iosf_cdc_reset_b[ICDC-1:0]</w:t>
            </w:r>
          </w:p>
        </w:tc>
        <w:tc>
          <w:tcPr>
            <w:tcW w:w="4783" w:type="dxa"/>
          </w:tcPr>
          <w:p w14:paraId="61E7D393" w14:textId="77777777" w:rsidR="00FD1EF5" w:rsidRDefault="00FD1EF5" w:rsidP="00224FF1">
            <w:pPr>
              <w:cnfStyle w:val="000000100000" w:firstRow="0" w:lastRow="0" w:firstColumn="0" w:lastColumn="0" w:oddVBand="0" w:evenVBand="0" w:oddHBand="1" w:evenHBand="0" w:firstRowFirstColumn="0" w:firstRowLastColumn="0" w:lastRowFirstColumn="0" w:lastRowLastColumn="0"/>
              <w:rPr>
                <w:rFonts w:ascii="Neo Sans Intel" w:hAnsi="Neo Sans Intel"/>
                <w:b/>
                <w:bCs/>
              </w:rPr>
            </w:pPr>
            <w:r>
              <w:rPr>
                <w:rFonts w:ascii="Neo Sans Intel" w:hAnsi="Neo Sans Intel"/>
                <w:b/>
                <w:bCs/>
              </w:rPr>
              <w:t>IOSF Primary/Sideband Resets.</w:t>
            </w:r>
          </w:p>
          <w:p w14:paraId="76763C9F" w14:textId="0BCA0E26" w:rsidR="00FD1EF5" w:rsidRPr="00B71A7F" w:rsidRDefault="00FD1EF5" w:rsidP="00224FF1">
            <w:pPr>
              <w:cnfStyle w:val="000000100000" w:firstRow="0" w:lastRow="0" w:firstColumn="0" w:lastColumn="0" w:oddVBand="0" w:evenVBand="0" w:oddHBand="1" w:evenHBand="0" w:firstRowFirstColumn="0" w:firstRowLastColumn="0" w:lastRowFirstColumn="0" w:lastRowLastColumn="0"/>
              <w:rPr>
                <w:rFonts w:ascii="Neo Sans Intel" w:hAnsi="Neo Sans Intel"/>
                <w:bCs/>
              </w:rPr>
            </w:pPr>
            <w:r>
              <w:rPr>
                <w:rFonts w:ascii="Neo Sans Intel" w:hAnsi="Neo Sans Intel"/>
                <w:bCs/>
              </w:rPr>
              <w:t>Vector of IOSF resets, rise-edge synchronized to the IOSF clock of the same index in “</w:t>
            </w:r>
            <w:proofErr w:type="spellStart"/>
            <w:r>
              <w:rPr>
                <w:rFonts w:ascii="Neo Sans Intel" w:hAnsi="Neo Sans Intel"/>
                <w:bCs/>
              </w:rPr>
              <w:t>iosf_cdc_clock</w:t>
            </w:r>
            <w:proofErr w:type="spellEnd"/>
            <w:r>
              <w:rPr>
                <w:rFonts w:ascii="Neo Sans Intel" w:hAnsi="Neo Sans Intel"/>
                <w:bCs/>
              </w:rPr>
              <w:t>”.  These will be taken from the “</w:t>
            </w:r>
            <w:proofErr w:type="spellStart"/>
            <w:r>
              <w:rPr>
                <w:rFonts w:ascii="Neo Sans Intel" w:hAnsi="Neo Sans Intel"/>
                <w:bCs/>
              </w:rPr>
              <w:t>sync_reset_b</w:t>
            </w:r>
            <w:proofErr w:type="spellEnd"/>
            <w:r>
              <w:rPr>
                <w:rFonts w:ascii="Neo Sans Intel" w:hAnsi="Neo Sans Intel"/>
                <w:bCs/>
              </w:rPr>
              <w:t>” output of the CDCs.</w:t>
            </w:r>
          </w:p>
        </w:tc>
        <w:tc>
          <w:tcPr>
            <w:tcW w:w="682" w:type="dxa"/>
          </w:tcPr>
          <w:p w14:paraId="3100A283" w14:textId="4754F80A" w:rsidR="00FD1EF5" w:rsidRDefault="00FD1EF5" w:rsidP="00387C24">
            <w:pPr>
              <w:jc w:val="center"/>
              <w:cnfStyle w:val="000000100000" w:firstRow="0" w:lastRow="0" w:firstColumn="0" w:lastColumn="0" w:oddVBand="0" w:evenVBand="0" w:oddHBand="1" w:evenHBand="0" w:firstRowFirstColumn="0" w:firstRowLastColumn="0" w:lastRowFirstColumn="0" w:lastRowLastColumn="0"/>
              <w:rPr>
                <w:rFonts w:ascii="Neo Sans Intel" w:hAnsi="Neo Sans Intel"/>
              </w:rPr>
            </w:pPr>
            <w:r>
              <w:rPr>
                <w:rFonts w:ascii="Neo Sans Intel" w:hAnsi="Neo Sans Intel"/>
              </w:rPr>
              <w:t>IOSF</w:t>
            </w:r>
          </w:p>
        </w:tc>
        <w:tc>
          <w:tcPr>
            <w:tcW w:w="679" w:type="dxa"/>
          </w:tcPr>
          <w:p w14:paraId="00675416" w14:textId="21BC79B7" w:rsidR="00FD1EF5" w:rsidRDefault="00FD1EF5" w:rsidP="00387C24">
            <w:pPr>
              <w:cnfStyle w:val="000000100000" w:firstRow="0" w:lastRow="0" w:firstColumn="0" w:lastColumn="0" w:oddVBand="0" w:evenVBand="0" w:oddHBand="1" w:evenHBand="0" w:firstRowFirstColumn="0" w:firstRowLastColumn="0" w:lastRowFirstColumn="0" w:lastRowLastColumn="0"/>
              <w:rPr>
                <w:rFonts w:ascii="Neo Sans Intel" w:hAnsi="Neo Sans Intel"/>
              </w:rPr>
            </w:pPr>
            <w:r>
              <w:rPr>
                <w:rFonts w:ascii="Neo Sans Intel" w:hAnsi="Neo Sans Intel"/>
              </w:rPr>
              <w:t>In</w:t>
            </w:r>
          </w:p>
        </w:tc>
        <w:tc>
          <w:tcPr>
            <w:tcW w:w="679" w:type="dxa"/>
          </w:tcPr>
          <w:p w14:paraId="171170F7" w14:textId="56963267" w:rsidR="00FD1EF5" w:rsidRDefault="00FD1EF5" w:rsidP="00387C24">
            <w:pPr>
              <w:cnfStyle w:val="000000100000" w:firstRow="0" w:lastRow="0" w:firstColumn="0" w:lastColumn="0" w:oddVBand="0" w:evenVBand="0" w:oddHBand="1" w:evenHBand="0" w:firstRowFirstColumn="0" w:firstRowLastColumn="0" w:lastRowFirstColumn="0" w:lastRowLastColumn="0"/>
              <w:rPr>
                <w:rFonts w:ascii="Neo Sans Intel" w:hAnsi="Neo Sans Intel"/>
              </w:rPr>
            </w:pPr>
            <w:r>
              <w:rPr>
                <w:rFonts w:ascii="Neo Sans Intel" w:hAnsi="Neo Sans Intel"/>
              </w:rPr>
              <w:t>CDCs</w:t>
            </w:r>
          </w:p>
        </w:tc>
      </w:tr>
    </w:tbl>
    <w:p w14:paraId="796583FE" w14:textId="15AC8E50" w:rsidR="00387C24" w:rsidRPr="00613B9F" w:rsidRDefault="00387C24" w:rsidP="00EF145F">
      <w:pPr>
        <w:rPr>
          <w:rFonts w:ascii="Neo Sans Intel" w:hAnsi="Neo Sans Intel"/>
        </w:rPr>
      </w:pPr>
    </w:p>
    <w:p w14:paraId="46859B1D" w14:textId="77777777" w:rsidR="00387C24" w:rsidRPr="00613B9F" w:rsidRDefault="00387C24" w:rsidP="00B71A7F">
      <w:pPr>
        <w:pStyle w:val="Heading6"/>
      </w:pPr>
      <w:r w:rsidRPr="00613B9F">
        <w:t>DFx</w:t>
      </w:r>
    </w:p>
    <w:tbl>
      <w:tblPr>
        <w:tblStyle w:val="LightGrid-Accent12"/>
        <w:tblW w:w="0" w:type="auto"/>
        <w:tblLook w:val="04A0" w:firstRow="1" w:lastRow="0" w:firstColumn="1" w:lastColumn="0" w:noHBand="0" w:noVBand="1"/>
      </w:tblPr>
      <w:tblGrid>
        <w:gridCol w:w="2742"/>
        <w:gridCol w:w="4701"/>
        <w:gridCol w:w="596"/>
        <w:gridCol w:w="623"/>
        <w:gridCol w:w="678"/>
      </w:tblGrid>
      <w:tr w:rsidR="00387C24" w:rsidRPr="00613B9F" w14:paraId="1DC22F7D" w14:textId="77777777" w:rsidTr="008C30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2" w:type="dxa"/>
          </w:tcPr>
          <w:p w14:paraId="0E9C7A7C" w14:textId="77777777" w:rsidR="00387C24" w:rsidRPr="00613B9F" w:rsidRDefault="00387C24" w:rsidP="00EF145F">
            <w:pPr>
              <w:rPr>
                <w:rFonts w:ascii="Neo Sans Intel" w:hAnsi="Neo Sans Intel"/>
              </w:rPr>
            </w:pPr>
            <w:r w:rsidRPr="00613B9F">
              <w:rPr>
                <w:rFonts w:ascii="Neo Sans Intel" w:hAnsi="Neo Sans Intel"/>
              </w:rPr>
              <w:t>Signal</w:t>
            </w:r>
          </w:p>
        </w:tc>
        <w:tc>
          <w:tcPr>
            <w:tcW w:w="4701" w:type="dxa"/>
          </w:tcPr>
          <w:p w14:paraId="24139D72" w14:textId="77777777" w:rsidR="00387C24" w:rsidRPr="00613B9F" w:rsidRDefault="00387C24" w:rsidP="00EF145F">
            <w:pPr>
              <w:cnfStyle w:val="100000000000" w:firstRow="1" w:lastRow="0" w:firstColumn="0" w:lastColumn="0" w:oddVBand="0" w:evenVBand="0" w:oddHBand="0" w:evenHBand="0" w:firstRowFirstColumn="0" w:firstRowLastColumn="0" w:lastRowFirstColumn="0" w:lastRowLastColumn="0"/>
              <w:rPr>
                <w:rFonts w:ascii="Neo Sans Intel" w:hAnsi="Neo Sans Intel"/>
              </w:rPr>
            </w:pPr>
            <w:r w:rsidRPr="00613B9F">
              <w:rPr>
                <w:rFonts w:ascii="Neo Sans Intel" w:hAnsi="Neo Sans Intel"/>
              </w:rPr>
              <w:t>Description</w:t>
            </w:r>
          </w:p>
        </w:tc>
        <w:tc>
          <w:tcPr>
            <w:tcW w:w="596" w:type="dxa"/>
          </w:tcPr>
          <w:p w14:paraId="1F8BF34F" w14:textId="77777777" w:rsidR="00387C24" w:rsidRPr="00613B9F" w:rsidRDefault="00387C24" w:rsidP="00EF145F">
            <w:pPr>
              <w:jc w:val="center"/>
              <w:cnfStyle w:val="100000000000" w:firstRow="1" w:lastRow="0" w:firstColumn="0" w:lastColumn="0" w:oddVBand="0" w:evenVBand="0" w:oddHBand="0" w:evenHBand="0" w:firstRowFirstColumn="0" w:firstRowLastColumn="0" w:lastRowFirstColumn="0" w:lastRowLastColumn="0"/>
              <w:rPr>
                <w:rFonts w:ascii="Neo Sans Intel" w:hAnsi="Neo Sans Intel"/>
              </w:rPr>
            </w:pPr>
            <w:r w:rsidRPr="00613B9F">
              <w:rPr>
                <w:rFonts w:ascii="Neo Sans Intel" w:hAnsi="Neo Sans Intel"/>
              </w:rPr>
              <w:t>CLK</w:t>
            </w:r>
          </w:p>
        </w:tc>
        <w:tc>
          <w:tcPr>
            <w:tcW w:w="623" w:type="dxa"/>
          </w:tcPr>
          <w:p w14:paraId="5701EFD2" w14:textId="17D1E88A" w:rsidR="00387C24" w:rsidRPr="00613B9F" w:rsidRDefault="00B257C7" w:rsidP="00EF145F">
            <w:pPr>
              <w:cnfStyle w:val="100000000000" w:firstRow="1" w:lastRow="0" w:firstColumn="0" w:lastColumn="0" w:oddVBand="0" w:evenVBand="0" w:oddHBand="0" w:evenHBand="0" w:firstRowFirstColumn="0" w:firstRowLastColumn="0" w:lastRowFirstColumn="0" w:lastRowLastColumn="0"/>
              <w:rPr>
                <w:rFonts w:ascii="Neo Sans Intel" w:hAnsi="Neo Sans Intel"/>
              </w:rPr>
            </w:pPr>
            <w:r>
              <w:rPr>
                <w:rFonts w:ascii="Neo Sans Intel" w:hAnsi="Neo Sans Intel"/>
              </w:rPr>
              <w:t>DIR</w:t>
            </w:r>
          </w:p>
        </w:tc>
        <w:tc>
          <w:tcPr>
            <w:tcW w:w="678" w:type="dxa"/>
          </w:tcPr>
          <w:p w14:paraId="6AD2AF73" w14:textId="77777777" w:rsidR="00B257C7" w:rsidRDefault="00B257C7" w:rsidP="00EF145F">
            <w:pPr>
              <w:cnfStyle w:val="100000000000" w:firstRow="1" w:lastRow="0" w:firstColumn="0" w:lastColumn="0" w:oddVBand="0" w:evenVBand="0" w:oddHBand="0" w:evenHBand="0" w:firstRowFirstColumn="0" w:firstRowLastColumn="0" w:lastRowFirstColumn="0" w:lastRowLastColumn="0"/>
              <w:rPr>
                <w:rFonts w:ascii="Neo Sans Intel" w:hAnsi="Neo Sans Intel"/>
              </w:rPr>
            </w:pPr>
            <w:r>
              <w:rPr>
                <w:rFonts w:ascii="Neo Sans Intel" w:hAnsi="Neo Sans Intel"/>
              </w:rPr>
              <w:t>SRC/</w:t>
            </w:r>
          </w:p>
          <w:p w14:paraId="005A2821" w14:textId="77777777" w:rsidR="00387C24" w:rsidRPr="00613B9F" w:rsidRDefault="00387C24" w:rsidP="00EF145F">
            <w:pPr>
              <w:cnfStyle w:val="100000000000" w:firstRow="1" w:lastRow="0" w:firstColumn="0" w:lastColumn="0" w:oddVBand="0" w:evenVBand="0" w:oddHBand="0" w:evenHBand="0" w:firstRowFirstColumn="0" w:firstRowLastColumn="0" w:lastRowFirstColumn="0" w:lastRowLastColumn="0"/>
              <w:rPr>
                <w:rFonts w:ascii="Neo Sans Intel" w:hAnsi="Neo Sans Intel"/>
              </w:rPr>
            </w:pPr>
            <w:r w:rsidRPr="00613B9F">
              <w:rPr>
                <w:rFonts w:ascii="Neo Sans Intel" w:hAnsi="Neo Sans Intel"/>
              </w:rPr>
              <w:t>DEST</w:t>
            </w:r>
          </w:p>
        </w:tc>
      </w:tr>
      <w:tr w:rsidR="00387C24" w:rsidRPr="00613B9F" w14:paraId="00DFDB74" w14:textId="77777777" w:rsidTr="008C30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2" w:type="dxa"/>
          </w:tcPr>
          <w:p w14:paraId="3C0B5C55" w14:textId="3FBF8885" w:rsidR="00387C24" w:rsidRPr="00613B9F" w:rsidRDefault="00387C24" w:rsidP="00EF145F">
            <w:pPr>
              <w:rPr>
                <w:rFonts w:ascii="Neo Sans Intel" w:hAnsi="Neo Sans Intel"/>
                <w:sz w:val="16"/>
                <w:szCs w:val="16"/>
              </w:rPr>
            </w:pPr>
            <w:r w:rsidRPr="00613B9F">
              <w:rPr>
                <w:rFonts w:ascii="Neo Sans Intel" w:hAnsi="Neo Sans Intel"/>
                <w:szCs w:val="18"/>
              </w:rPr>
              <w:t>fscan_byprst_b</w:t>
            </w:r>
            <w:r w:rsidR="00B257C7">
              <w:rPr>
                <w:rFonts w:ascii="Neo Sans Intel" w:hAnsi="Neo Sans Intel"/>
                <w:szCs w:val="18"/>
              </w:rPr>
              <w:t>[8:0]</w:t>
            </w:r>
          </w:p>
        </w:tc>
        <w:tc>
          <w:tcPr>
            <w:tcW w:w="4701" w:type="dxa"/>
          </w:tcPr>
          <w:p w14:paraId="3F46A131" w14:textId="77777777" w:rsidR="00387C24" w:rsidRDefault="00387C24" w:rsidP="00EF145F">
            <w:pPr>
              <w:cnfStyle w:val="000000100000" w:firstRow="0" w:lastRow="0" w:firstColumn="0" w:lastColumn="0" w:oddVBand="0" w:evenVBand="0" w:oddHBand="1" w:evenHBand="0" w:firstRowFirstColumn="0" w:firstRowLastColumn="0" w:lastRowFirstColumn="0" w:lastRowLastColumn="0"/>
              <w:rPr>
                <w:rFonts w:ascii="Neo Sans Intel" w:hAnsi="Neo Sans Intel"/>
                <w:bCs/>
              </w:rPr>
            </w:pPr>
            <w:r w:rsidRPr="00613B9F">
              <w:rPr>
                <w:rFonts w:ascii="Neo Sans Intel" w:hAnsi="Neo Sans Intel"/>
                <w:b/>
                <w:bCs/>
              </w:rPr>
              <w:t xml:space="preserve">Fabric Scan Bypass Reset.  </w:t>
            </w:r>
            <w:r w:rsidRPr="00613B9F">
              <w:rPr>
                <w:rFonts w:ascii="Neo Sans Intel" w:hAnsi="Neo Sans Intel"/>
                <w:bCs/>
              </w:rPr>
              <w:t>This signal is a reset input for scan operations that bypasses the internal agent reset logic and applies a reset directly to the agent. The reset override signal group must be implemented for IP-blocks with embedded or derived internal reset signals.</w:t>
            </w:r>
          </w:p>
          <w:p w14:paraId="1AE1F5D5" w14:textId="77777777" w:rsidR="00C047C4" w:rsidRPr="00613B9F" w:rsidRDefault="00C047C4" w:rsidP="00EF145F">
            <w:pPr>
              <w:cnfStyle w:val="000000100000" w:firstRow="0" w:lastRow="0" w:firstColumn="0" w:lastColumn="0" w:oddVBand="0" w:evenVBand="0" w:oddHBand="1" w:evenHBand="0" w:firstRowFirstColumn="0" w:firstRowLastColumn="0" w:lastRowFirstColumn="0" w:lastRowLastColumn="0"/>
              <w:rPr>
                <w:rFonts w:ascii="Neo Sans Intel" w:hAnsi="Neo Sans Intel"/>
                <w:b/>
                <w:bCs/>
              </w:rPr>
            </w:pPr>
          </w:p>
        </w:tc>
        <w:tc>
          <w:tcPr>
            <w:tcW w:w="596" w:type="dxa"/>
          </w:tcPr>
          <w:p w14:paraId="69A0B4C2" w14:textId="77777777" w:rsidR="00387C24" w:rsidRPr="00613B9F" w:rsidRDefault="00387C24" w:rsidP="00EF145F">
            <w:pPr>
              <w:jc w:val="center"/>
              <w:cnfStyle w:val="000000100000" w:firstRow="0" w:lastRow="0" w:firstColumn="0" w:lastColumn="0" w:oddVBand="0" w:evenVBand="0" w:oddHBand="1" w:evenHBand="0" w:firstRowFirstColumn="0" w:firstRowLastColumn="0" w:lastRowFirstColumn="0" w:lastRowLastColumn="0"/>
              <w:rPr>
                <w:rFonts w:ascii="Neo Sans Intel" w:hAnsi="Neo Sans Intel"/>
              </w:rPr>
            </w:pPr>
            <w:r w:rsidRPr="00613B9F">
              <w:rPr>
                <w:rFonts w:ascii="Neo Sans Intel" w:hAnsi="Neo Sans Intel"/>
              </w:rPr>
              <w:t>-</w:t>
            </w:r>
          </w:p>
        </w:tc>
        <w:tc>
          <w:tcPr>
            <w:tcW w:w="623" w:type="dxa"/>
          </w:tcPr>
          <w:p w14:paraId="55436226" w14:textId="3F1029FD" w:rsidR="00387C24" w:rsidRPr="00613B9F" w:rsidRDefault="00B257C7" w:rsidP="00EF145F">
            <w:pPr>
              <w:cnfStyle w:val="000000100000" w:firstRow="0" w:lastRow="0" w:firstColumn="0" w:lastColumn="0" w:oddVBand="0" w:evenVBand="0" w:oddHBand="1" w:evenHBand="0" w:firstRowFirstColumn="0" w:firstRowLastColumn="0" w:lastRowFirstColumn="0" w:lastRowLastColumn="0"/>
              <w:rPr>
                <w:rFonts w:ascii="Neo Sans Intel" w:hAnsi="Neo Sans Intel"/>
              </w:rPr>
            </w:pPr>
            <w:r>
              <w:rPr>
                <w:rFonts w:ascii="Neo Sans Intel" w:hAnsi="Neo Sans Intel"/>
              </w:rPr>
              <w:t>In</w:t>
            </w:r>
          </w:p>
        </w:tc>
        <w:tc>
          <w:tcPr>
            <w:tcW w:w="678" w:type="dxa"/>
          </w:tcPr>
          <w:p w14:paraId="15192652" w14:textId="4EEE8B9C" w:rsidR="00387C24" w:rsidRPr="00613B9F" w:rsidRDefault="00B257C7" w:rsidP="00EF145F">
            <w:pPr>
              <w:cnfStyle w:val="000000100000" w:firstRow="0" w:lastRow="0" w:firstColumn="0" w:lastColumn="0" w:oddVBand="0" w:evenVBand="0" w:oddHBand="1" w:evenHBand="0" w:firstRowFirstColumn="0" w:firstRowLastColumn="0" w:lastRowFirstColumn="0" w:lastRowLastColumn="0"/>
              <w:rPr>
                <w:rFonts w:ascii="Neo Sans Intel" w:hAnsi="Neo Sans Intel"/>
              </w:rPr>
            </w:pPr>
            <w:r>
              <w:rPr>
                <w:rFonts w:ascii="Neo Sans Intel" w:hAnsi="Neo Sans Intel"/>
              </w:rPr>
              <w:t>SOC</w:t>
            </w:r>
          </w:p>
        </w:tc>
      </w:tr>
      <w:tr w:rsidR="00387C24" w:rsidRPr="00613B9F" w14:paraId="3DCA256E" w14:textId="77777777" w:rsidTr="008C308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2" w:type="dxa"/>
          </w:tcPr>
          <w:p w14:paraId="26F2A571" w14:textId="31E526A4" w:rsidR="00387C24" w:rsidRPr="00613B9F" w:rsidRDefault="00387C24" w:rsidP="00EF145F">
            <w:pPr>
              <w:rPr>
                <w:rFonts w:ascii="Neo Sans Intel" w:hAnsi="Neo Sans Intel"/>
                <w:sz w:val="16"/>
                <w:szCs w:val="16"/>
              </w:rPr>
            </w:pPr>
            <w:r w:rsidRPr="00613B9F">
              <w:rPr>
                <w:rFonts w:ascii="Neo Sans Intel" w:hAnsi="Neo Sans Intel"/>
                <w:szCs w:val="18"/>
              </w:rPr>
              <w:t>fscan_rstbypen</w:t>
            </w:r>
            <w:r w:rsidR="00B257C7">
              <w:rPr>
                <w:rFonts w:ascii="Neo Sans Intel" w:hAnsi="Neo Sans Intel"/>
                <w:szCs w:val="18"/>
              </w:rPr>
              <w:t>[8:0]</w:t>
            </w:r>
          </w:p>
        </w:tc>
        <w:tc>
          <w:tcPr>
            <w:tcW w:w="4701" w:type="dxa"/>
          </w:tcPr>
          <w:p w14:paraId="7A703FA5" w14:textId="77777777" w:rsidR="00387C24" w:rsidRDefault="00387C24" w:rsidP="00EF145F">
            <w:pPr>
              <w:cnfStyle w:val="000000010000" w:firstRow="0" w:lastRow="0" w:firstColumn="0" w:lastColumn="0" w:oddVBand="0" w:evenVBand="0" w:oddHBand="0" w:evenHBand="1" w:firstRowFirstColumn="0" w:firstRowLastColumn="0" w:lastRowFirstColumn="0" w:lastRowLastColumn="0"/>
              <w:rPr>
                <w:rFonts w:ascii="Neo Sans Intel" w:hAnsi="Neo Sans Intel"/>
                <w:bCs/>
              </w:rPr>
            </w:pPr>
            <w:r w:rsidRPr="00613B9F">
              <w:rPr>
                <w:rFonts w:ascii="Neo Sans Intel" w:hAnsi="Neo Sans Intel"/>
                <w:b/>
                <w:bCs/>
              </w:rPr>
              <w:t xml:space="preserve">Fabric Scan Reset Bypass Enable.  </w:t>
            </w:r>
            <w:r w:rsidRPr="00613B9F">
              <w:rPr>
                <w:rFonts w:ascii="Neo Sans Intel" w:hAnsi="Neo Sans Intel"/>
                <w:bCs/>
              </w:rPr>
              <w:t>This signal will enable the ability for the bypass reset signals to be active. The reset override signal group must be implemented for IP-blocks with embedded or derived internal reset signals.</w:t>
            </w:r>
          </w:p>
          <w:p w14:paraId="45C1B1A6" w14:textId="77777777" w:rsidR="00C047C4" w:rsidRPr="00613B9F" w:rsidRDefault="00C047C4" w:rsidP="00EF145F">
            <w:pPr>
              <w:cnfStyle w:val="000000010000" w:firstRow="0" w:lastRow="0" w:firstColumn="0" w:lastColumn="0" w:oddVBand="0" w:evenVBand="0" w:oddHBand="0" w:evenHBand="1" w:firstRowFirstColumn="0" w:firstRowLastColumn="0" w:lastRowFirstColumn="0" w:lastRowLastColumn="0"/>
              <w:rPr>
                <w:rFonts w:ascii="Neo Sans Intel" w:hAnsi="Neo Sans Intel"/>
                <w:b/>
                <w:bCs/>
              </w:rPr>
            </w:pPr>
          </w:p>
        </w:tc>
        <w:tc>
          <w:tcPr>
            <w:tcW w:w="596" w:type="dxa"/>
          </w:tcPr>
          <w:p w14:paraId="32C90B3A" w14:textId="77777777" w:rsidR="00387C24" w:rsidRPr="00613B9F" w:rsidRDefault="00387C24" w:rsidP="00EF145F">
            <w:pPr>
              <w:jc w:val="center"/>
              <w:cnfStyle w:val="000000010000" w:firstRow="0" w:lastRow="0" w:firstColumn="0" w:lastColumn="0" w:oddVBand="0" w:evenVBand="0" w:oddHBand="0" w:evenHBand="1" w:firstRowFirstColumn="0" w:firstRowLastColumn="0" w:lastRowFirstColumn="0" w:lastRowLastColumn="0"/>
              <w:rPr>
                <w:rFonts w:ascii="Neo Sans Intel" w:hAnsi="Neo Sans Intel"/>
              </w:rPr>
            </w:pPr>
            <w:r w:rsidRPr="00613B9F">
              <w:rPr>
                <w:rFonts w:ascii="Neo Sans Intel" w:hAnsi="Neo Sans Intel"/>
              </w:rPr>
              <w:t>-</w:t>
            </w:r>
          </w:p>
        </w:tc>
        <w:tc>
          <w:tcPr>
            <w:tcW w:w="623" w:type="dxa"/>
          </w:tcPr>
          <w:p w14:paraId="65C09107" w14:textId="242898BF" w:rsidR="00387C24" w:rsidRPr="00613B9F" w:rsidRDefault="00B257C7" w:rsidP="00EF145F">
            <w:pPr>
              <w:cnfStyle w:val="000000010000" w:firstRow="0" w:lastRow="0" w:firstColumn="0" w:lastColumn="0" w:oddVBand="0" w:evenVBand="0" w:oddHBand="0" w:evenHBand="1" w:firstRowFirstColumn="0" w:firstRowLastColumn="0" w:lastRowFirstColumn="0" w:lastRowLastColumn="0"/>
              <w:rPr>
                <w:rFonts w:ascii="Neo Sans Intel" w:hAnsi="Neo Sans Intel"/>
              </w:rPr>
            </w:pPr>
            <w:r>
              <w:rPr>
                <w:rFonts w:ascii="Neo Sans Intel" w:hAnsi="Neo Sans Intel"/>
              </w:rPr>
              <w:t>In</w:t>
            </w:r>
          </w:p>
        </w:tc>
        <w:tc>
          <w:tcPr>
            <w:tcW w:w="678" w:type="dxa"/>
          </w:tcPr>
          <w:p w14:paraId="27889508" w14:textId="6003CB7D" w:rsidR="00387C24" w:rsidRPr="00613B9F" w:rsidRDefault="00B257C7" w:rsidP="00EF145F">
            <w:pPr>
              <w:cnfStyle w:val="000000010000" w:firstRow="0" w:lastRow="0" w:firstColumn="0" w:lastColumn="0" w:oddVBand="0" w:evenVBand="0" w:oddHBand="0" w:evenHBand="1" w:firstRowFirstColumn="0" w:firstRowLastColumn="0" w:lastRowFirstColumn="0" w:lastRowLastColumn="0"/>
              <w:rPr>
                <w:rFonts w:ascii="Neo Sans Intel" w:hAnsi="Neo Sans Intel"/>
              </w:rPr>
            </w:pPr>
            <w:r>
              <w:rPr>
                <w:rFonts w:ascii="Neo Sans Intel" w:hAnsi="Neo Sans Intel"/>
              </w:rPr>
              <w:t>SOC</w:t>
            </w:r>
          </w:p>
        </w:tc>
      </w:tr>
      <w:tr w:rsidR="007E2785" w:rsidRPr="00613B9F" w14:paraId="11B50A06" w14:textId="77777777" w:rsidTr="008C308C">
        <w:trPr>
          <w:cnfStyle w:val="000000100000" w:firstRow="0" w:lastRow="0" w:firstColumn="0" w:lastColumn="0" w:oddVBand="0" w:evenVBand="0" w:oddHBand="1" w:evenHBand="0" w:firstRowFirstColumn="0" w:firstRowLastColumn="0" w:lastRowFirstColumn="0" w:lastRowLastColumn="0"/>
          <w:ins w:id="1503" w:author="Havican, Jared W" w:date="2014-06-12T16:23:00Z"/>
        </w:trPr>
        <w:tc>
          <w:tcPr>
            <w:cnfStyle w:val="001000000000" w:firstRow="0" w:lastRow="0" w:firstColumn="1" w:lastColumn="0" w:oddVBand="0" w:evenVBand="0" w:oddHBand="0" w:evenHBand="0" w:firstRowFirstColumn="0" w:firstRowLastColumn="0" w:lastRowFirstColumn="0" w:lastRowLastColumn="0"/>
            <w:tcW w:w="2742" w:type="dxa"/>
          </w:tcPr>
          <w:p w14:paraId="346C3D4A" w14:textId="144C282A" w:rsidR="007E2785" w:rsidRDefault="007E2785" w:rsidP="00EF145F">
            <w:pPr>
              <w:rPr>
                <w:ins w:id="1504" w:author="Havican, Jared W" w:date="2014-06-12T16:23:00Z"/>
                <w:rFonts w:ascii="Neo Sans Intel" w:hAnsi="Neo Sans Intel"/>
                <w:szCs w:val="18"/>
              </w:rPr>
            </w:pPr>
            <w:proofErr w:type="spellStart"/>
            <w:ins w:id="1505" w:author="Havican, Jared W" w:date="2014-06-12T16:23:00Z">
              <w:r>
                <w:rPr>
                  <w:rFonts w:ascii="Neo Sans Intel" w:hAnsi="Neo Sans Intel"/>
                  <w:szCs w:val="18"/>
                </w:rPr>
                <w:t>fscan_clkungate</w:t>
              </w:r>
              <w:proofErr w:type="spellEnd"/>
            </w:ins>
          </w:p>
        </w:tc>
        <w:tc>
          <w:tcPr>
            <w:tcW w:w="4701" w:type="dxa"/>
          </w:tcPr>
          <w:p w14:paraId="3778081D" w14:textId="38596F0D" w:rsidR="007E2785" w:rsidRPr="007E2785" w:rsidRDefault="007E2785">
            <w:pPr>
              <w:cnfStyle w:val="000000100000" w:firstRow="0" w:lastRow="0" w:firstColumn="0" w:lastColumn="0" w:oddVBand="0" w:evenVBand="0" w:oddHBand="1" w:evenHBand="0" w:firstRowFirstColumn="0" w:firstRowLastColumn="0" w:lastRowFirstColumn="0" w:lastRowLastColumn="0"/>
              <w:rPr>
                <w:ins w:id="1506" w:author="Havican, Jared W" w:date="2014-06-12T16:23:00Z"/>
                <w:rFonts w:ascii="Neo Sans Intel" w:hAnsi="Neo Sans Intel"/>
                <w:bCs/>
                <w:rPrChange w:id="1507" w:author="Havican, Jared W" w:date="2014-06-12T16:24:00Z">
                  <w:rPr>
                    <w:ins w:id="1508" w:author="Havican, Jared W" w:date="2014-06-12T16:23:00Z"/>
                    <w:rFonts w:ascii="Neo Sans Intel" w:hAnsi="Neo Sans Intel"/>
                    <w:b/>
                    <w:bCs/>
                  </w:rPr>
                </w:rPrChange>
              </w:rPr>
            </w:pPr>
            <w:ins w:id="1509" w:author="Havican, Jared W" w:date="2014-06-12T16:24:00Z">
              <w:r>
                <w:rPr>
                  <w:rFonts w:ascii="Neo Sans Intel" w:hAnsi="Neo Sans Intel"/>
                  <w:b/>
                  <w:bCs/>
                </w:rPr>
                <w:t xml:space="preserve">Fabric Scan Clock Ungate. </w:t>
              </w:r>
              <w:r>
                <w:rPr>
                  <w:rFonts w:ascii="Neo Sans Intel" w:hAnsi="Neo Sans Intel"/>
                  <w:bCs/>
                </w:rPr>
                <w:t>This signal will override the internal clock gat</w:t>
              </w:r>
            </w:ins>
            <w:ins w:id="1510" w:author="Havican, Jared W" w:date="2014-06-12T16:25:00Z">
              <w:r>
                <w:rPr>
                  <w:rFonts w:ascii="Neo Sans Intel" w:hAnsi="Neo Sans Intel"/>
                  <w:bCs/>
                </w:rPr>
                <w:t>ing</w:t>
              </w:r>
            </w:ins>
            <w:ins w:id="1511" w:author="Havican, Jared W" w:date="2014-06-12T16:24:00Z">
              <w:r>
                <w:rPr>
                  <w:rFonts w:ascii="Neo Sans Intel" w:hAnsi="Neo Sans Intel"/>
                  <w:bCs/>
                </w:rPr>
                <w:t xml:space="preserve"> and </w:t>
              </w:r>
              <w:proofErr w:type="spellStart"/>
              <w:r>
                <w:rPr>
                  <w:rFonts w:ascii="Neo Sans Intel" w:hAnsi="Neo Sans Intel"/>
                  <w:bCs/>
                </w:rPr>
                <w:t>ungate</w:t>
              </w:r>
              <w:proofErr w:type="spellEnd"/>
              <w:r>
                <w:rPr>
                  <w:rFonts w:ascii="Neo Sans Intel" w:hAnsi="Neo Sans Intel"/>
                  <w:bCs/>
                </w:rPr>
                <w:t xml:space="preserve"> the clock.</w:t>
              </w:r>
            </w:ins>
          </w:p>
        </w:tc>
        <w:tc>
          <w:tcPr>
            <w:tcW w:w="596" w:type="dxa"/>
          </w:tcPr>
          <w:p w14:paraId="12DC1E46" w14:textId="2E41AA8B" w:rsidR="007E2785" w:rsidRDefault="007E2785" w:rsidP="00EF145F">
            <w:pPr>
              <w:jc w:val="center"/>
              <w:cnfStyle w:val="000000100000" w:firstRow="0" w:lastRow="0" w:firstColumn="0" w:lastColumn="0" w:oddVBand="0" w:evenVBand="0" w:oddHBand="1" w:evenHBand="0" w:firstRowFirstColumn="0" w:firstRowLastColumn="0" w:lastRowFirstColumn="0" w:lastRowLastColumn="0"/>
              <w:rPr>
                <w:ins w:id="1512" w:author="Havican, Jared W" w:date="2014-06-12T16:23:00Z"/>
                <w:rFonts w:ascii="Neo Sans Intel" w:hAnsi="Neo Sans Intel"/>
              </w:rPr>
            </w:pPr>
            <w:ins w:id="1513" w:author="Havican, Jared W" w:date="2014-06-12T16:24:00Z">
              <w:r>
                <w:rPr>
                  <w:rFonts w:ascii="Neo Sans Intel" w:hAnsi="Neo Sans Intel"/>
                </w:rPr>
                <w:t>-</w:t>
              </w:r>
            </w:ins>
          </w:p>
        </w:tc>
        <w:tc>
          <w:tcPr>
            <w:tcW w:w="623" w:type="dxa"/>
          </w:tcPr>
          <w:p w14:paraId="21821FD3" w14:textId="283873A2" w:rsidR="007E2785" w:rsidRDefault="007E2785" w:rsidP="00EF145F">
            <w:pPr>
              <w:cnfStyle w:val="000000100000" w:firstRow="0" w:lastRow="0" w:firstColumn="0" w:lastColumn="0" w:oddVBand="0" w:evenVBand="0" w:oddHBand="1" w:evenHBand="0" w:firstRowFirstColumn="0" w:firstRowLastColumn="0" w:lastRowFirstColumn="0" w:lastRowLastColumn="0"/>
              <w:rPr>
                <w:ins w:id="1514" w:author="Havican, Jared W" w:date="2014-06-12T16:23:00Z"/>
                <w:rFonts w:ascii="Neo Sans Intel" w:hAnsi="Neo Sans Intel"/>
              </w:rPr>
            </w:pPr>
            <w:ins w:id="1515" w:author="Havican, Jared W" w:date="2014-06-12T16:24:00Z">
              <w:r>
                <w:rPr>
                  <w:rFonts w:ascii="Neo Sans Intel" w:hAnsi="Neo Sans Intel"/>
                </w:rPr>
                <w:t>In</w:t>
              </w:r>
            </w:ins>
          </w:p>
        </w:tc>
        <w:tc>
          <w:tcPr>
            <w:tcW w:w="678" w:type="dxa"/>
          </w:tcPr>
          <w:p w14:paraId="180BA491" w14:textId="18B8DF3A" w:rsidR="007E2785" w:rsidRDefault="007E2785" w:rsidP="00EF145F">
            <w:pPr>
              <w:cnfStyle w:val="000000100000" w:firstRow="0" w:lastRow="0" w:firstColumn="0" w:lastColumn="0" w:oddVBand="0" w:evenVBand="0" w:oddHBand="1" w:evenHBand="0" w:firstRowFirstColumn="0" w:firstRowLastColumn="0" w:lastRowFirstColumn="0" w:lastRowLastColumn="0"/>
              <w:rPr>
                <w:ins w:id="1516" w:author="Havican, Jared W" w:date="2014-06-12T16:23:00Z"/>
                <w:rFonts w:ascii="Neo Sans Intel" w:hAnsi="Neo Sans Intel"/>
              </w:rPr>
            </w:pPr>
            <w:ins w:id="1517" w:author="Havican, Jared W" w:date="2014-06-12T16:24:00Z">
              <w:r>
                <w:rPr>
                  <w:rFonts w:ascii="Neo Sans Intel" w:hAnsi="Neo Sans Intel"/>
                </w:rPr>
                <w:t>SOC</w:t>
              </w:r>
            </w:ins>
          </w:p>
        </w:tc>
      </w:tr>
      <w:tr w:rsidR="00387C24" w:rsidRPr="00613B9F" w14:paraId="13F85EC2" w14:textId="77777777" w:rsidTr="008C308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2" w:type="dxa"/>
          </w:tcPr>
          <w:p w14:paraId="0F0AB86B" w14:textId="4E8333DE" w:rsidR="00387C24" w:rsidRPr="00613B9F" w:rsidRDefault="00D06BB8" w:rsidP="00EF145F">
            <w:pPr>
              <w:rPr>
                <w:rFonts w:ascii="Neo Sans Intel" w:hAnsi="Neo Sans Intel"/>
                <w:szCs w:val="18"/>
              </w:rPr>
            </w:pPr>
            <w:proofErr w:type="spellStart"/>
            <w:r>
              <w:rPr>
                <w:rFonts w:ascii="Neo Sans Intel" w:hAnsi="Neo Sans Intel"/>
                <w:szCs w:val="18"/>
              </w:rPr>
              <w:t>visa_bus</w:t>
            </w:r>
            <w:proofErr w:type="spellEnd"/>
            <w:r w:rsidR="00B257C7">
              <w:rPr>
                <w:rFonts w:ascii="Neo Sans Intel" w:hAnsi="Neo Sans Intel"/>
                <w:szCs w:val="18"/>
              </w:rPr>
              <w:t>[31:0]</w:t>
            </w:r>
          </w:p>
        </w:tc>
        <w:tc>
          <w:tcPr>
            <w:tcW w:w="4701" w:type="dxa"/>
          </w:tcPr>
          <w:p w14:paraId="717D9955" w14:textId="77777777" w:rsidR="00387C24" w:rsidRDefault="00B257C7" w:rsidP="00EF145F">
            <w:pPr>
              <w:cnfStyle w:val="000000010000" w:firstRow="0" w:lastRow="0" w:firstColumn="0" w:lastColumn="0" w:oddVBand="0" w:evenVBand="0" w:oddHBand="0" w:evenHBand="1" w:firstRowFirstColumn="0" w:firstRowLastColumn="0" w:lastRowFirstColumn="0" w:lastRowLastColumn="0"/>
              <w:rPr>
                <w:rFonts w:ascii="Neo Sans Intel" w:hAnsi="Neo Sans Intel"/>
                <w:bCs/>
              </w:rPr>
            </w:pPr>
            <w:r>
              <w:rPr>
                <w:rFonts w:ascii="Neo Sans Intel" w:hAnsi="Neo Sans Intel"/>
                <w:b/>
                <w:bCs/>
              </w:rPr>
              <w:t>PCGU Glue Logic</w:t>
            </w:r>
            <w:r w:rsidRPr="00DB6DD7">
              <w:rPr>
                <w:rFonts w:ascii="Neo Sans Intel" w:hAnsi="Neo Sans Intel"/>
                <w:b/>
                <w:bCs/>
              </w:rPr>
              <w:t xml:space="preserve"> Visa Vector.  </w:t>
            </w:r>
            <w:r w:rsidRPr="00DB6DD7">
              <w:rPr>
                <w:rFonts w:ascii="Neo Sans Intel" w:hAnsi="Neo Sans Intel"/>
                <w:bCs/>
              </w:rPr>
              <w:t>The VISA ULM must be in the Always-ON domain</w:t>
            </w:r>
            <w:r>
              <w:rPr>
                <w:rFonts w:ascii="Neo Sans Intel" w:hAnsi="Neo Sans Intel"/>
                <w:bCs/>
              </w:rPr>
              <w:t>.</w:t>
            </w:r>
          </w:p>
          <w:p w14:paraId="295190FA" w14:textId="73627906" w:rsidR="00C047C4" w:rsidRPr="00613B9F" w:rsidRDefault="00C047C4" w:rsidP="00EF145F">
            <w:pPr>
              <w:cnfStyle w:val="000000010000" w:firstRow="0" w:lastRow="0" w:firstColumn="0" w:lastColumn="0" w:oddVBand="0" w:evenVBand="0" w:oddHBand="0" w:evenHBand="1" w:firstRowFirstColumn="0" w:firstRowLastColumn="0" w:lastRowFirstColumn="0" w:lastRowLastColumn="0"/>
              <w:rPr>
                <w:rFonts w:ascii="Neo Sans Intel" w:hAnsi="Neo Sans Intel"/>
                <w:b/>
                <w:bCs/>
              </w:rPr>
            </w:pPr>
          </w:p>
        </w:tc>
        <w:tc>
          <w:tcPr>
            <w:tcW w:w="596" w:type="dxa"/>
          </w:tcPr>
          <w:p w14:paraId="393391D3" w14:textId="63253FE3" w:rsidR="00387C24" w:rsidRPr="00613B9F" w:rsidRDefault="00D06BB8" w:rsidP="00EF145F">
            <w:pPr>
              <w:jc w:val="center"/>
              <w:cnfStyle w:val="000000010000" w:firstRow="0" w:lastRow="0" w:firstColumn="0" w:lastColumn="0" w:oddVBand="0" w:evenVBand="0" w:oddHBand="0" w:evenHBand="1" w:firstRowFirstColumn="0" w:firstRowLastColumn="0" w:lastRowFirstColumn="0" w:lastRowLastColumn="0"/>
              <w:rPr>
                <w:rFonts w:ascii="Neo Sans Intel" w:hAnsi="Neo Sans Intel"/>
              </w:rPr>
            </w:pPr>
            <w:r>
              <w:rPr>
                <w:rFonts w:ascii="Neo Sans Intel" w:hAnsi="Neo Sans Intel"/>
              </w:rPr>
              <w:t>-</w:t>
            </w:r>
          </w:p>
        </w:tc>
        <w:tc>
          <w:tcPr>
            <w:tcW w:w="623" w:type="dxa"/>
          </w:tcPr>
          <w:p w14:paraId="0A6E1EAD" w14:textId="6A1DE0EC" w:rsidR="00387C24" w:rsidRPr="00613B9F" w:rsidRDefault="00B257C7" w:rsidP="00EF145F">
            <w:pPr>
              <w:cnfStyle w:val="000000010000" w:firstRow="0" w:lastRow="0" w:firstColumn="0" w:lastColumn="0" w:oddVBand="0" w:evenVBand="0" w:oddHBand="0" w:evenHBand="1" w:firstRowFirstColumn="0" w:firstRowLastColumn="0" w:lastRowFirstColumn="0" w:lastRowLastColumn="0"/>
              <w:rPr>
                <w:rFonts w:ascii="Neo Sans Intel" w:hAnsi="Neo Sans Intel"/>
              </w:rPr>
            </w:pPr>
            <w:r>
              <w:rPr>
                <w:rFonts w:ascii="Neo Sans Intel" w:hAnsi="Neo Sans Intel"/>
              </w:rPr>
              <w:t>Out</w:t>
            </w:r>
          </w:p>
        </w:tc>
        <w:tc>
          <w:tcPr>
            <w:tcW w:w="678" w:type="dxa"/>
          </w:tcPr>
          <w:p w14:paraId="3D9B9037" w14:textId="06A9C340" w:rsidR="00387C24" w:rsidRPr="00613B9F" w:rsidRDefault="00C047C4" w:rsidP="00EF145F">
            <w:pPr>
              <w:cnfStyle w:val="000000010000" w:firstRow="0" w:lastRow="0" w:firstColumn="0" w:lastColumn="0" w:oddVBand="0" w:evenVBand="0" w:oddHBand="0" w:evenHBand="1" w:firstRowFirstColumn="0" w:firstRowLastColumn="0" w:lastRowFirstColumn="0" w:lastRowLastColumn="0"/>
              <w:rPr>
                <w:rFonts w:ascii="Neo Sans Intel" w:hAnsi="Neo Sans Intel"/>
              </w:rPr>
            </w:pPr>
            <w:r>
              <w:rPr>
                <w:rFonts w:ascii="Neo Sans Intel" w:hAnsi="Neo Sans Intel"/>
              </w:rPr>
              <w:t>S</w:t>
            </w:r>
            <w:r w:rsidR="00B257C7">
              <w:rPr>
                <w:rFonts w:ascii="Neo Sans Intel" w:hAnsi="Neo Sans Intel"/>
              </w:rPr>
              <w:t>IP</w:t>
            </w:r>
          </w:p>
        </w:tc>
      </w:tr>
    </w:tbl>
    <w:p w14:paraId="3A57E49C" w14:textId="77777777" w:rsidR="00387C24" w:rsidRDefault="00387C24" w:rsidP="00EF145F">
      <w:pPr>
        <w:rPr>
          <w:rFonts w:ascii="Neo Sans Intel" w:hAnsi="Neo Sans Intel"/>
        </w:rPr>
      </w:pPr>
    </w:p>
    <w:p w14:paraId="38392310" w14:textId="77777777" w:rsidR="00387C24" w:rsidRDefault="00387C24" w:rsidP="00B71A7F">
      <w:pPr>
        <w:pStyle w:val="Heading6"/>
      </w:pPr>
      <w:r>
        <w:t>Configuration Registers</w:t>
      </w:r>
    </w:p>
    <w:tbl>
      <w:tblPr>
        <w:tblStyle w:val="LightGrid-Accent12"/>
        <w:tblW w:w="0" w:type="auto"/>
        <w:tblLook w:val="04A0" w:firstRow="1" w:lastRow="0" w:firstColumn="1" w:lastColumn="0" w:noHBand="0" w:noVBand="1"/>
      </w:tblPr>
      <w:tblGrid>
        <w:gridCol w:w="2506"/>
        <w:gridCol w:w="4801"/>
        <w:gridCol w:w="682"/>
        <w:gridCol w:w="672"/>
        <w:gridCol w:w="679"/>
      </w:tblGrid>
      <w:tr w:rsidR="00387C24" w:rsidRPr="00995259" w14:paraId="6EF5F1AE" w14:textId="77777777" w:rsidTr="00C047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22EE3FA7" w14:textId="77777777" w:rsidR="00387C24" w:rsidRPr="00995259" w:rsidRDefault="00387C24" w:rsidP="00EF145F">
            <w:pPr>
              <w:rPr>
                <w:rFonts w:ascii="Neo Sans Intel" w:hAnsi="Neo Sans Intel"/>
              </w:rPr>
            </w:pPr>
            <w:r w:rsidRPr="00995259">
              <w:rPr>
                <w:rFonts w:ascii="Neo Sans Intel" w:hAnsi="Neo Sans Intel"/>
              </w:rPr>
              <w:t>Signal</w:t>
            </w:r>
          </w:p>
        </w:tc>
        <w:tc>
          <w:tcPr>
            <w:tcW w:w="4801" w:type="dxa"/>
          </w:tcPr>
          <w:p w14:paraId="290CB8DF" w14:textId="77777777" w:rsidR="00387C24" w:rsidRPr="00995259" w:rsidRDefault="00387C24" w:rsidP="00EF145F">
            <w:pPr>
              <w:cnfStyle w:val="100000000000" w:firstRow="1" w:lastRow="0" w:firstColumn="0" w:lastColumn="0" w:oddVBand="0" w:evenVBand="0" w:oddHBand="0" w:evenHBand="0" w:firstRowFirstColumn="0" w:firstRowLastColumn="0" w:lastRowFirstColumn="0" w:lastRowLastColumn="0"/>
              <w:rPr>
                <w:rFonts w:ascii="Neo Sans Intel" w:hAnsi="Neo Sans Intel"/>
              </w:rPr>
            </w:pPr>
            <w:r w:rsidRPr="00995259">
              <w:rPr>
                <w:rFonts w:ascii="Neo Sans Intel" w:hAnsi="Neo Sans Intel"/>
              </w:rPr>
              <w:t>Description</w:t>
            </w:r>
          </w:p>
        </w:tc>
        <w:tc>
          <w:tcPr>
            <w:tcW w:w="682" w:type="dxa"/>
          </w:tcPr>
          <w:p w14:paraId="681D0D43" w14:textId="77777777" w:rsidR="00387C24" w:rsidRPr="00995259" w:rsidRDefault="00387C24" w:rsidP="00EF145F">
            <w:pPr>
              <w:cnfStyle w:val="100000000000" w:firstRow="1" w:lastRow="0" w:firstColumn="0" w:lastColumn="0" w:oddVBand="0" w:evenVBand="0" w:oddHBand="0" w:evenHBand="0" w:firstRowFirstColumn="0" w:firstRowLastColumn="0" w:lastRowFirstColumn="0" w:lastRowLastColumn="0"/>
              <w:rPr>
                <w:rFonts w:ascii="Neo Sans Intel" w:hAnsi="Neo Sans Intel"/>
              </w:rPr>
            </w:pPr>
            <w:r w:rsidRPr="00995259">
              <w:rPr>
                <w:rFonts w:ascii="Neo Sans Intel" w:hAnsi="Neo Sans Intel"/>
              </w:rPr>
              <w:t>CLK</w:t>
            </w:r>
          </w:p>
        </w:tc>
        <w:tc>
          <w:tcPr>
            <w:tcW w:w="672" w:type="dxa"/>
          </w:tcPr>
          <w:p w14:paraId="3D92C3C4" w14:textId="24AA0D5A" w:rsidR="00387C24" w:rsidRPr="00995259" w:rsidRDefault="00C047C4" w:rsidP="00EF145F">
            <w:pPr>
              <w:cnfStyle w:val="100000000000" w:firstRow="1" w:lastRow="0" w:firstColumn="0" w:lastColumn="0" w:oddVBand="0" w:evenVBand="0" w:oddHBand="0" w:evenHBand="0" w:firstRowFirstColumn="0" w:firstRowLastColumn="0" w:lastRowFirstColumn="0" w:lastRowLastColumn="0"/>
              <w:rPr>
                <w:rFonts w:ascii="Neo Sans Intel" w:hAnsi="Neo Sans Intel"/>
              </w:rPr>
            </w:pPr>
            <w:r>
              <w:rPr>
                <w:rFonts w:ascii="Neo Sans Intel" w:hAnsi="Neo Sans Intel"/>
              </w:rPr>
              <w:t>DIR</w:t>
            </w:r>
          </w:p>
        </w:tc>
        <w:tc>
          <w:tcPr>
            <w:tcW w:w="679" w:type="dxa"/>
          </w:tcPr>
          <w:p w14:paraId="2ACEEDD1" w14:textId="77777777" w:rsidR="00C047C4" w:rsidRDefault="00C047C4" w:rsidP="00EF145F">
            <w:pPr>
              <w:cnfStyle w:val="100000000000" w:firstRow="1" w:lastRow="0" w:firstColumn="0" w:lastColumn="0" w:oddVBand="0" w:evenVBand="0" w:oddHBand="0" w:evenHBand="0" w:firstRowFirstColumn="0" w:firstRowLastColumn="0" w:lastRowFirstColumn="0" w:lastRowLastColumn="0"/>
              <w:rPr>
                <w:rFonts w:ascii="Neo Sans Intel" w:hAnsi="Neo Sans Intel"/>
              </w:rPr>
            </w:pPr>
            <w:r>
              <w:rPr>
                <w:rFonts w:ascii="Neo Sans Intel" w:hAnsi="Neo Sans Intel"/>
              </w:rPr>
              <w:t>SRC/</w:t>
            </w:r>
          </w:p>
          <w:p w14:paraId="426D1CC8" w14:textId="77777777" w:rsidR="00387C24" w:rsidRPr="00995259" w:rsidRDefault="00387C24" w:rsidP="00EF145F">
            <w:pPr>
              <w:cnfStyle w:val="100000000000" w:firstRow="1" w:lastRow="0" w:firstColumn="0" w:lastColumn="0" w:oddVBand="0" w:evenVBand="0" w:oddHBand="0" w:evenHBand="0" w:firstRowFirstColumn="0" w:firstRowLastColumn="0" w:lastRowFirstColumn="0" w:lastRowLastColumn="0"/>
              <w:rPr>
                <w:rFonts w:ascii="Neo Sans Intel" w:hAnsi="Neo Sans Intel"/>
              </w:rPr>
            </w:pPr>
            <w:r w:rsidRPr="00995259">
              <w:rPr>
                <w:rFonts w:ascii="Neo Sans Intel" w:hAnsi="Neo Sans Intel"/>
              </w:rPr>
              <w:t>DEST</w:t>
            </w:r>
          </w:p>
        </w:tc>
      </w:tr>
      <w:tr w:rsidR="00387C24" w:rsidRPr="00995259" w14:paraId="37C704DA" w14:textId="77777777" w:rsidTr="00C047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1FB5D740" w14:textId="5EC141F4" w:rsidR="00387C24" w:rsidRPr="002E3EB9" w:rsidRDefault="00C047C4" w:rsidP="00EF145F">
            <w:pPr>
              <w:pStyle w:val="TableText"/>
              <w:jc w:val="left"/>
              <w:rPr>
                <w:rFonts w:ascii="Neo Sans Intel" w:hAnsi="Neo Sans Intel"/>
                <w:bCs w:val="0"/>
              </w:rPr>
            </w:pPr>
            <w:r>
              <w:rPr>
                <w:rFonts w:ascii="Neo Sans Intel" w:hAnsi="Neo Sans Intel"/>
                <w:bCs w:val="0"/>
              </w:rPr>
              <w:t>cfg_</w:t>
            </w:r>
            <w:r w:rsidR="00387C24" w:rsidRPr="002E3EB9">
              <w:rPr>
                <w:rFonts w:ascii="Neo Sans Intel" w:hAnsi="Neo Sans Intel"/>
                <w:bCs w:val="0"/>
              </w:rPr>
              <w:t>t_clkgate[3:0]</w:t>
            </w:r>
          </w:p>
        </w:tc>
        <w:tc>
          <w:tcPr>
            <w:tcW w:w="4801" w:type="dxa"/>
          </w:tcPr>
          <w:p w14:paraId="1E0F7DEE" w14:textId="77777777" w:rsidR="00387C24" w:rsidRPr="002E3EB9" w:rsidRDefault="00387C24" w:rsidP="00EF145F">
            <w:pPr>
              <w:cnfStyle w:val="000000100000" w:firstRow="0" w:lastRow="0" w:firstColumn="0" w:lastColumn="0" w:oddVBand="0" w:evenVBand="0" w:oddHBand="1" w:evenHBand="0" w:firstRowFirstColumn="0" w:firstRowLastColumn="0" w:lastRowFirstColumn="0" w:lastRowLastColumn="0"/>
              <w:rPr>
                <w:rFonts w:ascii="Neo Sans Intel" w:hAnsi="Neo Sans Intel"/>
                <w:b/>
                <w:bCs/>
              </w:rPr>
            </w:pPr>
            <w:r w:rsidRPr="002E3EB9">
              <w:rPr>
                <w:rFonts w:ascii="Neo Sans Intel" w:hAnsi="Neo Sans Intel"/>
                <w:b/>
                <w:bCs/>
              </w:rPr>
              <w:t xml:space="preserve">PGCB Clock Gating Hysteresis Delay.   </w:t>
            </w:r>
          </w:p>
          <w:p w14:paraId="535ED878" w14:textId="77777777" w:rsidR="00387C24" w:rsidRPr="002E3EB9" w:rsidRDefault="00387C24" w:rsidP="00EF145F">
            <w:pPr>
              <w:spacing w:after="200"/>
              <w:cnfStyle w:val="000000100000" w:firstRow="0" w:lastRow="0" w:firstColumn="0" w:lastColumn="0" w:oddVBand="0" w:evenVBand="0" w:oddHBand="1" w:evenHBand="0" w:firstRowFirstColumn="0" w:firstRowLastColumn="0" w:lastRowFirstColumn="0" w:lastRowLastColumn="0"/>
              <w:rPr>
                <w:rFonts w:ascii="Neo Sans Intel" w:eastAsiaTheme="minorEastAsia" w:hAnsi="Neo Sans Intel" w:cstheme="minorBidi"/>
                <w:bCs/>
                <w:sz w:val="22"/>
                <w:szCs w:val="22"/>
                <w:lang w:eastAsia="zh-CN"/>
              </w:rPr>
            </w:pPr>
            <w:r w:rsidRPr="002E3EB9">
              <w:rPr>
                <w:rFonts w:ascii="Neo Sans Intel" w:hAnsi="Neo Sans Intel"/>
                <w:bCs/>
              </w:rPr>
              <w:t xml:space="preserve">Specify the minimum number of delay clocks the PGCB clock gate sequencing should wait, before enabling the PGCB clock to be gated at the trunk-level.  </w:t>
            </w:r>
          </w:p>
        </w:tc>
        <w:tc>
          <w:tcPr>
            <w:tcW w:w="682" w:type="dxa"/>
          </w:tcPr>
          <w:p w14:paraId="78A35898" w14:textId="77777777" w:rsidR="00387C24" w:rsidRPr="00995259" w:rsidRDefault="00387C24" w:rsidP="00EF145F">
            <w:pPr>
              <w:jc w:val="center"/>
              <w:cnfStyle w:val="000000100000" w:firstRow="0" w:lastRow="0" w:firstColumn="0" w:lastColumn="0" w:oddVBand="0" w:evenVBand="0" w:oddHBand="1" w:evenHBand="0" w:firstRowFirstColumn="0" w:firstRowLastColumn="0" w:lastRowFirstColumn="0" w:lastRowLastColumn="0"/>
              <w:rPr>
                <w:rFonts w:ascii="Neo Sans Intel" w:hAnsi="Neo Sans Intel"/>
              </w:rPr>
            </w:pPr>
            <w:r>
              <w:rPr>
                <w:rFonts w:ascii="Neo Sans Intel" w:hAnsi="Neo Sans Intel"/>
              </w:rPr>
              <w:t>PGCB</w:t>
            </w:r>
          </w:p>
        </w:tc>
        <w:tc>
          <w:tcPr>
            <w:tcW w:w="672" w:type="dxa"/>
          </w:tcPr>
          <w:p w14:paraId="2D8AB9BA" w14:textId="5E219608" w:rsidR="00387C24" w:rsidRPr="00DB6DD7" w:rsidRDefault="00C047C4" w:rsidP="00EF145F">
            <w:pPr>
              <w:cnfStyle w:val="000000100000" w:firstRow="0" w:lastRow="0" w:firstColumn="0" w:lastColumn="0" w:oddVBand="0" w:evenVBand="0" w:oddHBand="1" w:evenHBand="0" w:firstRowFirstColumn="0" w:firstRowLastColumn="0" w:lastRowFirstColumn="0" w:lastRowLastColumn="0"/>
              <w:rPr>
                <w:rFonts w:ascii="Neo Sans Intel" w:hAnsi="Neo Sans Intel"/>
              </w:rPr>
            </w:pPr>
            <w:r>
              <w:rPr>
                <w:rFonts w:ascii="Neo Sans Intel" w:hAnsi="Neo Sans Intel"/>
              </w:rPr>
              <w:t>In</w:t>
            </w:r>
          </w:p>
        </w:tc>
        <w:tc>
          <w:tcPr>
            <w:tcW w:w="679" w:type="dxa"/>
          </w:tcPr>
          <w:p w14:paraId="3E03EDCF" w14:textId="7A5E171E" w:rsidR="00387C24" w:rsidRPr="00995259" w:rsidRDefault="00C047C4" w:rsidP="00EF145F">
            <w:pPr>
              <w:cnfStyle w:val="000000100000" w:firstRow="0" w:lastRow="0" w:firstColumn="0" w:lastColumn="0" w:oddVBand="0" w:evenVBand="0" w:oddHBand="1" w:evenHBand="0" w:firstRowFirstColumn="0" w:firstRowLastColumn="0" w:lastRowFirstColumn="0" w:lastRowLastColumn="0"/>
              <w:rPr>
                <w:rFonts w:ascii="Neo Sans Intel" w:hAnsi="Neo Sans Intel"/>
              </w:rPr>
            </w:pPr>
            <w:r>
              <w:rPr>
                <w:rFonts w:ascii="Neo Sans Intel" w:hAnsi="Neo Sans Intel"/>
              </w:rPr>
              <w:t>SIP</w:t>
            </w:r>
          </w:p>
        </w:tc>
      </w:tr>
      <w:tr w:rsidR="00387C24" w:rsidRPr="00995259" w14:paraId="07D8D82D" w14:textId="77777777" w:rsidTr="00C047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6911F330" w14:textId="07AB1D72" w:rsidR="00387C24" w:rsidRPr="002E3EB9" w:rsidRDefault="00C047C4" w:rsidP="00EF145F">
            <w:pPr>
              <w:pStyle w:val="TableText"/>
              <w:jc w:val="left"/>
              <w:rPr>
                <w:rFonts w:ascii="Neo Sans Intel" w:hAnsi="Neo Sans Intel"/>
                <w:bCs w:val="0"/>
              </w:rPr>
            </w:pPr>
            <w:r>
              <w:rPr>
                <w:rFonts w:ascii="Neo Sans Intel" w:hAnsi="Neo Sans Intel"/>
                <w:bCs w:val="0"/>
              </w:rPr>
              <w:t>cfg_</w:t>
            </w:r>
            <w:r w:rsidR="00387C24" w:rsidRPr="002E3EB9">
              <w:rPr>
                <w:rFonts w:ascii="Neo Sans Intel" w:hAnsi="Neo Sans Intel"/>
                <w:bCs w:val="0"/>
              </w:rPr>
              <w:t>t_clkwake[3:0]</w:t>
            </w:r>
          </w:p>
        </w:tc>
        <w:tc>
          <w:tcPr>
            <w:tcW w:w="4801" w:type="dxa"/>
          </w:tcPr>
          <w:p w14:paraId="70AB6A07" w14:textId="77777777" w:rsidR="00387C24" w:rsidRPr="002E3EB9" w:rsidRDefault="00387C24" w:rsidP="00EF145F">
            <w:pPr>
              <w:cnfStyle w:val="000000010000" w:firstRow="0" w:lastRow="0" w:firstColumn="0" w:lastColumn="0" w:oddVBand="0" w:evenVBand="0" w:oddHBand="0" w:evenHBand="1" w:firstRowFirstColumn="0" w:firstRowLastColumn="0" w:lastRowFirstColumn="0" w:lastRowLastColumn="0"/>
              <w:rPr>
                <w:rFonts w:ascii="Neo Sans Intel" w:hAnsi="Neo Sans Intel"/>
                <w:b/>
                <w:bCs/>
              </w:rPr>
            </w:pPr>
            <w:r w:rsidRPr="002E3EB9">
              <w:rPr>
                <w:rFonts w:ascii="Neo Sans Intel" w:hAnsi="Neo Sans Intel"/>
                <w:b/>
                <w:bCs/>
              </w:rPr>
              <w:t xml:space="preserve">PGCB Clock Wake Hysteresis Delay.   </w:t>
            </w:r>
          </w:p>
          <w:p w14:paraId="7B0F7677" w14:textId="77777777" w:rsidR="00387C24" w:rsidRPr="002E3EB9" w:rsidRDefault="00387C24" w:rsidP="00EF145F">
            <w:pPr>
              <w:spacing w:after="200"/>
              <w:cnfStyle w:val="000000010000" w:firstRow="0" w:lastRow="0" w:firstColumn="0" w:lastColumn="0" w:oddVBand="0" w:evenVBand="0" w:oddHBand="0" w:evenHBand="1" w:firstRowFirstColumn="0" w:firstRowLastColumn="0" w:lastRowFirstColumn="0" w:lastRowLastColumn="0"/>
              <w:rPr>
                <w:rFonts w:ascii="Neo Sans Intel" w:eastAsiaTheme="minorEastAsia" w:hAnsi="Neo Sans Intel" w:cstheme="minorBidi"/>
                <w:bCs/>
                <w:sz w:val="22"/>
                <w:szCs w:val="22"/>
                <w:lang w:eastAsia="zh-CN"/>
              </w:rPr>
            </w:pPr>
            <w:r w:rsidRPr="002E3EB9">
              <w:rPr>
                <w:rFonts w:ascii="Neo Sans Intel" w:hAnsi="Neo Sans Intel"/>
                <w:bCs/>
              </w:rPr>
              <w:t xml:space="preserve">Specify the minimum number of delay clocks the PGCB clock wake sequencing should wait, before enabling the PGCB clock consumer to use the PGCB clock.  </w:t>
            </w:r>
          </w:p>
        </w:tc>
        <w:tc>
          <w:tcPr>
            <w:tcW w:w="682" w:type="dxa"/>
          </w:tcPr>
          <w:p w14:paraId="1B40B10A" w14:textId="77777777" w:rsidR="00387C24" w:rsidRPr="00995259" w:rsidRDefault="00387C24" w:rsidP="00EF145F">
            <w:pPr>
              <w:jc w:val="center"/>
              <w:cnfStyle w:val="000000010000" w:firstRow="0" w:lastRow="0" w:firstColumn="0" w:lastColumn="0" w:oddVBand="0" w:evenVBand="0" w:oddHBand="0" w:evenHBand="1" w:firstRowFirstColumn="0" w:firstRowLastColumn="0" w:lastRowFirstColumn="0" w:lastRowLastColumn="0"/>
              <w:rPr>
                <w:rFonts w:ascii="Neo Sans Intel" w:hAnsi="Neo Sans Intel"/>
              </w:rPr>
            </w:pPr>
            <w:r>
              <w:rPr>
                <w:rFonts w:ascii="Neo Sans Intel" w:hAnsi="Neo Sans Intel"/>
              </w:rPr>
              <w:t>PGCB</w:t>
            </w:r>
          </w:p>
        </w:tc>
        <w:tc>
          <w:tcPr>
            <w:tcW w:w="672" w:type="dxa"/>
          </w:tcPr>
          <w:p w14:paraId="1BD47F36" w14:textId="48F7DCC9" w:rsidR="00387C24" w:rsidRPr="00DB6DD7" w:rsidRDefault="00C047C4" w:rsidP="00EF145F">
            <w:pPr>
              <w:cnfStyle w:val="000000010000" w:firstRow="0" w:lastRow="0" w:firstColumn="0" w:lastColumn="0" w:oddVBand="0" w:evenVBand="0" w:oddHBand="0" w:evenHBand="1" w:firstRowFirstColumn="0" w:firstRowLastColumn="0" w:lastRowFirstColumn="0" w:lastRowLastColumn="0"/>
              <w:rPr>
                <w:rFonts w:ascii="Neo Sans Intel" w:hAnsi="Neo Sans Intel"/>
              </w:rPr>
            </w:pPr>
            <w:r>
              <w:rPr>
                <w:rFonts w:ascii="Neo Sans Intel" w:hAnsi="Neo Sans Intel"/>
              </w:rPr>
              <w:t>In</w:t>
            </w:r>
          </w:p>
        </w:tc>
        <w:tc>
          <w:tcPr>
            <w:tcW w:w="679" w:type="dxa"/>
          </w:tcPr>
          <w:p w14:paraId="42210565" w14:textId="50BD9460" w:rsidR="00387C24" w:rsidRPr="00995259" w:rsidRDefault="00C047C4" w:rsidP="00EF145F">
            <w:pPr>
              <w:cnfStyle w:val="000000010000" w:firstRow="0" w:lastRow="0" w:firstColumn="0" w:lastColumn="0" w:oddVBand="0" w:evenVBand="0" w:oddHBand="0" w:evenHBand="1" w:firstRowFirstColumn="0" w:firstRowLastColumn="0" w:lastRowFirstColumn="0" w:lastRowLastColumn="0"/>
              <w:rPr>
                <w:rFonts w:ascii="Neo Sans Intel" w:hAnsi="Neo Sans Intel"/>
              </w:rPr>
            </w:pPr>
            <w:r>
              <w:rPr>
                <w:rFonts w:ascii="Neo Sans Intel" w:hAnsi="Neo Sans Intel"/>
              </w:rPr>
              <w:t>SIP</w:t>
            </w:r>
          </w:p>
        </w:tc>
      </w:tr>
      <w:tr w:rsidR="00387C24" w:rsidRPr="00995259" w14:paraId="41CE379B" w14:textId="77777777" w:rsidTr="00C047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49B691AD" w14:textId="283BEEA3" w:rsidR="00387C24" w:rsidRDefault="00C047C4" w:rsidP="00EF145F">
            <w:pPr>
              <w:pStyle w:val="TableText"/>
              <w:jc w:val="left"/>
              <w:rPr>
                <w:rFonts w:ascii="Neo Sans Intel" w:hAnsi="Neo Sans Intel"/>
              </w:rPr>
            </w:pPr>
            <w:del w:id="1518" w:author="Havican, Jared W" w:date="2014-06-10T15:36:00Z">
              <w:r w:rsidRPr="00C047C4" w:rsidDel="0043655A">
                <w:rPr>
                  <w:rFonts w:ascii="Neo Sans Intel" w:hAnsi="Neo Sans Intel"/>
                </w:rPr>
                <w:delText>cfg_pgcb_clkgate_disabled</w:delText>
              </w:r>
            </w:del>
          </w:p>
        </w:tc>
        <w:tc>
          <w:tcPr>
            <w:tcW w:w="4801" w:type="dxa"/>
          </w:tcPr>
          <w:p w14:paraId="0FA9924E" w14:textId="0CF5A18E" w:rsidR="00387C24" w:rsidDel="0043655A" w:rsidRDefault="00C047C4" w:rsidP="00EF145F">
            <w:pPr>
              <w:cnfStyle w:val="000000100000" w:firstRow="0" w:lastRow="0" w:firstColumn="0" w:lastColumn="0" w:oddVBand="0" w:evenVBand="0" w:oddHBand="1" w:evenHBand="0" w:firstRowFirstColumn="0" w:firstRowLastColumn="0" w:lastRowFirstColumn="0" w:lastRowLastColumn="0"/>
              <w:rPr>
                <w:del w:id="1519" w:author="Havican, Jared W" w:date="2014-06-10T15:36:00Z"/>
                <w:rFonts w:ascii="Neo Sans Intel" w:hAnsi="Neo Sans Intel"/>
                <w:b/>
                <w:bCs/>
              </w:rPr>
            </w:pPr>
            <w:del w:id="1520" w:author="Havican, Jared W" w:date="2014-06-10T15:36:00Z">
              <w:r w:rsidDel="0043655A">
                <w:rPr>
                  <w:rFonts w:ascii="Neo Sans Intel" w:hAnsi="Neo Sans Intel"/>
                  <w:b/>
                  <w:bCs/>
                </w:rPr>
                <w:delText>PGCB Clock Gating Disable.</w:delText>
              </w:r>
            </w:del>
          </w:p>
          <w:p w14:paraId="3CFC62BE" w14:textId="46438B18" w:rsidR="00C047C4" w:rsidDel="0043655A" w:rsidRDefault="00C047C4" w:rsidP="00EF145F">
            <w:pPr>
              <w:cnfStyle w:val="000000100000" w:firstRow="0" w:lastRow="0" w:firstColumn="0" w:lastColumn="0" w:oddVBand="0" w:evenVBand="0" w:oddHBand="1" w:evenHBand="0" w:firstRowFirstColumn="0" w:firstRowLastColumn="0" w:lastRowFirstColumn="0" w:lastRowLastColumn="0"/>
              <w:rPr>
                <w:del w:id="1521" w:author="Havican, Jared W" w:date="2014-06-10T15:36:00Z"/>
                <w:rFonts w:ascii="Neo Sans Intel" w:hAnsi="Neo Sans Intel"/>
                <w:bCs/>
              </w:rPr>
            </w:pPr>
            <w:del w:id="1522" w:author="Havican, Jared W" w:date="2014-06-10T15:36:00Z">
              <w:r w:rsidDel="0043655A">
                <w:rPr>
                  <w:rFonts w:ascii="Neo Sans Intel" w:hAnsi="Neo Sans Intel"/>
                  <w:bCs/>
                </w:rPr>
                <w:delText>When asserted ‘1’, prevents the PGCB clock from ever gating.</w:delText>
              </w:r>
            </w:del>
          </w:p>
          <w:p w14:paraId="7BFF67C5" w14:textId="511C94B9" w:rsidR="00C047C4" w:rsidRPr="00B71A7F" w:rsidRDefault="00C047C4" w:rsidP="00EF145F">
            <w:pPr>
              <w:cnfStyle w:val="000000100000" w:firstRow="0" w:lastRow="0" w:firstColumn="0" w:lastColumn="0" w:oddVBand="0" w:evenVBand="0" w:oddHBand="1" w:evenHBand="0" w:firstRowFirstColumn="0" w:firstRowLastColumn="0" w:lastRowFirstColumn="0" w:lastRowLastColumn="0"/>
              <w:rPr>
                <w:rFonts w:ascii="Neo Sans Intel" w:hAnsi="Neo Sans Intel"/>
                <w:bCs/>
              </w:rPr>
            </w:pPr>
          </w:p>
        </w:tc>
        <w:tc>
          <w:tcPr>
            <w:tcW w:w="682" w:type="dxa"/>
          </w:tcPr>
          <w:p w14:paraId="103CED2D" w14:textId="195143AC" w:rsidR="00387C24" w:rsidRDefault="00C047C4" w:rsidP="00EF145F">
            <w:pPr>
              <w:jc w:val="center"/>
              <w:cnfStyle w:val="000000100000" w:firstRow="0" w:lastRow="0" w:firstColumn="0" w:lastColumn="0" w:oddVBand="0" w:evenVBand="0" w:oddHBand="1" w:evenHBand="0" w:firstRowFirstColumn="0" w:firstRowLastColumn="0" w:lastRowFirstColumn="0" w:lastRowLastColumn="0"/>
              <w:rPr>
                <w:rFonts w:ascii="Neo Sans Intel" w:hAnsi="Neo Sans Intel"/>
              </w:rPr>
            </w:pPr>
            <w:del w:id="1523" w:author="Havican, Jared W" w:date="2014-06-10T15:36:00Z">
              <w:r w:rsidDel="0043655A">
                <w:rPr>
                  <w:rFonts w:ascii="Neo Sans Intel" w:hAnsi="Neo Sans Intel"/>
                </w:rPr>
                <w:delText>PGCB</w:delText>
              </w:r>
            </w:del>
          </w:p>
        </w:tc>
        <w:tc>
          <w:tcPr>
            <w:tcW w:w="672" w:type="dxa"/>
          </w:tcPr>
          <w:p w14:paraId="0C638D86" w14:textId="705F767B" w:rsidR="00387C24" w:rsidRPr="00DB6DD7" w:rsidRDefault="00C047C4" w:rsidP="00EF145F">
            <w:pPr>
              <w:cnfStyle w:val="000000100000" w:firstRow="0" w:lastRow="0" w:firstColumn="0" w:lastColumn="0" w:oddVBand="0" w:evenVBand="0" w:oddHBand="1" w:evenHBand="0" w:firstRowFirstColumn="0" w:firstRowLastColumn="0" w:lastRowFirstColumn="0" w:lastRowLastColumn="0"/>
              <w:rPr>
                <w:rFonts w:ascii="Neo Sans Intel" w:hAnsi="Neo Sans Intel"/>
              </w:rPr>
            </w:pPr>
            <w:del w:id="1524" w:author="Havican, Jared W" w:date="2014-06-10T15:36:00Z">
              <w:r w:rsidDel="0043655A">
                <w:rPr>
                  <w:rFonts w:ascii="Neo Sans Intel" w:hAnsi="Neo Sans Intel"/>
                </w:rPr>
                <w:delText>In</w:delText>
              </w:r>
            </w:del>
          </w:p>
        </w:tc>
        <w:tc>
          <w:tcPr>
            <w:tcW w:w="679" w:type="dxa"/>
          </w:tcPr>
          <w:p w14:paraId="62390DAB" w14:textId="39042DD7" w:rsidR="00C047C4" w:rsidRDefault="00C047C4" w:rsidP="00EF145F">
            <w:pPr>
              <w:cnfStyle w:val="000000100000" w:firstRow="0" w:lastRow="0" w:firstColumn="0" w:lastColumn="0" w:oddVBand="0" w:evenVBand="0" w:oddHBand="1" w:evenHBand="0" w:firstRowFirstColumn="0" w:firstRowLastColumn="0" w:lastRowFirstColumn="0" w:lastRowLastColumn="0"/>
              <w:rPr>
                <w:rFonts w:ascii="Neo Sans Intel" w:hAnsi="Neo Sans Intel"/>
              </w:rPr>
            </w:pPr>
            <w:del w:id="1525" w:author="Havican, Jared W" w:date="2014-06-10T15:36:00Z">
              <w:r w:rsidDel="0043655A">
                <w:rPr>
                  <w:rFonts w:ascii="Neo Sans Intel" w:hAnsi="Neo Sans Intel"/>
                </w:rPr>
                <w:delText>SIP</w:delText>
              </w:r>
            </w:del>
          </w:p>
        </w:tc>
      </w:tr>
      <w:tr w:rsidR="00C047C4" w:rsidRPr="00995259" w14:paraId="06F93E3A" w14:textId="77777777" w:rsidTr="00C047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419CBE54" w14:textId="75BEA16E" w:rsidR="00C047C4" w:rsidRPr="00C047C4" w:rsidRDefault="00C047C4" w:rsidP="00C047C4">
            <w:pPr>
              <w:pStyle w:val="TableText"/>
              <w:jc w:val="left"/>
              <w:rPr>
                <w:rFonts w:ascii="Neo Sans Intel" w:hAnsi="Neo Sans Intel"/>
              </w:rPr>
            </w:pPr>
            <w:r>
              <w:rPr>
                <w:rFonts w:ascii="Neo Sans Intel" w:hAnsi="Neo Sans Intel"/>
              </w:rPr>
              <w:t>cfg_acc_clkgate_disabled</w:t>
            </w:r>
          </w:p>
        </w:tc>
        <w:tc>
          <w:tcPr>
            <w:tcW w:w="4801" w:type="dxa"/>
          </w:tcPr>
          <w:p w14:paraId="2D43F040" w14:textId="77777777" w:rsidR="00C047C4" w:rsidRDefault="00C047C4" w:rsidP="00C047C4">
            <w:pPr>
              <w:cnfStyle w:val="000000010000" w:firstRow="0" w:lastRow="0" w:firstColumn="0" w:lastColumn="0" w:oddVBand="0" w:evenVBand="0" w:oddHBand="0" w:evenHBand="1" w:firstRowFirstColumn="0" w:firstRowLastColumn="0" w:lastRowFirstColumn="0" w:lastRowLastColumn="0"/>
              <w:rPr>
                <w:rFonts w:ascii="Neo Sans Intel" w:hAnsi="Neo Sans Intel"/>
                <w:b/>
                <w:bCs/>
              </w:rPr>
            </w:pPr>
            <w:r>
              <w:rPr>
                <w:rFonts w:ascii="Neo Sans Intel" w:hAnsi="Neo Sans Intel"/>
                <w:b/>
                <w:bCs/>
              </w:rPr>
              <w:t>IP-Accessible PGCB Clock Gating Disable.</w:t>
            </w:r>
          </w:p>
          <w:p w14:paraId="3964F7A7" w14:textId="77777777" w:rsidR="00C047C4" w:rsidRDefault="00C047C4" w:rsidP="00C047C4">
            <w:pPr>
              <w:cnfStyle w:val="000000010000" w:firstRow="0" w:lastRow="0" w:firstColumn="0" w:lastColumn="0" w:oddVBand="0" w:evenVBand="0" w:oddHBand="0" w:evenHBand="1" w:firstRowFirstColumn="0" w:firstRowLastColumn="0" w:lastRowFirstColumn="0" w:lastRowLastColumn="0"/>
              <w:rPr>
                <w:rFonts w:ascii="Neo Sans Intel" w:hAnsi="Neo Sans Intel"/>
                <w:bCs/>
              </w:rPr>
            </w:pPr>
            <w:r>
              <w:rPr>
                <w:rFonts w:ascii="Neo Sans Intel" w:hAnsi="Neo Sans Intel"/>
                <w:bCs/>
              </w:rPr>
              <w:t>When asserted ‘1’, prevents the PGCB clock from gating during IP-Accessible power-gating, will still allow the clock to gate as part of IP-Inaccessible power-gating.</w:t>
            </w:r>
          </w:p>
          <w:p w14:paraId="353E6BA4" w14:textId="01F137F6" w:rsidR="00C047C4" w:rsidRPr="00B71A7F" w:rsidRDefault="00C047C4" w:rsidP="00C047C4">
            <w:pPr>
              <w:cnfStyle w:val="000000010000" w:firstRow="0" w:lastRow="0" w:firstColumn="0" w:lastColumn="0" w:oddVBand="0" w:evenVBand="0" w:oddHBand="0" w:evenHBand="1" w:firstRowFirstColumn="0" w:firstRowLastColumn="0" w:lastRowFirstColumn="0" w:lastRowLastColumn="0"/>
              <w:rPr>
                <w:rFonts w:ascii="Neo Sans Intel" w:hAnsi="Neo Sans Intel"/>
                <w:bCs/>
              </w:rPr>
            </w:pPr>
          </w:p>
        </w:tc>
        <w:tc>
          <w:tcPr>
            <w:tcW w:w="682" w:type="dxa"/>
          </w:tcPr>
          <w:p w14:paraId="36B4453A" w14:textId="1A3F1DF0" w:rsidR="00C047C4" w:rsidRDefault="00C047C4" w:rsidP="00C047C4">
            <w:pPr>
              <w:jc w:val="center"/>
              <w:cnfStyle w:val="000000010000" w:firstRow="0" w:lastRow="0" w:firstColumn="0" w:lastColumn="0" w:oddVBand="0" w:evenVBand="0" w:oddHBand="0" w:evenHBand="1" w:firstRowFirstColumn="0" w:firstRowLastColumn="0" w:lastRowFirstColumn="0" w:lastRowLastColumn="0"/>
              <w:rPr>
                <w:rFonts w:ascii="Neo Sans Intel" w:hAnsi="Neo Sans Intel"/>
              </w:rPr>
            </w:pPr>
            <w:r>
              <w:rPr>
                <w:rFonts w:ascii="Neo Sans Intel" w:hAnsi="Neo Sans Intel"/>
              </w:rPr>
              <w:t>PGCB</w:t>
            </w:r>
          </w:p>
        </w:tc>
        <w:tc>
          <w:tcPr>
            <w:tcW w:w="672" w:type="dxa"/>
          </w:tcPr>
          <w:p w14:paraId="3CD082F5" w14:textId="026C523D" w:rsidR="00C047C4" w:rsidRDefault="00C047C4" w:rsidP="00C047C4">
            <w:pPr>
              <w:cnfStyle w:val="000000010000" w:firstRow="0" w:lastRow="0" w:firstColumn="0" w:lastColumn="0" w:oddVBand="0" w:evenVBand="0" w:oddHBand="0" w:evenHBand="1" w:firstRowFirstColumn="0" w:firstRowLastColumn="0" w:lastRowFirstColumn="0" w:lastRowLastColumn="0"/>
              <w:rPr>
                <w:rFonts w:ascii="Neo Sans Intel" w:hAnsi="Neo Sans Intel"/>
              </w:rPr>
            </w:pPr>
            <w:r>
              <w:rPr>
                <w:rFonts w:ascii="Neo Sans Intel" w:hAnsi="Neo Sans Intel"/>
              </w:rPr>
              <w:t>In</w:t>
            </w:r>
          </w:p>
        </w:tc>
        <w:tc>
          <w:tcPr>
            <w:tcW w:w="679" w:type="dxa"/>
          </w:tcPr>
          <w:p w14:paraId="263CD662" w14:textId="109B9DAB" w:rsidR="00C047C4" w:rsidRDefault="00C047C4" w:rsidP="00C047C4">
            <w:pPr>
              <w:cnfStyle w:val="000000010000" w:firstRow="0" w:lastRow="0" w:firstColumn="0" w:lastColumn="0" w:oddVBand="0" w:evenVBand="0" w:oddHBand="0" w:evenHBand="1" w:firstRowFirstColumn="0" w:firstRowLastColumn="0" w:lastRowFirstColumn="0" w:lastRowLastColumn="0"/>
              <w:rPr>
                <w:rFonts w:ascii="Neo Sans Intel" w:hAnsi="Neo Sans Intel"/>
              </w:rPr>
            </w:pPr>
            <w:r>
              <w:rPr>
                <w:rFonts w:ascii="Neo Sans Intel" w:hAnsi="Neo Sans Intel"/>
              </w:rPr>
              <w:t>SIP</w:t>
            </w:r>
          </w:p>
        </w:tc>
      </w:tr>
    </w:tbl>
    <w:p w14:paraId="1F381106" w14:textId="22648152" w:rsidR="00387C24" w:rsidRPr="00995259" w:rsidRDefault="00387C24" w:rsidP="00EF145F">
      <w:pPr>
        <w:rPr>
          <w:rFonts w:ascii="Neo Sans Intel" w:hAnsi="Neo Sans Intel"/>
        </w:rPr>
      </w:pPr>
    </w:p>
    <w:p w14:paraId="44F1D33E" w14:textId="4EEC5043" w:rsidR="00387C24" w:rsidRDefault="008C308C" w:rsidP="00B71A7F">
      <w:pPr>
        <w:pStyle w:val="Heading6"/>
      </w:pPr>
      <w:r>
        <w:t>Functional Interface</w:t>
      </w:r>
    </w:p>
    <w:p w14:paraId="1FBF335C" w14:textId="19ABB1A2" w:rsidR="00AD3393" w:rsidRPr="00B71A7F" w:rsidRDefault="00AD3393" w:rsidP="00B71A7F">
      <w:pPr>
        <w:rPr>
          <w:bCs/>
          <w:sz w:val="20"/>
        </w:rPr>
      </w:pPr>
      <w:r w:rsidRPr="00B71A7F">
        <w:rPr>
          <w:rFonts w:ascii="Neo Sans Intel" w:eastAsia="Times New Roman" w:hAnsi="Neo Sans Intel" w:cs="Times New Roman"/>
          <w:b/>
          <w:bCs/>
          <w:sz w:val="20"/>
          <w:szCs w:val="20"/>
          <w:lang w:eastAsia="en-US"/>
        </w:rPr>
        <w:t>Note:</w:t>
      </w:r>
      <w:r w:rsidRPr="00B71A7F">
        <w:rPr>
          <w:rFonts w:ascii="Neo Sans Intel" w:eastAsia="Times New Roman" w:hAnsi="Neo Sans Intel" w:cs="Times New Roman"/>
          <w:bCs/>
          <w:sz w:val="20"/>
          <w:szCs w:val="20"/>
          <w:lang w:eastAsia="en-US"/>
        </w:rPr>
        <w:t xml:space="preserve"> </w:t>
      </w:r>
      <w:r w:rsidRPr="00B71A7F">
        <w:rPr>
          <w:rFonts w:ascii="Neo Sans Intel" w:eastAsia="Times New Roman" w:hAnsi="Neo Sans Intel" w:cs="Times New Roman"/>
          <w:bCs/>
          <w:sz w:val="20"/>
          <w:szCs w:val="20"/>
          <w:highlight w:val="yellow"/>
          <w:lang w:eastAsia="en-US"/>
        </w:rPr>
        <w:t>All of the inputs listed below are required to be glitch free.</w:t>
      </w:r>
    </w:p>
    <w:tbl>
      <w:tblPr>
        <w:tblStyle w:val="LightGrid-Accent12"/>
        <w:tblW w:w="0" w:type="auto"/>
        <w:tblLayout w:type="fixed"/>
        <w:tblLook w:val="04A0" w:firstRow="1" w:lastRow="0" w:firstColumn="1" w:lastColumn="0" w:noHBand="0" w:noVBand="1"/>
      </w:tblPr>
      <w:tblGrid>
        <w:gridCol w:w="2510"/>
        <w:gridCol w:w="4860"/>
        <w:gridCol w:w="710"/>
        <w:gridCol w:w="588"/>
        <w:gridCol w:w="672"/>
      </w:tblGrid>
      <w:tr w:rsidR="00087207" w:rsidRPr="00995259" w14:paraId="1C628C16" w14:textId="77777777" w:rsidTr="00B71A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54E10C69" w14:textId="77777777" w:rsidR="00387C24" w:rsidRPr="00995259" w:rsidRDefault="00387C24" w:rsidP="00387C24">
            <w:pPr>
              <w:rPr>
                <w:rFonts w:ascii="Neo Sans Intel" w:hAnsi="Neo Sans Intel"/>
              </w:rPr>
            </w:pPr>
            <w:r w:rsidRPr="00995259">
              <w:rPr>
                <w:rFonts w:ascii="Neo Sans Intel" w:hAnsi="Neo Sans Intel"/>
              </w:rPr>
              <w:t>Signal</w:t>
            </w:r>
          </w:p>
        </w:tc>
        <w:tc>
          <w:tcPr>
            <w:tcW w:w="4860" w:type="dxa"/>
          </w:tcPr>
          <w:p w14:paraId="58A5FEF2" w14:textId="77777777" w:rsidR="00387C24" w:rsidRPr="00995259" w:rsidRDefault="00387C24" w:rsidP="00387C24">
            <w:pPr>
              <w:cnfStyle w:val="100000000000" w:firstRow="1" w:lastRow="0" w:firstColumn="0" w:lastColumn="0" w:oddVBand="0" w:evenVBand="0" w:oddHBand="0" w:evenHBand="0" w:firstRowFirstColumn="0" w:firstRowLastColumn="0" w:lastRowFirstColumn="0" w:lastRowLastColumn="0"/>
              <w:rPr>
                <w:rFonts w:ascii="Neo Sans Intel" w:hAnsi="Neo Sans Intel"/>
              </w:rPr>
            </w:pPr>
            <w:r w:rsidRPr="00995259">
              <w:rPr>
                <w:rFonts w:ascii="Neo Sans Intel" w:hAnsi="Neo Sans Intel"/>
              </w:rPr>
              <w:t>Description</w:t>
            </w:r>
          </w:p>
        </w:tc>
        <w:tc>
          <w:tcPr>
            <w:tcW w:w="710" w:type="dxa"/>
          </w:tcPr>
          <w:p w14:paraId="73326BD8" w14:textId="77777777" w:rsidR="00387C24" w:rsidRPr="00995259" w:rsidRDefault="00387C24" w:rsidP="00387C24">
            <w:pPr>
              <w:cnfStyle w:val="100000000000" w:firstRow="1" w:lastRow="0" w:firstColumn="0" w:lastColumn="0" w:oddVBand="0" w:evenVBand="0" w:oddHBand="0" w:evenHBand="0" w:firstRowFirstColumn="0" w:firstRowLastColumn="0" w:lastRowFirstColumn="0" w:lastRowLastColumn="0"/>
              <w:rPr>
                <w:rFonts w:ascii="Neo Sans Intel" w:hAnsi="Neo Sans Intel"/>
              </w:rPr>
            </w:pPr>
            <w:r w:rsidRPr="00995259">
              <w:rPr>
                <w:rFonts w:ascii="Neo Sans Intel" w:hAnsi="Neo Sans Intel"/>
              </w:rPr>
              <w:t>CLK</w:t>
            </w:r>
          </w:p>
        </w:tc>
        <w:tc>
          <w:tcPr>
            <w:tcW w:w="588" w:type="dxa"/>
          </w:tcPr>
          <w:p w14:paraId="706026D1" w14:textId="76981D3A" w:rsidR="00387C24" w:rsidRPr="00995259" w:rsidRDefault="008C308C" w:rsidP="00387C24">
            <w:pPr>
              <w:cnfStyle w:val="100000000000" w:firstRow="1" w:lastRow="0" w:firstColumn="0" w:lastColumn="0" w:oddVBand="0" w:evenVBand="0" w:oddHBand="0" w:evenHBand="0" w:firstRowFirstColumn="0" w:firstRowLastColumn="0" w:lastRowFirstColumn="0" w:lastRowLastColumn="0"/>
              <w:rPr>
                <w:rFonts w:ascii="Neo Sans Intel" w:hAnsi="Neo Sans Intel"/>
              </w:rPr>
            </w:pPr>
            <w:r>
              <w:rPr>
                <w:rFonts w:ascii="Neo Sans Intel" w:hAnsi="Neo Sans Intel"/>
              </w:rPr>
              <w:t>DIR</w:t>
            </w:r>
          </w:p>
        </w:tc>
        <w:tc>
          <w:tcPr>
            <w:tcW w:w="672" w:type="dxa"/>
          </w:tcPr>
          <w:p w14:paraId="345C0C1D" w14:textId="77777777" w:rsidR="00387C24" w:rsidRDefault="008C308C" w:rsidP="00387C24">
            <w:pPr>
              <w:cnfStyle w:val="100000000000" w:firstRow="1" w:lastRow="0" w:firstColumn="0" w:lastColumn="0" w:oddVBand="0" w:evenVBand="0" w:oddHBand="0" w:evenHBand="0" w:firstRowFirstColumn="0" w:firstRowLastColumn="0" w:lastRowFirstColumn="0" w:lastRowLastColumn="0"/>
              <w:rPr>
                <w:rFonts w:ascii="Neo Sans Intel" w:hAnsi="Neo Sans Intel"/>
              </w:rPr>
            </w:pPr>
            <w:r>
              <w:rPr>
                <w:rFonts w:ascii="Neo Sans Intel" w:hAnsi="Neo Sans Intel"/>
              </w:rPr>
              <w:t>SRC/</w:t>
            </w:r>
          </w:p>
          <w:p w14:paraId="33BE08C0" w14:textId="01F3758B" w:rsidR="008C308C" w:rsidRPr="00995259" w:rsidRDefault="008C308C" w:rsidP="00387C24">
            <w:pPr>
              <w:cnfStyle w:val="100000000000" w:firstRow="1" w:lastRow="0" w:firstColumn="0" w:lastColumn="0" w:oddVBand="0" w:evenVBand="0" w:oddHBand="0" w:evenHBand="0" w:firstRowFirstColumn="0" w:firstRowLastColumn="0" w:lastRowFirstColumn="0" w:lastRowLastColumn="0"/>
              <w:rPr>
                <w:rFonts w:ascii="Neo Sans Intel" w:hAnsi="Neo Sans Intel"/>
              </w:rPr>
            </w:pPr>
            <w:r>
              <w:rPr>
                <w:rFonts w:ascii="Neo Sans Intel" w:hAnsi="Neo Sans Intel"/>
              </w:rPr>
              <w:t>DEST</w:t>
            </w:r>
          </w:p>
        </w:tc>
      </w:tr>
      <w:tr w:rsidR="00087207" w:rsidRPr="00995259" w14:paraId="1DEFDF22" w14:textId="77777777" w:rsidTr="00B71A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shd w:val="clear" w:color="auto" w:fill="FDE9D9" w:themeFill="accent6" w:themeFillTint="33"/>
          </w:tcPr>
          <w:p w14:paraId="0BA4F5C5" w14:textId="4A498801" w:rsidR="00387C24" w:rsidRPr="00995259" w:rsidRDefault="00387C24" w:rsidP="00387C24">
            <w:pPr>
              <w:pStyle w:val="TableText"/>
              <w:jc w:val="left"/>
              <w:rPr>
                <w:rFonts w:ascii="Neo Sans Intel" w:hAnsi="Neo Sans Intel"/>
                <w:b w:val="0"/>
                <w:bCs w:val="0"/>
                <w:color w:val="000000"/>
              </w:rPr>
            </w:pPr>
          </w:p>
        </w:tc>
        <w:tc>
          <w:tcPr>
            <w:tcW w:w="4860" w:type="dxa"/>
            <w:shd w:val="clear" w:color="auto" w:fill="FDE9D9" w:themeFill="accent6" w:themeFillTint="33"/>
          </w:tcPr>
          <w:p w14:paraId="52754EDF" w14:textId="1C39F07E" w:rsidR="00387C24" w:rsidRPr="00995259" w:rsidRDefault="00FD1EF5" w:rsidP="00387C24">
            <w:pPr>
              <w:cnfStyle w:val="000000100000" w:firstRow="0" w:lastRow="0" w:firstColumn="0" w:lastColumn="0" w:oddVBand="0" w:evenVBand="0" w:oddHBand="1" w:evenHBand="0" w:firstRowFirstColumn="0" w:firstRowLastColumn="0" w:lastRowFirstColumn="0" w:lastRowLastColumn="0"/>
              <w:rPr>
                <w:rFonts w:ascii="Neo Sans Intel" w:hAnsi="Neo Sans Intel"/>
              </w:rPr>
            </w:pPr>
            <w:r>
              <w:rPr>
                <w:rFonts w:ascii="Neo Sans Intel" w:hAnsi="Neo Sans Intel"/>
                <w:b/>
              </w:rPr>
              <w:t>IP-Accessible Wake/Gate Indications</w:t>
            </w:r>
          </w:p>
        </w:tc>
        <w:tc>
          <w:tcPr>
            <w:tcW w:w="710" w:type="dxa"/>
            <w:shd w:val="clear" w:color="auto" w:fill="FDE9D9" w:themeFill="accent6" w:themeFillTint="33"/>
          </w:tcPr>
          <w:p w14:paraId="795FA5B6" w14:textId="77777777" w:rsidR="00387C24" w:rsidRPr="00995259" w:rsidRDefault="00387C24" w:rsidP="00387C24">
            <w:pPr>
              <w:cnfStyle w:val="000000100000" w:firstRow="0" w:lastRow="0" w:firstColumn="0" w:lastColumn="0" w:oddVBand="0" w:evenVBand="0" w:oddHBand="1" w:evenHBand="0" w:firstRowFirstColumn="0" w:firstRowLastColumn="0" w:lastRowFirstColumn="0" w:lastRowLastColumn="0"/>
              <w:rPr>
                <w:rFonts w:ascii="Neo Sans Intel" w:hAnsi="Neo Sans Intel"/>
              </w:rPr>
            </w:pPr>
          </w:p>
        </w:tc>
        <w:tc>
          <w:tcPr>
            <w:tcW w:w="588" w:type="dxa"/>
            <w:shd w:val="clear" w:color="auto" w:fill="FDE9D9" w:themeFill="accent6" w:themeFillTint="33"/>
          </w:tcPr>
          <w:p w14:paraId="65653C1D" w14:textId="77777777" w:rsidR="00387C24" w:rsidRPr="00995259" w:rsidRDefault="00387C24" w:rsidP="00387C24">
            <w:pPr>
              <w:cnfStyle w:val="000000100000" w:firstRow="0" w:lastRow="0" w:firstColumn="0" w:lastColumn="0" w:oddVBand="0" w:evenVBand="0" w:oddHBand="1" w:evenHBand="0" w:firstRowFirstColumn="0" w:firstRowLastColumn="0" w:lastRowFirstColumn="0" w:lastRowLastColumn="0"/>
              <w:rPr>
                <w:rFonts w:ascii="Neo Sans Intel" w:hAnsi="Neo Sans Intel"/>
              </w:rPr>
            </w:pPr>
          </w:p>
        </w:tc>
        <w:tc>
          <w:tcPr>
            <w:tcW w:w="672" w:type="dxa"/>
            <w:shd w:val="clear" w:color="auto" w:fill="FDE9D9" w:themeFill="accent6" w:themeFillTint="33"/>
          </w:tcPr>
          <w:p w14:paraId="77C00E42" w14:textId="77777777" w:rsidR="00387C24" w:rsidRPr="00995259" w:rsidRDefault="00387C24" w:rsidP="00387C24">
            <w:pPr>
              <w:cnfStyle w:val="000000100000" w:firstRow="0" w:lastRow="0" w:firstColumn="0" w:lastColumn="0" w:oddVBand="0" w:evenVBand="0" w:oddHBand="1" w:evenHBand="0" w:firstRowFirstColumn="0" w:firstRowLastColumn="0" w:lastRowFirstColumn="0" w:lastRowLastColumn="0"/>
              <w:rPr>
                <w:rFonts w:ascii="Neo Sans Intel" w:hAnsi="Neo Sans Intel"/>
              </w:rPr>
            </w:pPr>
          </w:p>
        </w:tc>
      </w:tr>
      <w:tr w:rsidR="00087207" w:rsidRPr="00995259" w14:paraId="6EE56C31" w14:textId="77777777" w:rsidTr="00B71A7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164FD739" w14:textId="2A8181D2" w:rsidR="00387C24" w:rsidRPr="002E3EB9" w:rsidRDefault="00FD1EF5" w:rsidP="00387C24">
            <w:pPr>
              <w:pStyle w:val="TableText"/>
              <w:jc w:val="left"/>
              <w:rPr>
                <w:rFonts w:ascii="Neo Sans Intel" w:hAnsi="Neo Sans Intel"/>
                <w:bCs w:val="0"/>
              </w:rPr>
            </w:pPr>
            <w:r>
              <w:rPr>
                <w:rFonts w:ascii="Neo Sans Intel" w:hAnsi="Neo Sans Intel"/>
                <w:bCs w:val="0"/>
              </w:rPr>
              <w:t>iosf_cdc_ism_fabric</w:t>
            </w:r>
            <w:r w:rsidRPr="00087207">
              <w:rPr>
                <w:rFonts w:ascii="Neo Sans Intel" w:hAnsi="Neo Sans Intel"/>
              </w:rPr>
              <w:t>[ICDC-1:0][2:0]</w:t>
            </w:r>
          </w:p>
        </w:tc>
        <w:tc>
          <w:tcPr>
            <w:tcW w:w="4860" w:type="dxa"/>
          </w:tcPr>
          <w:p w14:paraId="65516EE8" w14:textId="77777777" w:rsidR="00387C24" w:rsidRDefault="00FD1EF5" w:rsidP="00EF145F">
            <w:pPr>
              <w:cnfStyle w:val="000000010000" w:firstRow="0" w:lastRow="0" w:firstColumn="0" w:lastColumn="0" w:oddVBand="0" w:evenVBand="0" w:oddHBand="0" w:evenHBand="1" w:firstRowFirstColumn="0" w:firstRowLastColumn="0" w:lastRowFirstColumn="0" w:lastRowLastColumn="0"/>
              <w:rPr>
                <w:rFonts w:ascii="Neo Sans Intel" w:hAnsi="Neo Sans Intel"/>
                <w:b/>
                <w:bCs/>
              </w:rPr>
            </w:pPr>
            <w:r>
              <w:rPr>
                <w:rFonts w:ascii="Neo Sans Intel" w:hAnsi="Neo Sans Intel"/>
                <w:b/>
                <w:bCs/>
              </w:rPr>
              <w:t>IOSF ISM States</w:t>
            </w:r>
            <w:r w:rsidR="00387C24" w:rsidRPr="00FF536A">
              <w:rPr>
                <w:rFonts w:ascii="Neo Sans Intel" w:hAnsi="Neo Sans Intel"/>
                <w:b/>
                <w:bCs/>
              </w:rPr>
              <w:t xml:space="preserve">.  </w:t>
            </w:r>
            <w:r w:rsidR="00387C24">
              <w:rPr>
                <w:rFonts w:ascii="Neo Sans Intel" w:hAnsi="Neo Sans Intel"/>
                <w:b/>
                <w:bCs/>
              </w:rPr>
              <w:t xml:space="preserve"> </w:t>
            </w:r>
          </w:p>
          <w:p w14:paraId="5B649AE0" w14:textId="77777777" w:rsidR="00FD1EF5" w:rsidRDefault="00FD1EF5" w:rsidP="00EF145F">
            <w:pPr>
              <w:cnfStyle w:val="000000010000" w:firstRow="0" w:lastRow="0" w:firstColumn="0" w:lastColumn="0" w:oddVBand="0" w:evenVBand="0" w:oddHBand="0" w:evenHBand="1" w:firstRowFirstColumn="0" w:firstRowLastColumn="0" w:lastRowFirstColumn="0" w:lastRowLastColumn="0"/>
              <w:rPr>
                <w:rFonts w:ascii="Neo Sans Intel" w:hAnsi="Neo Sans Intel"/>
                <w:bCs/>
              </w:rPr>
            </w:pPr>
            <w:r w:rsidRPr="00B71A7F">
              <w:rPr>
                <w:rFonts w:ascii="Neo Sans Intel" w:hAnsi="Neo Sans Intel"/>
                <w:bCs/>
              </w:rPr>
              <w:t>Vector</w:t>
            </w:r>
            <w:r>
              <w:rPr>
                <w:rFonts w:ascii="Neo Sans Intel" w:hAnsi="Neo Sans Intel"/>
                <w:bCs/>
              </w:rPr>
              <w:t xml:space="preserve"> of 3-bit ISM states from the IOSF Fabrics/Routers corresponding to each IOSF CDC.  These will be the same signals that connect to the IOSF CDCs’ “</w:t>
            </w:r>
            <w:proofErr w:type="spellStart"/>
            <w:r>
              <w:rPr>
                <w:rFonts w:ascii="Neo Sans Intel" w:hAnsi="Neo Sans Intel"/>
                <w:bCs/>
              </w:rPr>
              <w:t>ism_fabric</w:t>
            </w:r>
            <w:proofErr w:type="spellEnd"/>
            <w:r>
              <w:rPr>
                <w:rFonts w:ascii="Neo Sans Intel" w:hAnsi="Neo Sans Intel"/>
                <w:bCs/>
              </w:rPr>
              <w:t>” input.</w:t>
            </w:r>
          </w:p>
          <w:p w14:paraId="4F6A9F35" w14:textId="77777777" w:rsidR="00FD1EF5" w:rsidRDefault="00FD1EF5" w:rsidP="00EF145F">
            <w:pPr>
              <w:cnfStyle w:val="000000010000" w:firstRow="0" w:lastRow="0" w:firstColumn="0" w:lastColumn="0" w:oddVBand="0" w:evenVBand="0" w:oddHBand="0" w:evenHBand="1" w:firstRowFirstColumn="0" w:firstRowLastColumn="0" w:lastRowFirstColumn="0" w:lastRowLastColumn="0"/>
              <w:rPr>
                <w:rFonts w:ascii="Neo Sans Intel" w:hAnsi="Neo Sans Intel"/>
                <w:bCs/>
              </w:rPr>
            </w:pPr>
          </w:p>
          <w:p w14:paraId="792AC914" w14:textId="60DFF803" w:rsidR="00FD1EF5" w:rsidRPr="00EF145F" w:rsidRDefault="00EF145F" w:rsidP="00EF145F">
            <w:pPr>
              <w:cnfStyle w:val="000000010000" w:firstRow="0" w:lastRow="0" w:firstColumn="0" w:lastColumn="0" w:oddVBand="0" w:evenVBand="0" w:oddHBand="0" w:evenHBand="1" w:firstRowFirstColumn="0" w:firstRowLastColumn="0" w:lastRowFirstColumn="0" w:lastRowLastColumn="0"/>
              <w:rPr>
                <w:rFonts w:ascii="Neo Sans Intel" w:hAnsi="Neo Sans Intel"/>
                <w:bCs/>
              </w:rPr>
            </w:pPr>
            <w:r>
              <w:rPr>
                <w:rFonts w:ascii="Neo Sans Intel" w:hAnsi="Neo Sans Intel"/>
                <w:bCs/>
              </w:rPr>
              <w:t>Each ISM State in this vector goes through combi-logic to detect if it is in a non-idle state, and then fed through a flop on the corresponding “</w:t>
            </w:r>
            <w:proofErr w:type="spellStart"/>
            <w:r>
              <w:rPr>
                <w:rFonts w:ascii="Neo Sans Intel" w:hAnsi="Neo Sans Intel"/>
                <w:bCs/>
              </w:rPr>
              <w:t>iosf_cdc_clock</w:t>
            </w:r>
            <w:proofErr w:type="spellEnd"/>
            <w:r>
              <w:rPr>
                <w:rFonts w:ascii="Neo Sans Intel" w:hAnsi="Neo Sans Intel"/>
                <w:bCs/>
              </w:rPr>
              <w:t>” and ”</w:t>
            </w:r>
            <w:proofErr w:type="spellStart"/>
            <w:r>
              <w:rPr>
                <w:rFonts w:ascii="Neo Sans Intel" w:hAnsi="Neo Sans Intel"/>
                <w:bCs/>
              </w:rPr>
              <w:t>iosf_cdc_reset_b</w:t>
            </w:r>
            <w:proofErr w:type="spellEnd"/>
            <w:r>
              <w:rPr>
                <w:rFonts w:ascii="Neo Sans Intel" w:hAnsi="Neo Sans Intel"/>
                <w:bCs/>
              </w:rPr>
              <w:t>” to create a glitch free indication of a fabric wake.  The native IOSF clock can be used as it is guaranteed to be running if the Fabric/Router’s ISM state changes.</w:t>
            </w:r>
          </w:p>
        </w:tc>
        <w:tc>
          <w:tcPr>
            <w:tcW w:w="710" w:type="dxa"/>
          </w:tcPr>
          <w:p w14:paraId="7970FC73" w14:textId="45A5404E" w:rsidR="00387C24" w:rsidRPr="00995259" w:rsidRDefault="00FD1EF5" w:rsidP="00387C24">
            <w:pPr>
              <w:jc w:val="center"/>
              <w:cnfStyle w:val="000000010000" w:firstRow="0" w:lastRow="0" w:firstColumn="0" w:lastColumn="0" w:oddVBand="0" w:evenVBand="0" w:oddHBand="0" w:evenHBand="1" w:firstRowFirstColumn="0" w:firstRowLastColumn="0" w:lastRowFirstColumn="0" w:lastRowLastColumn="0"/>
              <w:rPr>
                <w:rFonts w:ascii="Neo Sans Intel" w:hAnsi="Neo Sans Intel"/>
              </w:rPr>
            </w:pPr>
            <w:r>
              <w:rPr>
                <w:rFonts w:ascii="Neo Sans Intel" w:hAnsi="Neo Sans Intel"/>
              </w:rPr>
              <w:t>IOSF</w:t>
            </w:r>
          </w:p>
        </w:tc>
        <w:tc>
          <w:tcPr>
            <w:tcW w:w="588" w:type="dxa"/>
          </w:tcPr>
          <w:p w14:paraId="7E91AF1A" w14:textId="2D1F4FED" w:rsidR="00387C24" w:rsidRPr="00DB6DD7" w:rsidRDefault="00EF145F" w:rsidP="00387C24">
            <w:pPr>
              <w:cnfStyle w:val="000000010000" w:firstRow="0" w:lastRow="0" w:firstColumn="0" w:lastColumn="0" w:oddVBand="0" w:evenVBand="0" w:oddHBand="0" w:evenHBand="1" w:firstRowFirstColumn="0" w:firstRowLastColumn="0" w:lastRowFirstColumn="0" w:lastRowLastColumn="0"/>
              <w:rPr>
                <w:rFonts w:ascii="Neo Sans Intel" w:hAnsi="Neo Sans Intel"/>
              </w:rPr>
            </w:pPr>
            <w:r>
              <w:rPr>
                <w:rFonts w:ascii="Neo Sans Intel" w:hAnsi="Neo Sans Intel"/>
              </w:rPr>
              <w:t>In</w:t>
            </w:r>
          </w:p>
        </w:tc>
        <w:tc>
          <w:tcPr>
            <w:tcW w:w="672" w:type="dxa"/>
          </w:tcPr>
          <w:p w14:paraId="35F764DE" w14:textId="63954011" w:rsidR="00387C24" w:rsidRPr="00995259" w:rsidRDefault="00EF145F" w:rsidP="00387C24">
            <w:pPr>
              <w:cnfStyle w:val="000000010000" w:firstRow="0" w:lastRow="0" w:firstColumn="0" w:lastColumn="0" w:oddVBand="0" w:evenVBand="0" w:oddHBand="0" w:evenHBand="1" w:firstRowFirstColumn="0" w:firstRowLastColumn="0" w:lastRowFirstColumn="0" w:lastRowLastColumn="0"/>
              <w:rPr>
                <w:rFonts w:ascii="Neo Sans Intel" w:hAnsi="Neo Sans Intel"/>
              </w:rPr>
            </w:pPr>
            <w:r>
              <w:rPr>
                <w:rFonts w:ascii="Neo Sans Intel" w:hAnsi="Neo Sans Intel"/>
              </w:rPr>
              <w:t>SoC</w:t>
            </w:r>
          </w:p>
        </w:tc>
      </w:tr>
      <w:tr w:rsidR="00087207" w:rsidRPr="00995259" w14:paraId="39D16576" w14:textId="77777777" w:rsidTr="00B71A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657073DB" w14:textId="76A28702" w:rsidR="00087207" w:rsidRDefault="00087207" w:rsidP="00087207">
            <w:pPr>
              <w:pStyle w:val="TableText"/>
              <w:jc w:val="left"/>
              <w:rPr>
                <w:rFonts w:ascii="Neo Sans Intel" w:hAnsi="Neo Sans Intel"/>
                <w:bCs w:val="0"/>
              </w:rPr>
            </w:pPr>
            <w:r w:rsidRPr="00087207">
              <w:rPr>
                <w:rFonts w:ascii="Neo Sans Intel" w:hAnsi="Neo Sans Intel"/>
                <w:bCs w:val="0"/>
              </w:rPr>
              <w:t>iosf_cdc_gclock_req_async</w:t>
            </w:r>
            <w:r>
              <w:rPr>
                <w:rFonts w:ascii="Neo Sans Intel" w:hAnsi="Neo Sans Intel"/>
                <w:bCs w:val="0"/>
              </w:rPr>
              <w:t xml:space="preserve"> </w:t>
            </w:r>
            <w:r w:rsidRPr="00087207">
              <w:rPr>
                <w:rFonts w:ascii="Neo Sans Intel" w:hAnsi="Neo Sans Intel"/>
              </w:rPr>
              <w:t>[IGCLK_REQ_ASYNC-1:0]</w:t>
            </w:r>
            <w:r>
              <w:rPr>
                <w:rFonts w:ascii="Neo Sans Intel" w:hAnsi="Neo Sans Intel"/>
                <w:bCs w:val="0"/>
              </w:rPr>
              <w:t xml:space="preserve"> / </w:t>
            </w:r>
          </w:p>
          <w:p w14:paraId="22128601" w14:textId="292B3D8A" w:rsidR="00087207" w:rsidRPr="002E3EB9" w:rsidRDefault="00087207" w:rsidP="00087207">
            <w:pPr>
              <w:pStyle w:val="TableText"/>
              <w:jc w:val="left"/>
              <w:rPr>
                <w:rFonts w:ascii="Neo Sans Intel" w:hAnsi="Neo Sans Intel"/>
                <w:bCs w:val="0"/>
              </w:rPr>
            </w:pPr>
            <w:r w:rsidRPr="00087207">
              <w:rPr>
                <w:rFonts w:ascii="Neo Sans Intel" w:hAnsi="Neo Sans Intel"/>
                <w:bCs w:val="0"/>
              </w:rPr>
              <w:t>non_iosf_cdc_gclock_req_async</w:t>
            </w:r>
            <w:r>
              <w:rPr>
                <w:rFonts w:ascii="Neo Sans Intel" w:hAnsi="Neo Sans Intel"/>
                <w:bCs w:val="0"/>
              </w:rPr>
              <w:t xml:space="preserve"> </w:t>
            </w:r>
            <w:r w:rsidRPr="00087207">
              <w:rPr>
                <w:rFonts w:ascii="Neo Sans Intel" w:hAnsi="Neo Sans Intel"/>
              </w:rPr>
              <w:t>[NGCLK_REQ_ASYNC-1:0]</w:t>
            </w:r>
          </w:p>
        </w:tc>
        <w:tc>
          <w:tcPr>
            <w:tcW w:w="4860" w:type="dxa"/>
          </w:tcPr>
          <w:p w14:paraId="186A67DD" w14:textId="7C7ECAF9" w:rsidR="00087207" w:rsidRDefault="00087207" w:rsidP="00087207">
            <w:pPr>
              <w:cnfStyle w:val="000000100000" w:firstRow="0" w:lastRow="0" w:firstColumn="0" w:lastColumn="0" w:oddVBand="0" w:evenVBand="0" w:oddHBand="1" w:evenHBand="0" w:firstRowFirstColumn="0" w:firstRowLastColumn="0" w:lastRowFirstColumn="0" w:lastRowLastColumn="0"/>
              <w:rPr>
                <w:rFonts w:ascii="Neo Sans Intel" w:hAnsi="Neo Sans Intel"/>
                <w:bCs/>
              </w:rPr>
            </w:pPr>
            <w:r w:rsidRPr="00B71A7F">
              <w:rPr>
                <w:rFonts w:ascii="Neo Sans Intel" w:hAnsi="Neo Sans Intel"/>
                <w:b/>
                <w:bCs/>
              </w:rPr>
              <w:t>IP Clock Requests</w:t>
            </w:r>
            <w:r>
              <w:rPr>
                <w:rFonts w:ascii="Neo Sans Intel" w:eastAsiaTheme="minorEastAsia" w:hAnsi="Neo Sans Intel" w:cstheme="minorBidi"/>
                <w:b/>
                <w:bCs/>
                <w:sz w:val="22"/>
                <w:szCs w:val="22"/>
                <w:lang w:eastAsia="zh-CN"/>
              </w:rPr>
              <w:t>.</w:t>
            </w:r>
            <w:r>
              <w:rPr>
                <w:rFonts w:ascii="Neo Sans Intel" w:hAnsi="Neo Sans Intel"/>
                <w:bCs/>
              </w:rPr>
              <w:t xml:space="preserve"> </w:t>
            </w:r>
          </w:p>
          <w:p w14:paraId="75793DD5" w14:textId="07D4EB31" w:rsidR="00087207" w:rsidRDefault="00087207" w:rsidP="00087207">
            <w:pPr>
              <w:cnfStyle w:val="000000100000" w:firstRow="0" w:lastRow="0" w:firstColumn="0" w:lastColumn="0" w:oddVBand="0" w:evenVBand="0" w:oddHBand="1" w:evenHBand="0" w:firstRowFirstColumn="0" w:firstRowLastColumn="0" w:lastRowFirstColumn="0" w:lastRowLastColumn="0"/>
              <w:rPr>
                <w:rFonts w:ascii="Neo Sans Intel" w:hAnsi="Neo Sans Intel"/>
                <w:bCs/>
              </w:rPr>
            </w:pPr>
            <w:r>
              <w:rPr>
                <w:rFonts w:ascii="Neo Sans Intel" w:hAnsi="Neo Sans Intel"/>
                <w:bCs/>
              </w:rPr>
              <w:t>Vector of individual clock requests from IP logic. Taken from CDCs’ “gclock_req_async” inputs.</w:t>
            </w:r>
          </w:p>
          <w:p w14:paraId="47460CCA" w14:textId="77777777" w:rsidR="00087207" w:rsidRDefault="00087207" w:rsidP="00087207">
            <w:pPr>
              <w:cnfStyle w:val="000000100000" w:firstRow="0" w:lastRow="0" w:firstColumn="0" w:lastColumn="0" w:oddVBand="0" w:evenVBand="0" w:oddHBand="1" w:evenHBand="0" w:firstRowFirstColumn="0" w:firstRowLastColumn="0" w:lastRowFirstColumn="0" w:lastRowLastColumn="0"/>
              <w:rPr>
                <w:rFonts w:ascii="Neo Sans Intel" w:hAnsi="Neo Sans Intel"/>
                <w:bCs/>
              </w:rPr>
            </w:pPr>
          </w:p>
          <w:p w14:paraId="3BAB916E" w14:textId="04D9AB90" w:rsidR="00087207" w:rsidRPr="00B71A7F" w:rsidRDefault="00087207" w:rsidP="00087207">
            <w:pPr>
              <w:spacing w:after="200"/>
              <w:cnfStyle w:val="000000100000" w:firstRow="0" w:lastRow="0" w:firstColumn="0" w:lastColumn="0" w:oddVBand="0" w:evenVBand="0" w:oddHBand="1" w:evenHBand="0" w:firstRowFirstColumn="0" w:firstRowLastColumn="0" w:lastRowFirstColumn="0" w:lastRowLastColumn="0"/>
              <w:rPr>
                <w:rFonts w:ascii="Neo Sans Intel" w:eastAsiaTheme="minorEastAsia" w:hAnsi="Neo Sans Intel" w:cstheme="minorBidi"/>
                <w:b/>
                <w:bCs/>
                <w:sz w:val="22"/>
                <w:szCs w:val="22"/>
                <w:lang w:eastAsia="zh-CN"/>
              </w:rPr>
            </w:pPr>
            <w:r>
              <w:rPr>
                <w:rFonts w:ascii="Neo Sans Intel" w:hAnsi="Neo Sans Intel"/>
                <w:bCs/>
              </w:rPr>
              <w:t>Separate input vectors exist for IOSF CDCs and Non-IOSF CDCs.</w:t>
            </w:r>
          </w:p>
        </w:tc>
        <w:tc>
          <w:tcPr>
            <w:tcW w:w="710" w:type="dxa"/>
          </w:tcPr>
          <w:p w14:paraId="3FF70439" w14:textId="77777777" w:rsidR="00387C24" w:rsidRPr="00995259" w:rsidRDefault="00387C24" w:rsidP="00387C24">
            <w:pPr>
              <w:jc w:val="center"/>
              <w:cnfStyle w:val="000000100000" w:firstRow="0" w:lastRow="0" w:firstColumn="0" w:lastColumn="0" w:oddVBand="0" w:evenVBand="0" w:oddHBand="1" w:evenHBand="0" w:firstRowFirstColumn="0" w:firstRowLastColumn="0" w:lastRowFirstColumn="0" w:lastRowLastColumn="0"/>
              <w:rPr>
                <w:rFonts w:ascii="Neo Sans Intel" w:hAnsi="Neo Sans Intel"/>
              </w:rPr>
            </w:pPr>
          </w:p>
        </w:tc>
        <w:tc>
          <w:tcPr>
            <w:tcW w:w="588" w:type="dxa"/>
          </w:tcPr>
          <w:p w14:paraId="0269E1B1" w14:textId="74E7E438" w:rsidR="00387C24" w:rsidRPr="00995259" w:rsidRDefault="00087207" w:rsidP="00387C24">
            <w:pPr>
              <w:cnfStyle w:val="000000100000" w:firstRow="0" w:lastRow="0" w:firstColumn="0" w:lastColumn="0" w:oddVBand="0" w:evenVBand="0" w:oddHBand="1" w:evenHBand="0" w:firstRowFirstColumn="0" w:firstRowLastColumn="0" w:lastRowFirstColumn="0" w:lastRowLastColumn="0"/>
              <w:rPr>
                <w:rFonts w:ascii="Neo Sans Intel" w:hAnsi="Neo Sans Intel"/>
              </w:rPr>
            </w:pPr>
            <w:r>
              <w:rPr>
                <w:rFonts w:ascii="Neo Sans Intel" w:hAnsi="Neo Sans Intel"/>
              </w:rPr>
              <w:t>In</w:t>
            </w:r>
          </w:p>
        </w:tc>
        <w:tc>
          <w:tcPr>
            <w:tcW w:w="672" w:type="dxa"/>
          </w:tcPr>
          <w:p w14:paraId="3303F4C1" w14:textId="43A33F87" w:rsidR="00387C24" w:rsidRPr="00995259" w:rsidRDefault="00087207" w:rsidP="00387C24">
            <w:pPr>
              <w:cnfStyle w:val="000000100000" w:firstRow="0" w:lastRow="0" w:firstColumn="0" w:lastColumn="0" w:oddVBand="0" w:evenVBand="0" w:oddHBand="1" w:evenHBand="0" w:firstRowFirstColumn="0" w:firstRowLastColumn="0" w:lastRowFirstColumn="0" w:lastRowLastColumn="0"/>
              <w:rPr>
                <w:rFonts w:ascii="Neo Sans Intel" w:hAnsi="Neo Sans Intel"/>
              </w:rPr>
            </w:pPr>
            <w:r>
              <w:rPr>
                <w:rFonts w:ascii="Neo Sans Intel" w:hAnsi="Neo Sans Intel"/>
              </w:rPr>
              <w:t>SIP</w:t>
            </w:r>
          </w:p>
        </w:tc>
      </w:tr>
      <w:tr w:rsidR="00087207" w:rsidRPr="00995259" w14:paraId="35D7999B" w14:textId="77777777" w:rsidTr="00B71A7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6EC6652C" w14:textId="5DB02AC5" w:rsidR="00087207" w:rsidRDefault="00087207" w:rsidP="00087207">
            <w:pPr>
              <w:pStyle w:val="TableText"/>
              <w:jc w:val="left"/>
              <w:rPr>
                <w:rFonts w:ascii="Neo Sans Intel" w:hAnsi="Neo Sans Intel"/>
                <w:bCs w:val="0"/>
              </w:rPr>
            </w:pPr>
            <w:r>
              <w:rPr>
                <w:rFonts w:ascii="Neo Sans Intel" w:hAnsi="Neo Sans Intel"/>
                <w:bCs w:val="0"/>
              </w:rPr>
              <w:t>iosf_cdc_gclock_ack</w:t>
            </w:r>
            <w:r w:rsidRPr="00087207">
              <w:rPr>
                <w:rFonts w:ascii="Neo Sans Intel" w:hAnsi="Neo Sans Intel"/>
                <w:bCs w:val="0"/>
              </w:rPr>
              <w:t>_async</w:t>
            </w:r>
            <w:r>
              <w:rPr>
                <w:rFonts w:ascii="Neo Sans Intel" w:hAnsi="Neo Sans Intel"/>
                <w:bCs w:val="0"/>
              </w:rPr>
              <w:t xml:space="preserve"> </w:t>
            </w:r>
            <w:r w:rsidRPr="00E20DDA">
              <w:rPr>
                <w:rFonts w:ascii="Neo Sans Intel" w:hAnsi="Neo Sans Intel"/>
                <w:b w:val="0"/>
                <w:bCs w:val="0"/>
              </w:rPr>
              <w:t>[IGCLK_REQ_ASYNC-1:0]</w:t>
            </w:r>
            <w:r>
              <w:rPr>
                <w:rFonts w:ascii="Neo Sans Intel" w:hAnsi="Neo Sans Intel"/>
                <w:bCs w:val="0"/>
              </w:rPr>
              <w:t xml:space="preserve"> / </w:t>
            </w:r>
          </w:p>
          <w:p w14:paraId="2B98AD87" w14:textId="46397439" w:rsidR="00087207" w:rsidRPr="00087207" w:rsidRDefault="00087207" w:rsidP="00087207">
            <w:pPr>
              <w:pStyle w:val="TableText"/>
              <w:jc w:val="left"/>
              <w:rPr>
                <w:rFonts w:ascii="Neo Sans Intel" w:hAnsi="Neo Sans Intel"/>
              </w:rPr>
            </w:pPr>
            <w:r w:rsidRPr="00087207">
              <w:rPr>
                <w:rFonts w:ascii="Neo Sans Intel" w:hAnsi="Neo Sans Intel"/>
                <w:bCs w:val="0"/>
              </w:rPr>
              <w:t>non_iosf_cdc_gclock_</w:t>
            </w:r>
            <w:r>
              <w:rPr>
                <w:rFonts w:ascii="Neo Sans Intel" w:hAnsi="Neo Sans Intel"/>
                <w:bCs w:val="0"/>
              </w:rPr>
              <w:t>ack</w:t>
            </w:r>
            <w:r w:rsidRPr="00087207">
              <w:rPr>
                <w:rFonts w:ascii="Neo Sans Intel" w:hAnsi="Neo Sans Intel"/>
                <w:bCs w:val="0"/>
              </w:rPr>
              <w:t>_async</w:t>
            </w:r>
            <w:r>
              <w:rPr>
                <w:rFonts w:ascii="Neo Sans Intel" w:hAnsi="Neo Sans Intel"/>
                <w:bCs w:val="0"/>
              </w:rPr>
              <w:t xml:space="preserve"> </w:t>
            </w:r>
            <w:r w:rsidRPr="00E20DDA">
              <w:rPr>
                <w:rFonts w:ascii="Neo Sans Intel" w:hAnsi="Neo Sans Intel"/>
                <w:b w:val="0"/>
                <w:bCs w:val="0"/>
              </w:rPr>
              <w:t>[NGCLK_REQ_ASYNC-1:0]</w:t>
            </w:r>
          </w:p>
        </w:tc>
        <w:tc>
          <w:tcPr>
            <w:tcW w:w="4860" w:type="dxa"/>
          </w:tcPr>
          <w:p w14:paraId="24B72F24" w14:textId="35832BBF" w:rsidR="00087207" w:rsidRDefault="00087207" w:rsidP="00087207">
            <w:pPr>
              <w:cnfStyle w:val="000000010000" w:firstRow="0" w:lastRow="0" w:firstColumn="0" w:lastColumn="0" w:oddVBand="0" w:evenVBand="0" w:oddHBand="0" w:evenHBand="1" w:firstRowFirstColumn="0" w:firstRowLastColumn="0" w:lastRowFirstColumn="0" w:lastRowLastColumn="0"/>
              <w:rPr>
                <w:rFonts w:ascii="Neo Sans Intel" w:hAnsi="Neo Sans Intel"/>
                <w:bCs/>
              </w:rPr>
            </w:pPr>
            <w:r w:rsidRPr="00E20DDA">
              <w:rPr>
                <w:rFonts w:ascii="Neo Sans Intel" w:eastAsiaTheme="minorEastAsia" w:hAnsi="Neo Sans Intel" w:cstheme="minorBidi"/>
                <w:b/>
                <w:bCs/>
                <w:sz w:val="22"/>
                <w:szCs w:val="22"/>
                <w:lang w:eastAsia="zh-CN"/>
              </w:rPr>
              <w:t xml:space="preserve">IP Clock </w:t>
            </w:r>
            <w:r>
              <w:rPr>
                <w:rFonts w:ascii="Neo Sans Intel" w:eastAsiaTheme="minorEastAsia" w:hAnsi="Neo Sans Intel" w:cstheme="minorBidi"/>
                <w:b/>
                <w:bCs/>
                <w:sz w:val="22"/>
                <w:szCs w:val="22"/>
                <w:lang w:eastAsia="zh-CN"/>
              </w:rPr>
              <w:t>Acknowledgments.</w:t>
            </w:r>
            <w:r>
              <w:rPr>
                <w:rFonts w:ascii="Neo Sans Intel" w:hAnsi="Neo Sans Intel"/>
                <w:bCs/>
              </w:rPr>
              <w:t xml:space="preserve"> </w:t>
            </w:r>
          </w:p>
          <w:p w14:paraId="22984EB3" w14:textId="6B74D4E8" w:rsidR="00087207" w:rsidRDefault="00087207" w:rsidP="00087207">
            <w:pPr>
              <w:cnfStyle w:val="000000010000" w:firstRow="0" w:lastRow="0" w:firstColumn="0" w:lastColumn="0" w:oddVBand="0" w:evenVBand="0" w:oddHBand="0" w:evenHBand="1" w:firstRowFirstColumn="0" w:firstRowLastColumn="0" w:lastRowFirstColumn="0" w:lastRowLastColumn="0"/>
              <w:rPr>
                <w:rFonts w:ascii="Neo Sans Intel" w:hAnsi="Neo Sans Intel"/>
                <w:bCs/>
              </w:rPr>
            </w:pPr>
            <w:r>
              <w:rPr>
                <w:rFonts w:ascii="Neo Sans Intel" w:hAnsi="Neo Sans Intel"/>
                <w:bCs/>
              </w:rPr>
              <w:t>Vector of individual clock request acknowledgments from the CDCs to the IP logic. Taken from CDCs’ “</w:t>
            </w:r>
            <w:proofErr w:type="spellStart"/>
            <w:r>
              <w:rPr>
                <w:rFonts w:ascii="Neo Sans Intel" w:hAnsi="Neo Sans Intel"/>
                <w:bCs/>
              </w:rPr>
              <w:t>gclock_ack_async</w:t>
            </w:r>
            <w:proofErr w:type="spellEnd"/>
            <w:r>
              <w:rPr>
                <w:rFonts w:ascii="Neo Sans Intel" w:hAnsi="Neo Sans Intel"/>
                <w:bCs/>
              </w:rPr>
              <w:t>” outputs.</w:t>
            </w:r>
          </w:p>
          <w:p w14:paraId="480FDB9B" w14:textId="77777777" w:rsidR="00087207" w:rsidRDefault="00087207" w:rsidP="00087207">
            <w:pPr>
              <w:cnfStyle w:val="000000010000" w:firstRow="0" w:lastRow="0" w:firstColumn="0" w:lastColumn="0" w:oddVBand="0" w:evenVBand="0" w:oddHBand="0" w:evenHBand="1" w:firstRowFirstColumn="0" w:firstRowLastColumn="0" w:lastRowFirstColumn="0" w:lastRowLastColumn="0"/>
              <w:rPr>
                <w:rFonts w:ascii="Neo Sans Intel" w:hAnsi="Neo Sans Intel"/>
                <w:bCs/>
              </w:rPr>
            </w:pPr>
          </w:p>
          <w:p w14:paraId="1B45D635" w14:textId="00075A3B" w:rsidR="00087207" w:rsidRPr="00087207" w:rsidRDefault="00087207" w:rsidP="00087207">
            <w:pPr>
              <w:cnfStyle w:val="000000010000" w:firstRow="0" w:lastRow="0" w:firstColumn="0" w:lastColumn="0" w:oddVBand="0" w:evenVBand="0" w:oddHBand="0" w:evenHBand="1" w:firstRowFirstColumn="0" w:firstRowLastColumn="0" w:lastRowFirstColumn="0" w:lastRowLastColumn="0"/>
              <w:rPr>
                <w:rFonts w:ascii="Neo Sans Intel" w:hAnsi="Neo Sans Intel"/>
                <w:b/>
                <w:bCs/>
              </w:rPr>
            </w:pPr>
            <w:r>
              <w:rPr>
                <w:rFonts w:ascii="Neo Sans Intel" w:hAnsi="Neo Sans Intel"/>
                <w:bCs/>
              </w:rPr>
              <w:t>Separate input vectors exist for IOSF CDCs and Non-IOSF CDCs.</w:t>
            </w:r>
          </w:p>
        </w:tc>
        <w:tc>
          <w:tcPr>
            <w:tcW w:w="710" w:type="dxa"/>
          </w:tcPr>
          <w:p w14:paraId="613771A4" w14:textId="77777777" w:rsidR="00087207" w:rsidRPr="00995259" w:rsidRDefault="00087207" w:rsidP="00087207">
            <w:pPr>
              <w:jc w:val="center"/>
              <w:cnfStyle w:val="000000010000" w:firstRow="0" w:lastRow="0" w:firstColumn="0" w:lastColumn="0" w:oddVBand="0" w:evenVBand="0" w:oddHBand="0" w:evenHBand="1" w:firstRowFirstColumn="0" w:firstRowLastColumn="0" w:lastRowFirstColumn="0" w:lastRowLastColumn="0"/>
              <w:rPr>
                <w:rFonts w:ascii="Neo Sans Intel" w:hAnsi="Neo Sans Intel"/>
              </w:rPr>
            </w:pPr>
          </w:p>
        </w:tc>
        <w:tc>
          <w:tcPr>
            <w:tcW w:w="588" w:type="dxa"/>
          </w:tcPr>
          <w:p w14:paraId="270F77DF" w14:textId="7E05F478" w:rsidR="00087207" w:rsidRDefault="00087207" w:rsidP="00087207">
            <w:pPr>
              <w:cnfStyle w:val="000000010000" w:firstRow="0" w:lastRow="0" w:firstColumn="0" w:lastColumn="0" w:oddVBand="0" w:evenVBand="0" w:oddHBand="0" w:evenHBand="1" w:firstRowFirstColumn="0" w:firstRowLastColumn="0" w:lastRowFirstColumn="0" w:lastRowLastColumn="0"/>
              <w:rPr>
                <w:rFonts w:ascii="Neo Sans Intel" w:hAnsi="Neo Sans Intel"/>
              </w:rPr>
            </w:pPr>
            <w:r>
              <w:rPr>
                <w:rFonts w:ascii="Neo Sans Intel" w:hAnsi="Neo Sans Intel"/>
              </w:rPr>
              <w:t>In</w:t>
            </w:r>
          </w:p>
        </w:tc>
        <w:tc>
          <w:tcPr>
            <w:tcW w:w="672" w:type="dxa"/>
          </w:tcPr>
          <w:p w14:paraId="177670F1" w14:textId="79A2EB76" w:rsidR="00087207" w:rsidRDefault="00087207" w:rsidP="00087207">
            <w:pPr>
              <w:cnfStyle w:val="000000010000" w:firstRow="0" w:lastRow="0" w:firstColumn="0" w:lastColumn="0" w:oddVBand="0" w:evenVBand="0" w:oddHBand="0" w:evenHBand="1" w:firstRowFirstColumn="0" w:firstRowLastColumn="0" w:lastRowFirstColumn="0" w:lastRowLastColumn="0"/>
              <w:rPr>
                <w:rFonts w:ascii="Neo Sans Intel" w:hAnsi="Neo Sans Intel"/>
              </w:rPr>
            </w:pPr>
            <w:r>
              <w:rPr>
                <w:rFonts w:ascii="Neo Sans Intel" w:hAnsi="Neo Sans Intel"/>
              </w:rPr>
              <w:t>CDCs</w:t>
            </w:r>
          </w:p>
        </w:tc>
      </w:tr>
      <w:tr w:rsidR="00087207" w:rsidRPr="00995259" w14:paraId="7DEE4DF2" w14:textId="77777777" w:rsidTr="00B71A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7A8F5B22" w14:textId="519E4711" w:rsidR="00087207" w:rsidRDefault="00087207" w:rsidP="00087207">
            <w:pPr>
              <w:pStyle w:val="TableText"/>
              <w:jc w:val="left"/>
              <w:rPr>
                <w:rFonts w:ascii="Neo Sans Intel" w:hAnsi="Neo Sans Intel"/>
                <w:bCs w:val="0"/>
              </w:rPr>
            </w:pPr>
            <w:r>
              <w:rPr>
                <w:rFonts w:ascii="Neo Sans Intel" w:hAnsi="Neo Sans Intel"/>
                <w:bCs w:val="0"/>
              </w:rPr>
              <w:t>async_pwrgate_disabled</w:t>
            </w:r>
          </w:p>
        </w:tc>
        <w:tc>
          <w:tcPr>
            <w:tcW w:w="4860" w:type="dxa"/>
          </w:tcPr>
          <w:p w14:paraId="1A0C14FF" w14:textId="77777777" w:rsidR="00087207" w:rsidRDefault="00087207" w:rsidP="00087207">
            <w:pPr>
              <w:cnfStyle w:val="000000100000" w:firstRow="0" w:lastRow="0" w:firstColumn="0" w:lastColumn="0" w:oddVBand="0" w:evenVBand="0" w:oddHBand="1" w:evenHBand="0" w:firstRowFirstColumn="0" w:firstRowLastColumn="0" w:lastRowFirstColumn="0" w:lastRowLastColumn="0"/>
              <w:rPr>
                <w:rFonts w:ascii="Neo Sans Intel" w:hAnsi="Neo Sans Intel"/>
                <w:b/>
                <w:bCs/>
              </w:rPr>
            </w:pPr>
            <w:r>
              <w:rPr>
                <w:rFonts w:ascii="Neo Sans Intel" w:hAnsi="Neo Sans Intel"/>
                <w:b/>
                <w:bCs/>
              </w:rPr>
              <w:t>Power Gate Disabled Indication.</w:t>
            </w:r>
          </w:p>
          <w:p w14:paraId="31809327" w14:textId="796566F9" w:rsidR="00087207" w:rsidRDefault="00AD3393" w:rsidP="00087207">
            <w:pPr>
              <w:cnfStyle w:val="000000100000" w:firstRow="0" w:lastRow="0" w:firstColumn="0" w:lastColumn="0" w:oddVBand="0" w:evenVBand="0" w:oddHBand="1" w:evenHBand="0" w:firstRowFirstColumn="0" w:firstRowLastColumn="0" w:lastRowFirstColumn="0" w:lastRowLastColumn="0"/>
              <w:rPr>
                <w:rFonts w:ascii="Neo Sans Intel" w:hAnsi="Neo Sans Intel"/>
                <w:bCs/>
              </w:rPr>
            </w:pPr>
            <w:r>
              <w:rPr>
                <w:rFonts w:ascii="Neo Sans Intel" w:hAnsi="Neo Sans Intel"/>
                <w:bCs/>
              </w:rPr>
              <w:t>Indication of whether IP-Accessible power-gating is disabled.</w:t>
            </w:r>
            <w:r w:rsidR="00C874C2">
              <w:rPr>
                <w:rFonts w:ascii="Neo Sans Intel" w:hAnsi="Neo Sans Intel"/>
                <w:bCs/>
              </w:rPr>
              <w:t xml:space="preserve">  This signal will be similar to the “</w:t>
            </w:r>
            <w:proofErr w:type="spellStart"/>
            <w:r w:rsidR="00C874C2">
              <w:rPr>
                <w:rFonts w:ascii="Neo Sans Intel" w:hAnsi="Neo Sans Intel"/>
                <w:bCs/>
              </w:rPr>
              <w:t>pwrgate_disabled</w:t>
            </w:r>
            <w:proofErr w:type="spellEnd"/>
            <w:r w:rsidR="00C874C2">
              <w:rPr>
                <w:rFonts w:ascii="Neo Sans Intel" w:hAnsi="Neo Sans Intel"/>
                <w:bCs/>
              </w:rPr>
              <w:t>” input on the CDCs, however it is required to be asynchronous.</w:t>
            </w:r>
          </w:p>
          <w:p w14:paraId="401D4D67" w14:textId="77777777" w:rsidR="00AD3393" w:rsidRDefault="00AD3393" w:rsidP="00087207">
            <w:pPr>
              <w:cnfStyle w:val="000000100000" w:firstRow="0" w:lastRow="0" w:firstColumn="0" w:lastColumn="0" w:oddVBand="0" w:evenVBand="0" w:oddHBand="1" w:evenHBand="0" w:firstRowFirstColumn="0" w:firstRowLastColumn="0" w:lastRowFirstColumn="0" w:lastRowLastColumn="0"/>
              <w:rPr>
                <w:rFonts w:ascii="Neo Sans Intel" w:hAnsi="Neo Sans Intel"/>
                <w:bCs/>
              </w:rPr>
            </w:pPr>
          </w:p>
          <w:p w14:paraId="081F7D00" w14:textId="77777777" w:rsidR="00AD3393" w:rsidRDefault="00AD3393" w:rsidP="00AD3393">
            <w:pPr>
              <w:cnfStyle w:val="000000100000" w:firstRow="0" w:lastRow="0" w:firstColumn="0" w:lastColumn="0" w:oddVBand="0" w:evenVBand="0" w:oddHBand="1" w:evenHBand="0" w:firstRowFirstColumn="0" w:firstRowLastColumn="0" w:lastRowFirstColumn="0" w:lastRowLastColumn="0"/>
              <w:rPr>
                <w:rFonts w:ascii="Neo Sans Intel" w:hAnsi="Neo Sans Intel"/>
                <w:bCs/>
              </w:rPr>
            </w:pPr>
            <w:r>
              <w:rPr>
                <w:rFonts w:ascii="Neo Sans Intel" w:hAnsi="Neo Sans Intel"/>
                <w:bCs/>
              </w:rPr>
              <w:t>A change in the value of this signal wakes up the PGCB clock.  For this reason, this signal must be able to toggle when the PGCB clock is gated</w:t>
            </w:r>
            <w:r w:rsidR="00C874C2">
              <w:rPr>
                <w:rFonts w:ascii="Neo Sans Intel" w:hAnsi="Neo Sans Intel"/>
                <w:bCs/>
              </w:rPr>
              <w:t>.</w:t>
            </w:r>
          </w:p>
          <w:p w14:paraId="3389EEEB" w14:textId="77777777" w:rsidR="00C874C2" w:rsidRDefault="00C874C2" w:rsidP="00AD3393">
            <w:pPr>
              <w:cnfStyle w:val="000000100000" w:firstRow="0" w:lastRow="0" w:firstColumn="0" w:lastColumn="0" w:oddVBand="0" w:evenVBand="0" w:oddHBand="1" w:evenHBand="0" w:firstRowFirstColumn="0" w:firstRowLastColumn="0" w:lastRowFirstColumn="0" w:lastRowLastColumn="0"/>
              <w:rPr>
                <w:rFonts w:ascii="Neo Sans Intel" w:hAnsi="Neo Sans Intel"/>
                <w:bCs/>
              </w:rPr>
            </w:pPr>
          </w:p>
          <w:p w14:paraId="3BEF0A3B" w14:textId="25741118" w:rsidR="00C874C2" w:rsidRDefault="00FC2D22" w:rsidP="00AD3393">
            <w:pPr>
              <w:cnfStyle w:val="000000100000" w:firstRow="0" w:lastRow="0" w:firstColumn="0" w:lastColumn="0" w:oddVBand="0" w:evenVBand="0" w:oddHBand="1" w:evenHBand="0" w:firstRowFirstColumn="0" w:firstRowLastColumn="0" w:lastRowFirstColumn="0" w:lastRowLastColumn="0"/>
              <w:rPr>
                <w:rFonts w:ascii="Neo Sans Intel" w:hAnsi="Neo Sans Intel"/>
                <w:bCs/>
              </w:rPr>
            </w:pPr>
            <w:r>
              <w:rPr>
                <w:rFonts w:ascii="Neo Sans Intel" w:hAnsi="Neo Sans Intel"/>
                <w:bCs/>
              </w:rPr>
              <w:t>In the typical case, t</w:t>
            </w:r>
            <w:r w:rsidR="00C874C2">
              <w:rPr>
                <w:rFonts w:ascii="Neo Sans Intel" w:hAnsi="Neo Sans Intel"/>
                <w:bCs/>
              </w:rPr>
              <w:t>he CDC integration guide suggests that “</w:t>
            </w:r>
            <w:proofErr w:type="spellStart"/>
            <w:r w:rsidR="00C874C2">
              <w:rPr>
                <w:rFonts w:ascii="Neo Sans Intel" w:hAnsi="Neo Sans Intel"/>
                <w:bCs/>
              </w:rPr>
              <w:t>pwrgate_disabled</w:t>
            </w:r>
            <w:proofErr w:type="spellEnd"/>
            <w:r w:rsidR="00C874C2">
              <w:rPr>
                <w:rFonts w:ascii="Neo Sans Intel" w:hAnsi="Neo Sans Intel"/>
                <w:bCs/>
              </w:rPr>
              <w:t>” could consist of the following logic:</w:t>
            </w:r>
          </w:p>
          <w:p w14:paraId="79D4FF5D" w14:textId="77777777" w:rsidR="00C874C2" w:rsidRPr="00B71A7F" w:rsidRDefault="00C874C2" w:rsidP="00AD3393">
            <w:pPr>
              <w:cnfStyle w:val="000000100000" w:firstRow="0" w:lastRow="0" w:firstColumn="0" w:lastColumn="0" w:oddVBand="0" w:evenVBand="0" w:oddHBand="1" w:evenHBand="0" w:firstRowFirstColumn="0" w:firstRowLastColumn="0" w:lastRowFirstColumn="0" w:lastRowLastColumn="0"/>
              <w:rPr>
                <w:rFonts w:ascii="Courier New" w:hAnsi="Courier New" w:cs="Courier New"/>
                <w:bCs/>
                <w:sz w:val="18"/>
              </w:rPr>
            </w:pPr>
            <w:r w:rsidRPr="00B71A7F">
              <w:rPr>
                <w:rFonts w:ascii="Courier New" w:hAnsi="Courier New" w:cs="Courier New"/>
                <w:bCs/>
                <w:sz w:val="18"/>
              </w:rPr>
              <w:t>(PCE.HAE) ||</w:t>
            </w:r>
          </w:p>
          <w:p w14:paraId="66147545" w14:textId="77777777" w:rsidR="00C874C2" w:rsidRPr="00B71A7F" w:rsidRDefault="00C874C2" w:rsidP="00AD3393">
            <w:pPr>
              <w:cnfStyle w:val="000000100000" w:firstRow="0" w:lastRow="0" w:firstColumn="0" w:lastColumn="0" w:oddVBand="0" w:evenVBand="0" w:oddHBand="1" w:evenHBand="0" w:firstRowFirstColumn="0" w:firstRowLastColumn="0" w:lastRowFirstColumn="0" w:lastRowLastColumn="0"/>
              <w:rPr>
                <w:rFonts w:ascii="Courier New" w:hAnsi="Courier New" w:cs="Courier New"/>
                <w:bCs/>
                <w:sz w:val="18"/>
              </w:rPr>
            </w:pPr>
            <w:r w:rsidRPr="00B71A7F">
              <w:rPr>
                <w:rFonts w:ascii="Courier New" w:hAnsi="Courier New" w:cs="Courier New"/>
                <w:bCs/>
                <w:sz w:val="18"/>
              </w:rPr>
              <w:t xml:space="preserve">(PCE.D3HE &amp;&amp; </w:t>
            </w:r>
            <w:r w:rsidR="00FC2D22" w:rsidRPr="00B71A7F">
              <w:rPr>
                <w:rFonts w:ascii="Courier New" w:hAnsi="Courier New" w:cs="Courier New"/>
                <w:bCs/>
                <w:sz w:val="18"/>
              </w:rPr>
              <w:t>PMCSR[1:0]==’11’) ||</w:t>
            </w:r>
          </w:p>
          <w:p w14:paraId="0A3FFFE1" w14:textId="77777777" w:rsidR="00FC2D22" w:rsidRPr="00B71A7F" w:rsidRDefault="00FC2D22" w:rsidP="00AD3393">
            <w:pPr>
              <w:cnfStyle w:val="000000100000" w:firstRow="0" w:lastRow="0" w:firstColumn="0" w:lastColumn="0" w:oddVBand="0" w:evenVBand="0" w:oddHBand="1" w:evenHBand="0" w:firstRowFirstColumn="0" w:firstRowLastColumn="0" w:lastRowFirstColumn="0" w:lastRowLastColumn="0"/>
              <w:rPr>
                <w:rFonts w:ascii="Courier New" w:hAnsi="Courier New" w:cs="Courier New"/>
                <w:bCs/>
                <w:sz w:val="18"/>
              </w:rPr>
            </w:pPr>
            <w:r w:rsidRPr="00B71A7F">
              <w:rPr>
                <w:rFonts w:ascii="Courier New" w:hAnsi="Courier New" w:cs="Courier New"/>
                <w:bCs/>
                <w:sz w:val="18"/>
              </w:rPr>
              <w:t>(PCE.I3E &amp;&amp; D0i3C[2]==’1’) ||</w:t>
            </w:r>
          </w:p>
          <w:p w14:paraId="6539D223" w14:textId="77777777" w:rsidR="00FC2D22" w:rsidRPr="00B71A7F" w:rsidRDefault="00FC2D22" w:rsidP="00AD3393">
            <w:pPr>
              <w:cnfStyle w:val="000000100000" w:firstRow="0" w:lastRow="0" w:firstColumn="0" w:lastColumn="0" w:oddVBand="0" w:evenVBand="0" w:oddHBand="1" w:evenHBand="0" w:firstRowFirstColumn="0" w:firstRowLastColumn="0" w:lastRowFirstColumn="0" w:lastRowLastColumn="0"/>
              <w:rPr>
                <w:rFonts w:ascii="Courier New" w:hAnsi="Courier New" w:cs="Courier New"/>
                <w:bCs/>
                <w:sz w:val="18"/>
              </w:rPr>
            </w:pPr>
            <w:r w:rsidRPr="00B71A7F">
              <w:rPr>
                <w:rFonts w:ascii="Courier New" w:hAnsi="Courier New" w:cs="Courier New"/>
                <w:bCs/>
                <w:sz w:val="18"/>
              </w:rPr>
              <w:t>(PCE.PMCRE &amp;&amp; pmc_ip_sw_pg_req_b==’0’)</w:t>
            </w:r>
          </w:p>
          <w:p w14:paraId="7C9A5820" w14:textId="77777777" w:rsidR="00FC2D22" w:rsidRDefault="00FC2D22" w:rsidP="00AD3393">
            <w:pPr>
              <w:cnfStyle w:val="000000100000" w:firstRow="0" w:lastRow="0" w:firstColumn="0" w:lastColumn="0" w:oddVBand="0" w:evenVBand="0" w:oddHBand="1" w:evenHBand="0" w:firstRowFirstColumn="0" w:firstRowLastColumn="0" w:lastRowFirstColumn="0" w:lastRowLastColumn="0"/>
              <w:rPr>
                <w:rFonts w:ascii="Neo Sans Intel" w:hAnsi="Neo Sans Intel"/>
                <w:bCs/>
              </w:rPr>
            </w:pPr>
          </w:p>
          <w:p w14:paraId="19006E90" w14:textId="719970EB" w:rsidR="00FC2D22" w:rsidRDefault="00FC2D22" w:rsidP="00AD3393">
            <w:pPr>
              <w:cnfStyle w:val="000000100000" w:firstRow="0" w:lastRow="0" w:firstColumn="0" w:lastColumn="0" w:oddVBand="0" w:evenVBand="0" w:oddHBand="1" w:evenHBand="0" w:firstRowFirstColumn="0" w:firstRowLastColumn="0" w:lastRowFirstColumn="0" w:lastRowLastColumn="0"/>
              <w:rPr>
                <w:rFonts w:ascii="Neo Sans Intel" w:hAnsi="Neo Sans Intel"/>
                <w:bCs/>
              </w:rPr>
            </w:pPr>
            <w:r>
              <w:rPr>
                <w:rFonts w:ascii="Neo Sans Intel" w:hAnsi="Neo Sans Intel"/>
                <w:bCs/>
              </w:rPr>
              <w:t xml:space="preserve">If the registers contributing to this logic are part of the power-gate domain, then the PGCB clock would be </w:t>
            </w:r>
            <w:proofErr w:type="spellStart"/>
            <w:r>
              <w:rPr>
                <w:rFonts w:ascii="Neo Sans Intel" w:hAnsi="Neo Sans Intel"/>
                <w:bCs/>
              </w:rPr>
              <w:t>ungated</w:t>
            </w:r>
            <w:proofErr w:type="spellEnd"/>
            <w:r>
              <w:rPr>
                <w:rFonts w:ascii="Neo Sans Intel" w:hAnsi="Neo Sans Intel"/>
                <w:bCs/>
              </w:rPr>
              <w:t xml:space="preserve"> when they are changed due to the corresponding CDC’s clkreq being asserted.  So the only portion that would be required for this input would be:</w:t>
            </w:r>
          </w:p>
          <w:p w14:paraId="315E677B" w14:textId="77777777" w:rsidR="00FC2D22" w:rsidRPr="00E20DDA" w:rsidRDefault="00FC2D22" w:rsidP="00FC2D22">
            <w:pPr>
              <w:cnfStyle w:val="000000100000" w:firstRow="0" w:lastRow="0" w:firstColumn="0" w:lastColumn="0" w:oddVBand="0" w:evenVBand="0" w:oddHBand="1" w:evenHBand="0" w:firstRowFirstColumn="0" w:firstRowLastColumn="0" w:lastRowFirstColumn="0" w:lastRowLastColumn="0"/>
              <w:rPr>
                <w:rFonts w:ascii="Courier New" w:hAnsi="Courier New" w:cs="Courier New"/>
                <w:bCs/>
                <w:sz w:val="18"/>
              </w:rPr>
            </w:pPr>
            <w:r w:rsidRPr="00E20DDA">
              <w:rPr>
                <w:rFonts w:ascii="Courier New" w:hAnsi="Courier New" w:cs="Courier New"/>
                <w:bCs/>
                <w:sz w:val="18"/>
              </w:rPr>
              <w:t>(PCE.PMCRE &amp;&amp; pmc_ip_sw_pg_req_b==’0’)</w:t>
            </w:r>
          </w:p>
          <w:p w14:paraId="0BEF03FA" w14:textId="77777777" w:rsidR="00FC2D22" w:rsidRDefault="00FC2D22" w:rsidP="00AD3393">
            <w:pPr>
              <w:cnfStyle w:val="000000100000" w:firstRow="0" w:lastRow="0" w:firstColumn="0" w:lastColumn="0" w:oddVBand="0" w:evenVBand="0" w:oddHBand="1" w:evenHBand="0" w:firstRowFirstColumn="0" w:firstRowLastColumn="0" w:lastRowFirstColumn="0" w:lastRowLastColumn="0"/>
              <w:rPr>
                <w:rFonts w:ascii="Neo Sans Intel" w:hAnsi="Neo Sans Intel"/>
                <w:bCs/>
              </w:rPr>
            </w:pPr>
            <w:r>
              <w:rPr>
                <w:rFonts w:ascii="Neo Sans Intel" w:hAnsi="Neo Sans Intel"/>
                <w:bCs/>
              </w:rPr>
              <w:t>And “pmc_ip_sw_pg_req_b” would be the raw/async input from PMC.</w:t>
            </w:r>
          </w:p>
          <w:p w14:paraId="7DDE4441" w14:textId="77777777" w:rsidR="00FC2D22" w:rsidRDefault="00FC2D22" w:rsidP="00AD3393">
            <w:pPr>
              <w:cnfStyle w:val="000000100000" w:firstRow="0" w:lastRow="0" w:firstColumn="0" w:lastColumn="0" w:oddVBand="0" w:evenVBand="0" w:oddHBand="1" w:evenHBand="0" w:firstRowFirstColumn="0" w:firstRowLastColumn="0" w:lastRowFirstColumn="0" w:lastRowLastColumn="0"/>
              <w:rPr>
                <w:rFonts w:ascii="Neo Sans Intel" w:hAnsi="Neo Sans Intel"/>
                <w:bCs/>
              </w:rPr>
            </w:pPr>
          </w:p>
          <w:p w14:paraId="13F995F6" w14:textId="77777777" w:rsidR="00FC2D22" w:rsidRDefault="00FC2D22" w:rsidP="00AD3393">
            <w:pPr>
              <w:cnfStyle w:val="000000100000" w:firstRow="0" w:lastRow="0" w:firstColumn="0" w:lastColumn="0" w:oddVBand="0" w:evenVBand="0" w:oddHBand="1" w:evenHBand="0" w:firstRowFirstColumn="0" w:firstRowLastColumn="0" w:lastRowFirstColumn="0" w:lastRowLastColumn="0"/>
              <w:rPr>
                <w:rFonts w:ascii="Neo Sans Intel" w:hAnsi="Neo Sans Intel"/>
                <w:bCs/>
              </w:rPr>
            </w:pPr>
            <w:r>
              <w:rPr>
                <w:rFonts w:ascii="Neo Sans Intel" w:hAnsi="Neo Sans Intel"/>
                <w:bCs/>
              </w:rPr>
              <w:t>Note that some IPs may have other logic contributing to the “</w:t>
            </w:r>
            <w:proofErr w:type="spellStart"/>
            <w:r>
              <w:rPr>
                <w:rFonts w:ascii="Neo Sans Intel" w:hAnsi="Neo Sans Intel"/>
                <w:bCs/>
              </w:rPr>
              <w:t>pwrgate_disabled</w:t>
            </w:r>
            <w:proofErr w:type="spellEnd"/>
            <w:r>
              <w:rPr>
                <w:rFonts w:ascii="Neo Sans Intel" w:hAnsi="Neo Sans Intel"/>
                <w:bCs/>
              </w:rPr>
              <w:t>” term, and so this logic will be IP specific and should be looked at carefully for each IP.</w:t>
            </w:r>
          </w:p>
          <w:p w14:paraId="68A8283A" w14:textId="0EE100C0" w:rsidR="00FC2D22" w:rsidRPr="00B71A7F" w:rsidRDefault="00FC2D22" w:rsidP="00AD3393">
            <w:pPr>
              <w:cnfStyle w:val="000000100000" w:firstRow="0" w:lastRow="0" w:firstColumn="0" w:lastColumn="0" w:oddVBand="0" w:evenVBand="0" w:oddHBand="1" w:evenHBand="0" w:firstRowFirstColumn="0" w:firstRowLastColumn="0" w:lastRowFirstColumn="0" w:lastRowLastColumn="0"/>
              <w:rPr>
                <w:rFonts w:ascii="Neo Sans Intel" w:hAnsi="Neo Sans Intel"/>
                <w:bCs/>
              </w:rPr>
            </w:pPr>
          </w:p>
        </w:tc>
        <w:tc>
          <w:tcPr>
            <w:tcW w:w="710" w:type="dxa"/>
          </w:tcPr>
          <w:p w14:paraId="161C2319" w14:textId="77777777" w:rsidR="00087207" w:rsidRPr="00995259" w:rsidRDefault="00087207" w:rsidP="00087207">
            <w:pPr>
              <w:jc w:val="center"/>
              <w:cnfStyle w:val="000000100000" w:firstRow="0" w:lastRow="0" w:firstColumn="0" w:lastColumn="0" w:oddVBand="0" w:evenVBand="0" w:oddHBand="1" w:evenHBand="0" w:firstRowFirstColumn="0" w:firstRowLastColumn="0" w:lastRowFirstColumn="0" w:lastRowLastColumn="0"/>
              <w:rPr>
                <w:rFonts w:ascii="Neo Sans Intel" w:hAnsi="Neo Sans Intel"/>
              </w:rPr>
            </w:pPr>
          </w:p>
        </w:tc>
        <w:tc>
          <w:tcPr>
            <w:tcW w:w="588" w:type="dxa"/>
          </w:tcPr>
          <w:p w14:paraId="507B2A62" w14:textId="77777777" w:rsidR="00087207" w:rsidRDefault="00087207" w:rsidP="00087207">
            <w:pPr>
              <w:cnfStyle w:val="000000100000" w:firstRow="0" w:lastRow="0" w:firstColumn="0" w:lastColumn="0" w:oddVBand="0" w:evenVBand="0" w:oddHBand="1" w:evenHBand="0" w:firstRowFirstColumn="0" w:firstRowLastColumn="0" w:lastRowFirstColumn="0" w:lastRowLastColumn="0"/>
              <w:rPr>
                <w:rFonts w:ascii="Neo Sans Intel" w:hAnsi="Neo Sans Intel"/>
              </w:rPr>
            </w:pPr>
          </w:p>
        </w:tc>
        <w:tc>
          <w:tcPr>
            <w:tcW w:w="672" w:type="dxa"/>
          </w:tcPr>
          <w:p w14:paraId="2015C333" w14:textId="77777777" w:rsidR="00087207" w:rsidRDefault="00087207" w:rsidP="00087207">
            <w:pPr>
              <w:cnfStyle w:val="000000100000" w:firstRow="0" w:lastRow="0" w:firstColumn="0" w:lastColumn="0" w:oddVBand="0" w:evenVBand="0" w:oddHBand="1" w:evenHBand="0" w:firstRowFirstColumn="0" w:firstRowLastColumn="0" w:lastRowFirstColumn="0" w:lastRowLastColumn="0"/>
              <w:rPr>
                <w:rFonts w:ascii="Neo Sans Intel" w:hAnsi="Neo Sans Intel"/>
              </w:rPr>
            </w:pPr>
          </w:p>
        </w:tc>
      </w:tr>
      <w:tr w:rsidR="00087207" w:rsidRPr="00995259" w14:paraId="13F26000" w14:textId="77777777" w:rsidTr="00B71A7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7759A49C" w14:textId="68FAAC25" w:rsidR="00087207" w:rsidRDefault="00087207" w:rsidP="00087207">
            <w:pPr>
              <w:pStyle w:val="TableText"/>
              <w:jc w:val="left"/>
              <w:rPr>
                <w:rFonts w:ascii="Neo Sans Intel" w:hAnsi="Neo Sans Intel"/>
                <w:bCs w:val="0"/>
              </w:rPr>
            </w:pPr>
          </w:p>
        </w:tc>
        <w:tc>
          <w:tcPr>
            <w:tcW w:w="4860" w:type="dxa"/>
          </w:tcPr>
          <w:p w14:paraId="450CE8BC" w14:textId="77777777" w:rsidR="00087207" w:rsidRPr="00E20DDA" w:rsidRDefault="00087207" w:rsidP="00087207">
            <w:pPr>
              <w:cnfStyle w:val="000000010000" w:firstRow="0" w:lastRow="0" w:firstColumn="0" w:lastColumn="0" w:oddVBand="0" w:evenVBand="0" w:oddHBand="0" w:evenHBand="1" w:firstRowFirstColumn="0" w:firstRowLastColumn="0" w:lastRowFirstColumn="0" w:lastRowLastColumn="0"/>
              <w:rPr>
                <w:rFonts w:ascii="Neo Sans Intel" w:hAnsi="Neo Sans Intel"/>
                <w:b/>
                <w:bCs/>
              </w:rPr>
            </w:pPr>
          </w:p>
        </w:tc>
        <w:tc>
          <w:tcPr>
            <w:tcW w:w="710" w:type="dxa"/>
          </w:tcPr>
          <w:p w14:paraId="1B495C13" w14:textId="77777777" w:rsidR="00087207" w:rsidRPr="00995259" w:rsidRDefault="00087207" w:rsidP="00087207">
            <w:pPr>
              <w:jc w:val="center"/>
              <w:cnfStyle w:val="000000010000" w:firstRow="0" w:lastRow="0" w:firstColumn="0" w:lastColumn="0" w:oddVBand="0" w:evenVBand="0" w:oddHBand="0" w:evenHBand="1" w:firstRowFirstColumn="0" w:firstRowLastColumn="0" w:lastRowFirstColumn="0" w:lastRowLastColumn="0"/>
              <w:rPr>
                <w:rFonts w:ascii="Neo Sans Intel" w:hAnsi="Neo Sans Intel"/>
              </w:rPr>
            </w:pPr>
          </w:p>
        </w:tc>
        <w:tc>
          <w:tcPr>
            <w:tcW w:w="588" w:type="dxa"/>
          </w:tcPr>
          <w:p w14:paraId="685E0E54" w14:textId="77777777" w:rsidR="00087207" w:rsidRDefault="00087207" w:rsidP="00087207">
            <w:pPr>
              <w:cnfStyle w:val="000000010000" w:firstRow="0" w:lastRow="0" w:firstColumn="0" w:lastColumn="0" w:oddVBand="0" w:evenVBand="0" w:oddHBand="0" w:evenHBand="1" w:firstRowFirstColumn="0" w:firstRowLastColumn="0" w:lastRowFirstColumn="0" w:lastRowLastColumn="0"/>
              <w:rPr>
                <w:rFonts w:ascii="Neo Sans Intel" w:hAnsi="Neo Sans Intel"/>
              </w:rPr>
            </w:pPr>
          </w:p>
        </w:tc>
        <w:tc>
          <w:tcPr>
            <w:tcW w:w="672" w:type="dxa"/>
          </w:tcPr>
          <w:p w14:paraId="7B58AD04" w14:textId="77777777" w:rsidR="00087207" w:rsidRDefault="00087207" w:rsidP="00087207">
            <w:pPr>
              <w:cnfStyle w:val="000000010000" w:firstRow="0" w:lastRow="0" w:firstColumn="0" w:lastColumn="0" w:oddVBand="0" w:evenVBand="0" w:oddHBand="0" w:evenHBand="1" w:firstRowFirstColumn="0" w:firstRowLastColumn="0" w:lastRowFirstColumn="0" w:lastRowLastColumn="0"/>
              <w:rPr>
                <w:rFonts w:ascii="Neo Sans Intel" w:hAnsi="Neo Sans Intel"/>
              </w:rPr>
            </w:pPr>
          </w:p>
        </w:tc>
      </w:tr>
      <w:tr w:rsidR="00087207" w:rsidRPr="00995259" w14:paraId="67EA886E" w14:textId="77777777" w:rsidTr="00B71A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shd w:val="clear" w:color="auto" w:fill="FDE9D9" w:themeFill="accent6" w:themeFillTint="33"/>
          </w:tcPr>
          <w:p w14:paraId="7CB2EE79" w14:textId="77777777" w:rsidR="00087207" w:rsidRPr="00995259" w:rsidRDefault="00087207" w:rsidP="00AA3892">
            <w:pPr>
              <w:pStyle w:val="TableText"/>
              <w:jc w:val="left"/>
              <w:rPr>
                <w:rFonts w:ascii="Neo Sans Intel" w:hAnsi="Neo Sans Intel"/>
                <w:b w:val="0"/>
                <w:bCs w:val="0"/>
                <w:color w:val="000000"/>
              </w:rPr>
            </w:pPr>
          </w:p>
        </w:tc>
        <w:tc>
          <w:tcPr>
            <w:tcW w:w="4860" w:type="dxa"/>
            <w:shd w:val="clear" w:color="auto" w:fill="FDE9D9" w:themeFill="accent6" w:themeFillTint="33"/>
          </w:tcPr>
          <w:p w14:paraId="77739935" w14:textId="77777777" w:rsidR="00087207" w:rsidRPr="00995259" w:rsidRDefault="00087207" w:rsidP="00AA3892">
            <w:pPr>
              <w:cnfStyle w:val="000000100000" w:firstRow="0" w:lastRow="0" w:firstColumn="0" w:lastColumn="0" w:oddVBand="0" w:evenVBand="0" w:oddHBand="1" w:evenHBand="0" w:firstRowFirstColumn="0" w:firstRowLastColumn="0" w:lastRowFirstColumn="0" w:lastRowLastColumn="0"/>
              <w:rPr>
                <w:rFonts w:ascii="Neo Sans Intel" w:hAnsi="Neo Sans Intel"/>
              </w:rPr>
            </w:pPr>
            <w:r>
              <w:rPr>
                <w:rFonts w:ascii="Neo Sans Intel" w:hAnsi="Neo Sans Intel"/>
                <w:b/>
              </w:rPr>
              <w:t>IP-Accessible Wake/Gate Indications</w:t>
            </w:r>
          </w:p>
        </w:tc>
        <w:tc>
          <w:tcPr>
            <w:tcW w:w="710" w:type="dxa"/>
            <w:shd w:val="clear" w:color="auto" w:fill="FDE9D9" w:themeFill="accent6" w:themeFillTint="33"/>
          </w:tcPr>
          <w:p w14:paraId="28C96CD5" w14:textId="77777777" w:rsidR="00087207" w:rsidRPr="00995259" w:rsidRDefault="00087207" w:rsidP="00AA3892">
            <w:pPr>
              <w:cnfStyle w:val="000000100000" w:firstRow="0" w:lastRow="0" w:firstColumn="0" w:lastColumn="0" w:oddVBand="0" w:evenVBand="0" w:oddHBand="1" w:evenHBand="0" w:firstRowFirstColumn="0" w:firstRowLastColumn="0" w:lastRowFirstColumn="0" w:lastRowLastColumn="0"/>
              <w:rPr>
                <w:rFonts w:ascii="Neo Sans Intel" w:hAnsi="Neo Sans Intel"/>
              </w:rPr>
            </w:pPr>
          </w:p>
        </w:tc>
        <w:tc>
          <w:tcPr>
            <w:tcW w:w="588" w:type="dxa"/>
            <w:shd w:val="clear" w:color="auto" w:fill="FDE9D9" w:themeFill="accent6" w:themeFillTint="33"/>
          </w:tcPr>
          <w:p w14:paraId="5260F47B" w14:textId="77777777" w:rsidR="00087207" w:rsidRPr="00995259" w:rsidRDefault="00087207" w:rsidP="00AA3892">
            <w:pPr>
              <w:cnfStyle w:val="000000100000" w:firstRow="0" w:lastRow="0" w:firstColumn="0" w:lastColumn="0" w:oddVBand="0" w:evenVBand="0" w:oddHBand="1" w:evenHBand="0" w:firstRowFirstColumn="0" w:firstRowLastColumn="0" w:lastRowFirstColumn="0" w:lastRowLastColumn="0"/>
              <w:rPr>
                <w:rFonts w:ascii="Neo Sans Intel" w:hAnsi="Neo Sans Intel"/>
              </w:rPr>
            </w:pPr>
          </w:p>
        </w:tc>
        <w:tc>
          <w:tcPr>
            <w:tcW w:w="672" w:type="dxa"/>
            <w:shd w:val="clear" w:color="auto" w:fill="FDE9D9" w:themeFill="accent6" w:themeFillTint="33"/>
          </w:tcPr>
          <w:p w14:paraId="6C8FE900" w14:textId="77777777" w:rsidR="00087207" w:rsidRPr="00995259" w:rsidRDefault="00087207" w:rsidP="00AA3892">
            <w:pPr>
              <w:cnfStyle w:val="000000100000" w:firstRow="0" w:lastRow="0" w:firstColumn="0" w:lastColumn="0" w:oddVBand="0" w:evenVBand="0" w:oddHBand="1" w:evenHBand="0" w:firstRowFirstColumn="0" w:firstRowLastColumn="0" w:lastRowFirstColumn="0" w:lastRowLastColumn="0"/>
              <w:rPr>
                <w:rFonts w:ascii="Neo Sans Intel" w:hAnsi="Neo Sans Intel"/>
              </w:rPr>
            </w:pPr>
          </w:p>
        </w:tc>
      </w:tr>
      <w:tr w:rsidR="00087207" w:rsidRPr="00995259" w14:paraId="51313C11" w14:textId="77777777" w:rsidTr="00B71A7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652C5FE0" w14:textId="77777777" w:rsidR="00087207" w:rsidRDefault="00087207" w:rsidP="00087207">
            <w:pPr>
              <w:pStyle w:val="TableText"/>
              <w:jc w:val="left"/>
              <w:rPr>
                <w:rFonts w:ascii="Neo Sans Intel" w:hAnsi="Neo Sans Intel"/>
                <w:bCs w:val="0"/>
              </w:rPr>
            </w:pPr>
            <w:r>
              <w:rPr>
                <w:rFonts w:ascii="Neo Sans Intel" w:hAnsi="Neo Sans Intel"/>
                <w:bCs w:val="0"/>
              </w:rPr>
              <w:t>iosf_cdc_clkreq</w:t>
            </w:r>
            <w:r w:rsidRPr="00E20DDA">
              <w:rPr>
                <w:rFonts w:ascii="Neo Sans Intel" w:hAnsi="Neo Sans Intel"/>
                <w:b w:val="0"/>
                <w:bCs w:val="0"/>
              </w:rPr>
              <w:t>[ICDC-1:0]</w:t>
            </w:r>
            <w:r>
              <w:rPr>
                <w:rFonts w:ascii="Neo Sans Intel" w:hAnsi="Neo Sans Intel"/>
                <w:bCs w:val="0"/>
              </w:rPr>
              <w:t xml:space="preserve"> /</w:t>
            </w:r>
          </w:p>
          <w:p w14:paraId="3BC0D750" w14:textId="726700DE" w:rsidR="00087207" w:rsidRDefault="00087207" w:rsidP="00087207">
            <w:pPr>
              <w:pStyle w:val="TableText"/>
              <w:jc w:val="left"/>
              <w:rPr>
                <w:rFonts w:ascii="Neo Sans Intel" w:hAnsi="Neo Sans Intel"/>
                <w:bCs w:val="0"/>
              </w:rPr>
            </w:pPr>
            <w:r>
              <w:rPr>
                <w:rFonts w:ascii="Neo Sans Intel" w:hAnsi="Neo Sans Intel"/>
                <w:bCs w:val="0"/>
              </w:rPr>
              <w:t>non_iosf_cdc_clkreq</w:t>
            </w:r>
            <w:r w:rsidRPr="00E20DDA">
              <w:rPr>
                <w:rFonts w:ascii="Neo Sans Intel" w:hAnsi="Neo Sans Intel"/>
                <w:b w:val="0"/>
                <w:bCs w:val="0"/>
              </w:rPr>
              <w:t>[NCDC-1:0]</w:t>
            </w:r>
          </w:p>
        </w:tc>
        <w:tc>
          <w:tcPr>
            <w:tcW w:w="4860" w:type="dxa"/>
          </w:tcPr>
          <w:p w14:paraId="74994573" w14:textId="77777777" w:rsidR="00087207" w:rsidRDefault="00087207" w:rsidP="00087207">
            <w:pPr>
              <w:cnfStyle w:val="000000010000" w:firstRow="0" w:lastRow="0" w:firstColumn="0" w:lastColumn="0" w:oddVBand="0" w:evenVBand="0" w:oddHBand="0" w:evenHBand="1" w:firstRowFirstColumn="0" w:firstRowLastColumn="0" w:lastRowFirstColumn="0" w:lastRowLastColumn="0"/>
              <w:rPr>
                <w:rFonts w:ascii="Neo Sans Intel" w:hAnsi="Neo Sans Intel"/>
                <w:b/>
                <w:bCs/>
              </w:rPr>
            </w:pPr>
            <w:r>
              <w:rPr>
                <w:rFonts w:ascii="Neo Sans Intel" w:hAnsi="Neo Sans Intel"/>
                <w:b/>
                <w:bCs/>
              </w:rPr>
              <w:t xml:space="preserve">CDC Clock Requests.   </w:t>
            </w:r>
          </w:p>
          <w:p w14:paraId="370A2FE9" w14:textId="77777777" w:rsidR="00087207" w:rsidRDefault="00087207" w:rsidP="00087207">
            <w:pPr>
              <w:cnfStyle w:val="000000010000" w:firstRow="0" w:lastRow="0" w:firstColumn="0" w:lastColumn="0" w:oddVBand="0" w:evenVBand="0" w:oddHBand="0" w:evenHBand="1" w:firstRowFirstColumn="0" w:firstRowLastColumn="0" w:lastRowFirstColumn="0" w:lastRowLastColumn="0"/>
              <w:rPr>
                <w:rFonts w:ascii="Neo Sans Intel" w:hAnsi="Neo Sans Intel"/>
                <w:bCs/>
              </w:rPr>
            </w:pPr>
            <w:r>
              <w:rPr>
                <w:rFonts w:ascii="Neo Sans Intel" w:hAnsi="Neo Sans Intel"/>
                <w:bCs/>
              </w:rPr>
              <w:t xml:space="preserve">Vector of final clock request outputs from the CDCs that go to the </w:t>
            </w:r>
            <w:proofErr w:type="spellStart"/>
            <w:r>
              <w:rPr>
                <w:rFonts w:ascii="Neo Sans Intel" w:hAnsi="Neo Sans Intel"/>
                <w:bCs/>
              </w:rPr>
              <w:t>SoC.</w:t>
            </w:r>
            <w:proofErr w:type="spellEnd"/>
            <w:r>
              <w:rPr>
                <w:rFonts w:ascii="Neo Sans Intel" w:hAnsi="Neo Sans Intel"/>
                <w:bCs/>
              </w:rPr>
              <w:t xml:space="preserve">  Taken from CDCs’ “clkreq” outputs.</w:t>
            </w:r>
          </w:p>
          <w:p w14:paraId="1CDCBD1C" w14:textId="77777777" w:rsidR="00087207" w:rsidRDefault="00087207" w:rsidP="00087207">
            <w:pPr>
              <w:cnfStyle w:val="000000010000" w:firstRow="0" w:lastRow="0" w:firstColumn="0" w:lastColumn="0" w:oddVBand="0" w:evenVBand="0" w:oddHBand="0" w:evenHBand="1" w:firstRowFirstColumn="0" w:firstRowLastColumn="0" w:lastRowFirstColumn="0" w:lastRowLastColumn="0"/>
              <w:rPr>
                <w:rFonts w:ascii="Neo Sans Intel" w:hAnsi="Neo Sans Intel"/>
                <w:bCs/>
              </w:rPr>
            </w:pPr>
          </w:p>
          <w:p w14:paraId="7010F831" w14:textId="5B4FAF3D" w:rsidR="00087207" w:rsidRPr="00E20DDA" w:rsidRDefault="00087207" w:rsidP="00087207">
            <w:pPr>
              <w:cnfStyle w:val="000000010000" w:firstRow="0" w:lastRow="0" w:firstColumn="0" w:lastColumn="0" w:oddVBand="0" w:evenVBand="0" w:oddHBand="0" w:evenHBand="1" w:firstRowFirstColumn="0" w:firstRowLastColumn="0" w:lastRowFirstColumn="0" w:lastRowLastColumn="0"/>
              <w:rPr>
                <w:rFonts w:ascii="Neo Sans Intel" w:hAnsi="Neo Sans Intel"/>
                <w:b/>
                <w:bCs/>
              </w:rPr>
            </w:pPr>
            <w:r>
              <w:rPr>
                <w:rFonts w:ascii="Neo Sans Intel" w:hAnsi="Neo Sans Intel"/>
                <w:bCs/>
              </w:rPr>
              <w:t>Separate input vectors exist for IOSF CDCs and Non-IOSF CDCs</w:t>
            </w:r>
          </w:p>
        </w:tc>
        <w:tc>
          <w:tcPr>
            <w:tcW w:w="710" w:type="dxa"/>
          </w:tcPr>
          <w:p w14:paraId="560E71BA" w14:textId="1B02AFB9" w:rsidR="00087207" w:rsidRPr="00995259" w:rsidRDefault="00087207" w:rsidP="00087207">
            <w:pPr>
              <w:jc w:val="center"/>
              <w:cnfStyle w:val="000000010000" w:firstRow="0" w:lastRow="0" w:firstColumn="0" w:lastColumn="0" w:oddVBand="0" w:evenVBand="0" w:oddHBand="0" w:evenHBand="1" w:firstRowFirstColumn="0" w:firstRowLastColumn="0" w:lastRowFirstColumn="0" w:lastRowLastColumn="0"/>
              <w:rPr>
                <w:rFonts w:ascii="Neo Sans Intel" w:hAnsi="Neo Sans Intel"/>
              </w:rPr>
            </w:pPr>
            <w:r>
              <w:rPr>
                <w:rFonts w:ascii="Neo Sans Intel" w:hAnsi="Neo Sans Intel"/>
              </w:rPr>
              <w:t>-</w:t>
            </w:r>
          </w:p>
        </w:tc>
        <w:tc>
          <w:tcPr>
            <w:tcW w:w="588" w:type="dxa"/>
          </w:tcPr>
          <w:p w14:paraId="032DC537" w14:textId="511C09A6" w:rsidR="00087207" w:rsidRDefault="00087207" w:rsidP="00087207">
            <w:pPr>
              <w:cnfStyle w:val="000000010000" w:firstRow="0" w:lastRow="0" w:firstColumn="0" w:lastColumn="0" w:oddVBand="0" w:evenVBand="0" w:oddHBand="0" w:evenHBand="1" w:firstRowFirstColumn="0" w:firstRowLastColumn="0" w:lastRowFirstColumn="0" w:lastRowLastColumn="0"/>
              <w:rPr>
                <w:rFonts w:ascii="Neo Sans Intel" w:hAnsi="Neo Sans Intel"/>
              </w:rPr>
            </w:pPr>
            <w:r>
              <w:rPr>
                <w:rFonts w:ascii="Neo Sans Intel" w:hAnsi="Neo Sans Intel"/>
              </w:rPr>
              <w:t>In</w:t>
            </w:r>
          </w:p>
        </w:tc>
        <w:tc>
          <w:tcPr>
            <w:tcW w:w="672" w:type="dxa"/>
          </w:tcPr>
          <w:p w14:paraId="0DF37DE4" w14:textId="3BAAFD0C" w:rsidR="00087207" w:rsidRDefault="00087207" w:rsidP="00087207">
            <w:pPr>
              <w:cnfStyle w:val="000000010000" w:firstRow="0" w:lastRow="0" w:firstColumn="0" w:lastColumn="0" w:oddVBand="0" w:evenVBand="0" w:oddHBand="0" w:evenHBand="1" w:firstRowFirstColumn="0" w:firstRowLastColumn="0" w:lastRowFirstColumn="0" w:lastRowLastColumn="0"/>
              <w:rPr>
                <w:rFonts w:ascii="Neo Sans Intel" w:hAnsi="Neo Sans Intel"/>
              </w:rPr>
            </w:pPr>
            <w:r>
              <w:rPr>
                <w:rFonts w:ascii="Neo Sans Intel" w:hAnsi="Neo Sans Intel"/>
              </w:rPr>
              <w:t>CDCs</w:t>
            </w:r>
          </w:p>
        </w:tc>
      </w:tr>
      <w:tr w:rsidR="00087207" w:rsidRPr="00995259" w14:paraId="5C1E3A3F" w14:textId="77777777" w:rsidTr="00B71A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0EAD736F" w14:textId="77777777" w:rsidR="00087207" w:rsidRDefault="00087207" w:rsidP="00087207">
            <w:pPr>
              <w:pStyle w:val="TableText"/>
              <w:jc w:val="left"/>
              <w:rPr>
                <w:rFonts w:ascii="Neo Sans Intel" w:hAnsi="Neo Sans Intel"/>
                <w:bCs w:val="0"/>
              </w:rPr>
            </w:pPr>
            <w:r>
              <w:rPr>
                <w:rFonts w:ascii="Neo Sans Intel" w:hAnsi="Neo Sans Intel"/>
                <w:bCs w:val="0"/>
              </w:rPr>
              <w:t>iosf_cdc_clkack</w:t>
            </w:r>
            <w:r w:rsidRPr="00E20DDA">
              <w:rPr>
                <w:rFonts w:ascii="Neo Sans Intel" w:hAnsi="Neo Sans Intel"/>
                <w:b w:val="0"/>
                <w:bCs w:val="0"/>
              </w:rPr>
              <w:t>[ICDC-1:0]</w:t>
            </w:r>
            <w:r>
              <w:rPr>
                <w:rFonts w:ascii="Neo Sans Intel" w:hAnsi="Neo Sans Intel"/>
                <w:bCs w:val="0"/>
              </w:rPr>
              <w:t xml:space="preserve"> /</w:t>
            </w:r>
          </w:p>
          <w:p w14:paraId="02C7FE8A" w14:textId="2F32160F" w:rsidR="00087207" w:rsidRDefault="00087207" w:rsidP="00087207">
            <w:pPr>
              <w:pStyle w:val="TableText"/>
              <w:jc w:val="left"/>
              <w:rPr>
                <w:rFonts w:ascii="Neo Sans Intel" w:hAnsi="Neo Sans Intel"/>
                <w:bCs w:val="0"/>
              </w:rPr>
            </w:pPr>
            <w:r>
              <w:rPr>
                <w:rFonts w:ascii="Neo Sans Intel" w:hAnsi="Neo Sans Intel"/>
                <w:bCs w:val="0"/>
              </w:rPr>
              <w:t>non_iosf_cdc_clkack</w:t>
            </w:r>
            <w:r w:rsidRPr="00E20DDA">
              <w:rPr>
                <w:rFonts w:ascii="Neo Sans Intel" w:hAnsi="Neo Sans Intel"/>
                <w:b w:val="0"/>
                <w:bCs w:val="0"/>
              </w:rPr>
              <w:t>[NCDC-1:0]</w:t>
            </w:r>
          </w:p>
        </w:tc>
        <w:tc>
          <w:tcPr>
            <w:tcW w:w="4860" w:type="dxa"/>
          </w:tcPr>
          <w:p w14:paraId="2F8501C9" w14:textId="77777777" w:rsidR="00087207" w:rsidRDefault="00087207" w:rsidP="00087207">
            <w:pPr>
              <w:cnfStyle w:val="000000100000" w:firstRow="0" w:lastRow="0" w:firstColumn="0" w:lastColumn="0" w:oddVBand="0" w:evenVBand="0" w:oddHBand="1" w:evenHBand="0" w:firstRowFirstColumn="0" w:firstRowLastColumn="0" w:lastRowFirstColumn="0" w:lastRowLastColumn="0"/>
              <w:rPr>
                <w:rFonts w:ascii="Neo Sans Intel" w:hAnsi="Neo Sans Intel"/>
                <w:b/>
                <w:bCs/>
              </w:rPr>
            </w:pPr>
            <w:r>
              <w:rPr>
                <w:rFonts w:ascii="Neo Sans Intel" w:hAnsi="Neo Sans Intel"/>
                <w:b/>
                <w:bCs/>
              </w:rPr>
              <w:t xml:space="preserve">CDC Clock Acknowledgments.   </w:t>
            </w:r>
          </w:p>
          <w:p w14:paraId="1CA248AC" w14:textId="77777777" w:rsidR="00087207" w:rsidRDefault="00087207" w:rsidP="00087207">
            <w:pPr>
              <w:cnfStyle w:val="000000100000" w:firstRow="0" w:lastRow="0" w:firstColumn="0" w:lastColumn="0" w:oddVBand="0" w:evenVBand="0" w:oddHBand="1" w:evenHBand="0" w:firstRowFirstColumn="0" w:firstRowLastColumn="0" w:lastRowFirstColumn="0" w:lastRowLastColumn="0"/>
              <w:rPr>
                <w:rFonts w:ascii="Neo Sans Intel" w:hAnsi="Neo Sans Intel"/>
                <w:bCs/>
              </w:rPr>
            </w:pPr>
            <w:r>
              <w:rPr>
                <w:rFonts w:ascii="Neo Sans Intel" w:hAnsi="Neo Sans Intel"/>
                <w:bCs/>
              </w:rPr>
              <w:t xml:space="preserve">Vector of final clock request acknowledgment inputs to the CDCs from the </w:t>
            </w:r>
            <w:proofErr w:type="spellStart"/>
            <w:r>
              <w:rPr>
                <w:rFonts w:ascii="Neo Sans Intel" w:hAnsi="Neo Sans Intel"/>
                <w:bCs/>
              </w:rPr>
              <w:t>SoC.</w:t>
            </w:r>
            <w:proofErr w:type="spellEnd"/>
            <w:r>
              <w:rPr>
                <w:rFonts w:ascii="Neo Sans Intel" w:hAnsi="Neo Sans Intel"/>
                <w:bCs/>
              </w:rPr>
              <w:t xml:space="preserve">  Taken from CDCs’ “clkack” inputs.</w:t>
            </w:r>
          </w:p>
          <w:p w14:paraId="18CAC15C" w14:textId="77777777" w:rsidR="00087207" w:rsidRDefault="00087207" w:rsidP="00087207">
            <w:pPr>
              <w:cnfStyle w:val="000000100000" w:firstRow="0" w:lastRow="0" w:firstColumn="0" w:lastColumn="0" w:oddVBand="0" w:evenVBand="0" w:oddHBand="1" w:evenHBand="0" w:firstRowFirstColumn="0" w:firstRowLastColumn="0" w:lastRowFirstColumn="0" w:lastRowLastColumn="0"/>
              <w:rPr>
                <w:rFonts w:ascii="Neo Sans Intel" w:hAnsi="Neo Sans Intel"/>
                <w:bCs/>
              </w:rPr>
            </w:pPr>
          </w:p>
          <w:p w14:paraId="4D7C9C98" w14:textId="356895DA" w:rsidR="00087207" w:rsidRDefault="00087207" w:rsidP="00087207">
            <w:pPr>
              <w:cnfStyle w:val="000000100000" w:firstRow="0" w:lastRow="0" w:firstColumn="0" w:lastColumn="0" w:oddVBand="0" w:evenVBand="0" w:oddHBand="1" w:evenHBand="0" w:firstRowFirstColumn="0" w:firstRowLastColumn="0" w:lastRowFirstColumn="0" w:lastRowLastColumn="0"/>
              <w:rPr>
                <w:rFonts w:ascii="Neo Sans Intel" w:hAnsi="Neo Sans Intel"/>
                <w:b/>
                <w:bCs/>
              </w:rPr>
            </w:pPr>
            <w:r>
              <w:rPr>
                <w:rFonts w:ascii="Neo Sans Intel" w:hAnsi="Neo Sans Intel"/>
                <w:bCs/>
              </w:rPr>
              <w:t>Separate input vectors exist for IOSF CDCs and Non-IOSF CDCs</w:t>
            </w:r>
          </w:p>
        </w:tc>
        <w:tc>
          <w:tcPr>
            <w:tcW w:w="710" w:type="dxa"/>
          </w:tcPr>
          <w:p w14:paraId="4090505B" w14:textId="0849A537" w:rsidR="00087207" w:rsidRDefault="00087207" w:rsidP="00087207">
            <w:pPr>
              <w:jc w:val="center"/>
              <w:cnfStyle w:val="000000100000" w:firstRow="0" w:lastRow="0" w:firstColumn="0" w:lastColumn="0" w:oddVBand="0" w:evenVBand="0" w:oddHBand="1" w:evenHBand="0" w:firstRowFirstColumn="0" w:firstRowLastColumn="0" w:lastRowFirstColumn="0" w:lastRowLastColumn="0"/>
              <w:rPr>
                <w:rFonts w:ascii="Neo Sans Intel" w:hAnsi="Neo Sans Intel"/>
              </w:rPr>
            </w:pPr>
            <w:r>
              <w:rPr>
                <w:rFonts w:ascii="Neo Sans Intel" w:hAnsi="Neo Sans Intel"/>
              </w:rPr>
              <w:t>-</w:t>
            </w:r>
          </w:p>
        </w:tc>
        <w:tc>
          <w:tcPr>
            <w:tcW w:w="588" w:type="dxa"/>
          </w:tcPr>
          <w:p w14:paraId="7B679B6E" w14:textId="0C53DA5E" w:rsidR="00087207" w:rsidRDefault="00087207" w:rsidP="00087207">
            <w:pPr>
              <w:cnfStyle w:val="000000100000" w:firstRow="0" w:lastRow="0" w:firstColumn="0" w:lastColumn="0" w:oddVBand="0" w:evenVBand="0" w:oddHBand="1" w:evenHBand="0" w:firstRowFirstColumn="0" w:firstRowLastColumn="0" w:lastRowFirstColumn="0" w:lastRowLastColumn="0"/>
              <w:rPr>
                <w:rFonts w:ascii="Neo Sans Intel" w:hAnsi="Neo Sans Intel"/>
              </w:rPr>
            </w:pPr>
            <w:r>
              <w:rPr>
                <w:rFonts w:ascii="Neo Sans Intel" w:hAnsi="Neo Sans Intel"/>
              </w:rPr>
              <w:t>In</w:t>
            </w:r>
          </w:p>
        </w:tc>
        <w:tc>
          <w:tcPr>
            <w:tcW w:w="672" w:type="dxa"/>
          </w:tcPr>
          <w:p w14:paraId="50C2CC23" w14:textId="07ED0226" w:rsidR="00087207" w:rsidRDefault="00087207" w:rsidP="00087207">
            <w:pPr>
              <w:cnfStyle w:val="000000100000" w:firstRow="0" w:lastRow="0" w:firstColumn="0" w:lastColumn="0" w:oddVBand="0" w:evenVBand="0" w:oddHBand="1" w:evenHBand="0" w:firstRowFirstColumn="0" w:firstRowLastColumn="0" w:lastRowFirstColumn="0" w:lastRowLastColumn="0"/>
              <w:rPr>
                <w:rFonts w:ascii="Neo Sans Intel" w:hAnsi="Neo Sans Intel"/>
              </w:rPr>
            </w:pPr>
            <w:r>
              <w:rPr>
                <w:rFonts w:ascii="Neo Sans Intel" w:hAnsi="Neo Sans Intel"/>
              </w:rPr>
              <w:t>SoC</w:t>
            </w:r>
          </w:p>
        </w:tc>
      </w:tr>
      <w:tr w:rsidR="00087207" w:rsidRPr="00995259" w14:paraId="46C9D1B8" w14:textId="77777777" w:rsidTr="00B71A7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151DC4B4" w14:textId="14D1C501" w:rsidR="00087207" w:rsidRDefault="00087207" w:rsidP="00087207">
            <w:pPr>
              <w:pStyle w:val="TableText"/>
              <w:jc w:val="left"/>
              <w:rPr>
                <w:rFonts w:ascii="Neo Sans Intel" w:hAnsi="Neo Sans Intel"/>
                <w:bCs w:val="0"/>
              </w:rPr>
            </w:pPr>
            <w:r>
              <w:rPr>
                <w:rFonts w:ascii="Neo Sans Intel" w:hAnsi="Neo Sans Intel"/>
                <w:bCs w:val="0"/>
              </w:rPr>
              <w:t>pmc_pg_wake</w:t>
            </w:r>
          </w:p>
        </w:tc>
        <w:tc>
          <w:tcPr>
            <w:tcW w:w="4860" w:type="dxa"/>
          </w:tcPr>
          <w:p w14:paraId="5C223D15" w14:textId="77777777" w:rsidR="00087207" w:rsidRDefault="00087207" w:rsidP="00087207">
            <w:pPr>
              <w:cnfStyle w:val="000000010000" w:firstRow="0" w:lastRow="0" w:firstColumn="0" w:lastColumn="0" w:oddVBand="0" w:evenVBand="0" w:oddHBand="0" w:evenHBand="1" w:firstRowFirstColumn="0" w:firstRowLastColumn="0" w:lastRowFirstColumn="0" w:lastRowLastColumn="0"/>
              <w:rPr>
                <w:rFonts w:ascii="Neo Sans Intel" w:hAnsi="Neo Sans Intel"/>
                <w:b/>
                <w:bCs/>
              </w:rPr>
            </w:pPr>
            <w:r>
              <w:rPr>
                <w:rFonts w:ascii="Neo Sans Intel" w:hAnsi="Neo Sans Intel"/>
                <w:b/>
                <w:bCs/>
              </w:rPr>
              <w:t>PMC Power Gate Wake.</w:t>
            </w:r>
          </w:p>
          <w:p w14:paraId="320FFB04" w14:textId="7D213C50" w:rsidR="00087207" w:rsidRPr="00B71A7F" w:rsidRDefault="00087207" w:rsidP="00087207">
            <w:pPr>
              <w:cnfStyle w:val="000000010000" w:firstRow="0" w:lastRow="0" w:firstColumn="0" w:lastColumn="0" w:oddVBand="0" w:evenVBand="0" w:oddHBand="0" w:evenHBand="1" w:firstRowFirstColumn="0" w:firstRowLastColumn="0" w:lastRowFirstColumn="0" w:lastRowLastColumn="0"/>
              <w:rPr>
                <w:rFonts w:ascii="Neo Sans Intel" w:hAnsi="Neo Sans Intel"/>
                <w:bCs/>
              </w:rPr>
            </w:pPr>
            <w:r w:rsidRPr="00B71A7F">
              <w:rPr>
                <w:rFonts w:ascii="Neo Sans Intel" w:hAnsi="Neo Sans Intel"/>
                <w:bCs/>
              </w:rPr>
              <w:t>Raw</w:t>
            </w:r>
            <w:r>
              <w:rPr>
                <w:rFonts w:ascii="Neo Sans Intel" w:hAnsi="Neo Sans Intel"/>
                <w:bCs/>
              </w:rPr>
              <w:t xml:space="preserve"> (unsynchronized) wake input from the PMC.  The synchronized version of this signal feeds the “</w:t>
            </w:r>
            <w:proofErr w:type="spellStart"/>
            <w:r>
              <w:rPr>
                <w:rFonts w:ascii="Neo Sans Intel" w:hAnsi="Neo Sans Intel"/>
                <w:bCs/>
              </w:rPr>
              <w:t>pwrgate_pmc_wake</w:t>
            </w:r>
            <w:proofErr w:type="spellEnd"/>
            <w:r>
              <w:rPr>
                <w:rFonts w:ascii="Neo Sans Intel" w:hAnsi="Neo Sans Intel"/>
                <w:bCs/>
              </w:rPr>
              <w:t>” input of the CDCs.</w:t>
            </w:r>
          </w:p>
        </w:tc>
        <w:tc>
          <w:tcPr>
            <w:tcW w:w="710" w:type="dxa"/>
          </w:tcPr>
          <w:p w14:paraId="2A1DA930" w14:textId="131C34DD" w:rsidR="00087207" w:rsidRDefault="00087207" w:rsidP="00087207">
            <w:pPr>
              <w:jc w:val="center"/>
              <w:cnfStyle w:val="000000010000" w:firstRow="0" w:lastRow="0" w:firstColumn="0" w:lastColumn="0" w:oddVBand="0" w:evenVBand="0" w:oddHBand="0" w:evenHBand="1" w:firstRowFirstColumn="0" w:firstRowLastColumn="0" w:lastRowFirstColumn="0" w:lastRowLastColumn="0"/>
              <w:rPr>
                <w:rFonts w:ascii="Neo Sans Intel" w:hAnsi="Neo Sans Intel"/>
              </w:rPr>
            </w:pPr>
            <w:r>
              <w:rPr>
                <w:rFonts w:ascii="Neo Sans Intel" w:hAnsi="Neo Sans Intel"/>
              </w:rPr>
              <w:t>-</w:t>
            </w:r>
          </w:p>
        </w:tc>
        <w:tc>
          <w:tcPr>
            <w:tcW w:w="588" w:type="dxa"/>
          </w:tcPr>
          <w:p w14:paraId="4EF05D05" w14:textId="305D71C9" w:rsidR="00087207" w:rsidRDefault="00087207" w:rsidP="00087207">
            <w:pPr>
              <w:cnfStyle w:val="000000010000" w:firstRow="0" w:lastRow="0" w:firstColumn="0" w:lastColumn="0" w:oddVBand="0" w:evenVBand="0" w:oddHBand="0" w:evenHBand="1" w:firstRowFirstColumn="0" w:firstRowLastColumn="0" w:lastRowFirstColumn="0" w:lastRowLastColumn="0"/>
              <w:rPr>
                <w:rFonts w:ascii="Neo Sans Intel" w:hAnsi="Neo Sans Intel"/>
              </w:rPr>
            </w:pPr>
            <w:r>
              <w:rPr>
                <w:rFonts w:ascii="Neo Sans Intel" w:hAnsi="Neo Sans Intel"/>
              </w:rPr>
              <w:t>In</w:t>
            </w:r>
          </w:p>
        </w:tc>
        <w:tc>
          <w:tcPr>
            <w:tcW w:w="672" w:type="dxa"/>
          </w:tcPr>
          <w:p w14:paraId="762D66B3" w14:textId="0BCE4254" w:rsidR="00087207" w:rsidRDefault="00087207" w:rsidP="00087207">
            <w:pPr>
              <w:cnfStyle w:val="000000010000" w:firstRow="0" w:lastRow="0" w:firstColumn="0" w:lastColumn="0" w:oddVBand="0" w:evenVBand="0" w:oddHBand="0" w:evenHBand="1" w:firstRowFirstColumn="0" w:firstRowLastColumn="0" w:lastRowFirstColumn="0" w:lastRowLastColumn="0"/>
              <w:rPr>
                <w:rFonts w:ascii="Neo Sans Intel" w:hAnsi="Neo Sans Intel"/>
              </w:rPr>
            </w:pPr>
            <w:r>
              <w:rPr>
                <w:rFonts w:ascii="Neo Sans Intel" w:hAnsi="Neo Sans Intel"/>
              </w:rPr>
              <w:t>SoC</w:t>
            </w:r>
          </w:p>
        </w:tc>
      </w:tr>
      <w:tr w:rsidR="00087207" w:rsidRPr="00995259" w14:paraId="02244101" w14:textId="77777777" w:rsidTr="00B71A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73FB9C86" w14:textId="04F5B140" w:rsidR="00087207" w:rsidRDefault="00C874C2" w:rsidP="00087207">
            <w:pPr>
              <w:pStyle w:val="TableText"/>
              <w:jc w:val="left"/>
              <w:rPr>
                <w:rFonts w:ascii="Neo Sans Intel" w:hAnsi="Neo Sans Intel"/>
                <w:bCs w:val="0"/>
              </w:rPr>
            </w:pPr>
            <w:r>
              <w:rPr>
                <w:rFonts w:ascii="Neo Sans Intel" w:hAnsi="Neo Sans Intel"/>
                <w:bCs w:val="0"/>
              </w:rPr>
              <w:t>pgcb_idle</w:t>
            </w:r>
          </w:p>
        </w:tc>
        <w:tc>
          <w:tcPr>
            <w:tcW w:w="4860" w:type="dxa"/>
          </w:tcPr>
          <w:p w14:paraId="0F8C20CF" w14:textId="77777777" w:rsidR="00087207" w:rsidRDefault="000A229E" w:rsidP="00087207">
            <w:pPr>
              <w:cnfStyle w:val="000000100000" w:firstRow="0" w:lastRow="0" w:firstColumn="0" w:lastColumn="0" w:oddVBand="0" w:evenVBand="0" w:oddHBand="1" w:evenHBand="0" w:firstRowFirstColumn="0" w:firstRowLastColumn="0" w:lastRowFirstColumn="0" w:lastRowLastColumn="0"/>
              <w:rPr>
                <w:rFonts w:ascii="Neo Sans Intel" w:hAnsi="Neo Sans Intel"/>
                <w:b/>
                <w:bCs/>
              </w:rPr>
            </w:pPr>
            <w:r>
              <w:rPr>
                <w:rFonts w:ascii="Neo Sans Intel" w:hAnsi="Neo Sans Intel"/>
                <w:b/>
                <w:bCs/>
              </w:rPr>
              <w:t>PGCB Idle Indication.</w:t>
            </w:r>
          </w:p>
          <w:p w14:paraId="16B0A6CF" w14:textId="35B4178A" w:rsidR="000A229E" w:rsidRPr="00B71A7F" w:rsidRDefault="000A229E" w:rsidP="00087207">
            <w:pPr>
              <w:cnfStyle w:val="000000100000" w:firstRow="0" w:lastRow="0" w:firstColumn="0" w:lastColumn="0" w:oddVBand="0" w:evenVBand="0" w:oddHBand="1" w:evenHBand="0" w:firstRowFirstColumn="0" w:firstRowLastColumn="0" w:lastRowFirstColumn="0" w:lastRowLastColumn="0"/>
              <w:rPr>
                <w:rFonts w:ascii="Neo Sans Intel" w:hAnsi="Neo Sans Intel"/>
                <w:bCs/>
              </w:rPr>
            </w:pPr>
            <w:r w:rsidRPr="00B71A7F">
              <w:rPr>
                <w:rFonts w:ascii="Neo Sans Intel" w:hAnsi="Neo Sans Intel"/>
                <w:bCs/>
              </w:rPr>
              <w:t>The</w:t>
            </w:r>
            <w:r>
              <w:rPr>
                <w:rFonts w:ascii="Neo Sans Intel" w:hAnsi="Neo Sans Intel"/>
                <w:bCs/>
              </w:rPr>
              <w:t xml:space="preserve"> “</w:t>
            </w:r>
            <w:proofErr w:type="spellStart"/>
            <w:r>
              <w:rPr>
                <w:rFonts w:ascii="Neo Sans Intel" w:hAnsi="Neo Sans Intel"/>
                <w:bCs/>
              </w:rPr>
              <w:t>pgcb_idle</w:t>
            </w:r>
            <w:proofErr w:type="spellEnd"/>
            <w:r>
              <w:rPr>
                <w:rFonts w:ascii="Neo Sans Intel" w:hAnsi="Neo Sans Intel"/>
                <w:bCs/>
              </w:rPr>
              <w:t>” output from the PGCB.</w:t>
            </w:r>
          </w:p>
        </w:tc>
        <w:tc>
          <w:tcPr>
            <w:tcW w:w="710" w:type="dxa"/>
          </w:tcPr>
          <w:p w14:paraId="11FC1CDB" w14:textId="15DE4AA6" w:rsidR="00087207" w:rsidRDefault="000A229E" w:rsidP="00087207">
            <w:pPr>
              <w:jc w:val="center"/>
              <w:cnfStyle w:val="000000100000" w:firstRow="0" w:lastRow="0" w:firstColumn="0" w:lastColumn="0" w:oddVBand="0" w:evenVBand="0" w:oddHBand="1" w:evenHBand="0" w:firstRowFirstColumn="0" w:firstRowLastColumn="0" w:lastRowFirstColumn="0" w:lastRowLastColumn="0"/>
              <w:rPr>
                <w:rFonts w:ascii="Neo Sans Intel" w:hAnsi="Neo Sans Intel"/>
              </w:rPr>
            </w:pPr>
            <w:r>
              <w:rPr>
                <w:rFonts w:ascii="Neo Sans Intel" w:hAnsi="Neo Sans Intel"/>
              </w:rPr>
              <w:t>PGCB</w:t>
            </w:r>
          </w:p>
        </w:tc>
        <w:tc>
          <w:tcPr>
            <w:tcW w:w="588" w:type="dxa"/>
          </w:tcPr>
          <w:p w14:paraId="0FEBC63E" w14:textId="13808016" w:rsidR="00087207" w:rsidRDefault="000A229E" w:rsidP="00087207">
            <w:pPr>
              <w:cnfStyle w:val="000000100000" w:firstRow="0" w:lastRow="0" w:firstColumn="0" w:lastColumn="0" w:oddVBand="0" w:evenVBand="0" w:oddHBand="1" w:evenHBand="0" w:firstRowFirstColumn="0" w:firstRowLastColumn="0" w:lastRowFirstColumn="0" w:lastRowLastColumn="0"/>
              <w:rPr>
                <w:rFonts w:ascii="Neo Sans Intel" w:hAnsi="Neo Sans Intel"/>
              </w:rPr>
            </w:pPr>
            <w:r>
              <w:rPr>
                <w:rFonts w:ascii="Neo Sans Intel" w:hAnsi="Neo Sans Intel"/>
              </w:rPr>
              <w:t>In</w:t>
            </w:r>
          </w:p>
        </w:tc>
        <w:tc>
          <w:tcPr>
            <w:tcW w:w="672" w:type="dxa"/>
          </w:tcPr>
          <w:p w14:paraId="6320F357" w14:textId="41F1AC6A" w:rsidR="00087207" w:rsidRDefault="000A229E" w:rsidP="00087207">
            <w:pPr>
              <w:cnfStyle w:val="000000100000" w:firstRow="0" w:lastRow="0" w:firstColumn="0" w:lastColumn="0" w:oddVBand="0" w:evenVBand="0" w:oddHBand="1" w:evenHBand="0" w:firstRowFirstColumn="0" w:firstRowLastColumn="0" w:lastRowFirstColumn="0" w:lastRowLastColumn="0"/>
              <w:rPr>
                <w:rFonts w:ascii="Neo Sans Intel" w:hAnsi="Neo Sans Intel"/>
              </w:rPr>
            </w:pPr>
            <w:r>
              <w:rPr>
                <w:rFonts w:ascii="Neo Sans Intel" w:hAnsi="Neo Sans Intel"/>
              </w:rPr>
              <w:t>PGCB</w:t>
            </w:r>
          </w:p>
        </w:tc>
      </w:tr>
      <w:tr w:rsidR="000A229E" w:rsidRPr="00995259" w14:paraId="2D671C18" w14:textId="77777777" w:rsidTr="000A22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733CA769" w14:textId="77777777" w:rsidR="000A229E" w:rsidRDefault="000A229E" w:rsidP="00087207">
            <w:pPr>
              <w:pStyle w:val="TableText"/>
              <w:jc w:val="left"/>
              <w:rPr>
                <w:rFonts w:ascii="Neo Sans Intel" w:hAnsi="Neo Sans Intel"/>
                <w:bCs w:val="0"/>
              </w:rPr>
            </w:pPr>
          </w:p>
        </w:tc>
        <w:tc>
          <w:tcPr>
            <w:tcW w:w="4860" w:type="dxa"/>
          </w:tcPr>
          <w:p w14:paraId="78EF67B8" w14:textId="77777777" w:rsidR="000A229E" w:rsidRDefault="000A229E" w:rsidP="00087207">
            <w:pPr>
              <w:cnfStyle w:val="000000010000" w:firstRow="0" w:lastRow="0" w:firstColumn="0" w:lastColumn="0" w:oddVBand="0" w:evenVBand="0" w:oddHBand="0" w:evenHBand="1" w:firstRowFirstColumn="0" w:firstRowLastColumn="0" w:lastRowFirstColumn="0" w:lastRowLastColumn="0"/>
              <w:rPr>
                <w:rFonts w:ascii="Neo Sans Intel" w:hAnsi="Neo Sans Intel"/>
                <w:b/>
                <w:bCs/>
              </w:rPr>
            </w:pPr>
          </w:p>
        </w:tc>
        <w:tc>
          <w:tcPr>
            <w:tcW w:w="710" w:type="dxa"/>
          </w:tcPr>
          <w:p w14:paraId="136AF25C" w14:textId="77777777" w:rsidR="000A229E" w:rsidRDefault="000A229E" w:rsidP="00087207">
            <w:pPr>
              <w:jc w:val="center"/>
              <w:cnfStyle w:val="000000010000" w:firstRow="0" w:lastRow="0" w:firstColumn="0" w:lastColumn="0" w:oddVBand="0" w:evenVBand="0" w:oddHBand="0" w:evenHBand="1" w:firstRowFirstColumn="0" w:firstRowLastColumn="0" w:lastRowFirstColumn="0" w:lastRowLastColumn="0"/>
              <w:rPr>
                <w:rFonts w:ascii="Neo Sans Intel" w:hAnsi="Neo Sans Intel"/>
              </w:rPr>
            </w:pPr>
          </w:p>
        </w:tc>
        <w:tc>
          <w:tcPr>
            <w:tcW w:w="588" w:type="dxa"/>
          </w:tcPr>
          <w:p w14:paraId="08E07849" w14:textId="77777777" w:rsidR="000A229E" w:rsidRDefault="000A229E" w:rsidP="00087207">
            <w:pPr>
              <w:cnfStyle w:val="000000010000" w:firstRow="0" w:lastRow="0" w:firstColumn="0" w:lastColumn="0" w:oddVBand="0" w:evenVBand="0" w:oddHBand="0" w:evenHBand="1" w:firstRowFirstColumn="0" w:firstRowLastColumn="0" w:lastRowFirstColumn="0" w:lastRowLastColumn="0"/>
              <w:rPr>
                <w:rFonts w:ascii="Neo Sans Intel" w:hAnsi="Neo Sans Intel"/>
              </w:rPr>
            </w:pPr>
          </w:p>
        </w:tc>
        <w:tc>
          <w:tcPr>
            <w:tcW w:w="672" w:type="dxa"/>
          </w:tcPr>
          <w:p w14:paraId="2673393A" w14:textId="77777777" w:rsidR="000A229E" w:rsidRDefault="000A229E" w:rsidP="00087207">
            <w:pPr>
              <w:cnfStyle w:val="000000010000" w:firstRow="0" w:lastRow="0" w:firstColumn="0" w:lastColumn="0" w:oddVBand="0" w:evenVBand="0" w:oddHBand="0" w:evenHBand="1" w:firstRowFirstColumn="0" w:firstRowLastColumn="0" w:lastRowFirstColumn="0" w:lastRowLastColumn="0"/>
              <w:rPr>
                <w:rFonts w:ascii="Neo Sans Intel" w:hAnsi="Neo Sans Intel"/>
              </w:rPr>
            </w:pPr>
          </w:p>
        </w:tc>
      </w:tr>
      <w:tr w:rsidR="000A229E" w:rsidRPr="00995259" w14:paraId="50B7D907" w14:textId="77777777" w:rsidTr="00AA3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shd w:val="clear" w:color="auto" w:fill="FDE9D9" w:themeFill="accent6" w:themeFillTint="33"/>
          </w:tcPr>
          <w:p w14:paraId="602945E5" w14:textId="77777777" w:rsidR="000A229E" w:rsidRPr="00995259" w:rsidRDefault="000A229E" w:rsidP="00AA3892">
            <w:pPr>
              <w:pStyle w:val="TableText"/>
              <w:jc w:val="left"/>
              <w:rPr>
                <w:rFonts w:ascii="Neo Sans Intel" w:hAnsi="Neo Sans Intel"/>
                <w:b w:val="0"/>
                <w:bCs w:val="0"/>
                <w:color w:val="000000"/>
              </w:rPr>
            </w:pPr>
          </w:p>
        </w:tc>
        <w:tc>
          <w:tcPr>
            <w:tcW w:w="4860" w:type="dxa"/>
            <w:shd w:val="clear" w:color="auto" w:fill="FDE9D9" w:themeFill="accent6" w:themeFillTint="33"/>
          </w:tcPr>
          <w:p w14:paraId="2A6B5F2C" w14:textId="313D37EB" w:rsidR="000A229E" w:rsidRPr="00995259" w:rsidRDefault="000A229E" w:rsidP="00AA3892">
            <w:pPr>
              <w:cnfStyle w:val="000000100000" w:firstRow="0" w:lastRow="0" w:firstColumn="0" w:lastColumn="0" w:oddVBand="0" w:evenVBand="0" w:oddHBand="1" w:evenHBand="0" w:firstRowFirstColumn="0" w:firstRowLastColumn="0" w:lastRowFirstColumn="0" w:lastRowLastColumn="0"/>
              <w:rPr>
                <w:rFonts w:ascii="Neo Sans Intel" w:hAnsi="Neo Sans Intel"/>
              </w:rPr>
            </w:pPr>
            <w:r>
              <w:rPr>
                <w:rFonts w:ascii="Neo Sans Intel" w:hAnsi="Neo Sans Intel"/>
                <w:b/>
              </w:rPr>
              <w:t>Other Control Signals</w:t>
            </w:r>
          </w:p>
        </w:tc>
        <w:tc>
          <w:tcPr>
            <w:tcW w:w="710" w:type="dxa"/>
            <w:shd w:val="clear" w:color="auto" w:fill="FDE9D9" w:themeFill="accent6" w:themeFillTint="33"/>
          </w:tcPr>
          <w:p w14:paraId="742EF3EC" w14:textId="77777777" w:rsidR="000A229E" w:rsidRPr="00995259" w:rsidRDefault="000A229E" w:rsidP="00AA3892">
            <w:pPr>
              <w:cnfStyle w:val="000000100000" w:firstRow="0" w:lastRow="0" w:firstColumn="0" w:lastColumn="0" w:oddVBand="0" w:evenVBand="0" w:oddHBand="1" w:evenHBand="0" w:firstRowFirstColumn="0" w:firstRowLastColumn="0" w:lastRowFirstColumn="0" w:lastRowLastColumn="0"/>
              <w:rPr>
                <w:rFonts w:ascii="Neo Sans Intel" w:hAnsi="Neo Sans Intel"/>
              </w:rPr>
            </w:pPr>
          </w:p>
        </w:tc>
        <w:tc>
          <w:tcPr>
            <w:tcW w:w="588" w:type="dxa"/>
            <w:shd w:val="clear" w:color="auto" w:fill="FDE9D9" w:themeFill="accent6" w:themeFillTint="33"/>
          </w:tcPr>
          <w:p w14:paraId="485095E0" w14:textId="77777777" w:rsidR="000A229E" w:rsidRPr="00995259" w:rsidRDefault="000A229E" w:rsidP="00AA3892">
            <w:pPr>
              <w:cnfStyle w:val="000000100000" w:firstRow="0" w:lastRow="0" w:firstColumn="0" w:lastColumn="0" w:oddVBand="0" w:evenVBand="0" w:oddHBand="1" w:evenHBand="0" w:firstRowFirstColumn="0" w:firstRowLastColumn="0" w:lastRowFirstColumn="0" w:lastRowLastColumn="0"/>
              <w:rPr>
                <w:rFonts w:ascii="Neo Sans Intel" w:hAnsi="Neo Sans Intel"/>
              </w:rPr>
            </w:pPr>
          </w:p>
        </w:tc>
        <w:tc>
          <w:tcPr>
            <w:tcW w:w="672" w:type="dxa"/>
            <w:shd w:val="clear" w:color="auto" w:fill="FDE9D9" w:themeFill="accent6" w:themeFillTint="33"/>
          </w:tcPr>
          <w:p w14:paraId="56929701" w14:textId="77777777" w:rsidR="000A229E" w:rsidRPr="00995259" w:rsidRDefault="000A229E" w:rsidP="00AA3892">
            <w:pPr>
              <w:cnfStyle w:val="000000100000" w:firstRow="0" w:lastRow="0" w:firstColumn="0" w:lastColumn="0" w:oddVBand="0" w:evenVBand="0" w:oddHBand="1" w:evenHBand="0" w:firstRowFirstColumn="0" w:firstRowLastColumn="0" w:lastRowFirstColumn="0" w:lastRowLastColumn="0"/>
              <w:rPr>
                <w:rFonts w:ascii="Neo Sans Intel" w:hAnsi="Neo Sans Intel"/>
              </w:rPr>
            </w:pPr>
          </w:p>
        </w:tc>
      </w:tr>
      <w:tr w:rsidR="000A229E" w14:paraId="643F49C7" w14:textId="77777777" w:rsidTr="00AA389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29DB607F" w14:textId="1A096FE1" w:rsidR="000A229E" w:rsidRDefault="000A229E" w:rsidP="00AA3892">
            <w:pPr>
              <w:pStyle w:val="TableText"/>
              <w:jc w:val="left"/>
              <w:rPr>
                <w:rFonts w:ascii="Neo Sans Intel" w:hAnsi="Neo Sans Intel"/>
                <w:bCs w:val="0"/>
              </w:rPr>
            </w:pPr>
            <w:r>
              <w:rPr>
                <w:rFonts w:ascii="Neo Sans Intel" w:hAnsi="Neo Sans Intel"/>
                <w:bCs w:val="0"/>
              </w:rPr>
              <w:t>pgcb_pok</w:t>
            </w:r>
          </w:p>
        </w:tc>
        <w:tc>
          <w:tcPr>
            <w:tcW w:w="4860" w:type="dxa"/>
          </w:tcPr>
          <w:p w14:paraId="387A4AB4" w14:textId="77777777" w:rsidR="000A229E" w:rsidRDefault="000A229E" w:rsidP="00AA3892">
            <w:pPr>
              <w:cnfStyle w:val="000000010000" w:firstRow="0" w:lastRow="0" w:firstColumn="0" w:lastColumn="0" w:oddVBand="0" w:evenVBand="0" w:oddHBand="0" w:evenHBand="1" w:firstRowFirstColumn="0" w:firstRowLastColumn="0" w:lastRowFirstColumn="0" w:lastRowLastColumn="0"/>
              <w:rPr>
                <w:rFonts w:ascii="Neo Sans Intel" w:hAnsi="Neo Sans Intel"/>
                <w:b/>
                <w:bCs/>
              </w:rPr>
            </w:pPr>
            <w:r>
              <w:rPr>
                <w:rFonts w:ascii="Neo Sans Intel" w:hAnsi="Neo Sans Intel"/>
                <w:b/>
                <w:bCs/>
              </w:rPr>
              <w:t>PGCB POK Indication.</w:t>
            </w:r>
          </w:p>
          <w:p w14:paraId="3816C92E" w14:textId="7F29B01B" w:rsidR="000A229E" w:rsidRDefault="000A229E" w:rsidP="000A229E">
            <w:pPr>
              <w:cnfStyle w:val="000000010000" w:firstRow="0" w:lastRow="0" w:firstColumn="0" w:lastColumn="0" w:oddVBand="0" w:evenVBand="0" w:oddHBand="0" w:evenHBand="1" w:firstRowFirstColumn="0" w:firstRowLastColumn="0" w:lastRowFirstColumn="0" w:lastRowLastColumn="0"/>
              <w:rPr>
                <w:rFonts w:ascii="Neo Sans Intel" w:hAnsi="Neo Sans Intel"/>
                <w:bCs/>
              </w:rPr>
            </w:pPr>
            <w:r>
              <w:rPr>
                <w:rFonts w:ascii="Neo Sans Intel" w:hAnsi="Neo Sans Intel"/>
                <w:bCs/>
              </w:rPr>
              <w:t>The “</w:t>
            </w:r>
            <w:proofErr w:type="spellStart"/>
            <w:r>
              <w:rPr>
                <w:rFonts w:ascii="Neo Sans Intel" w:hAnsi="Neo Sans Intel"/>
                <w:bCs/>
              </w:rPr>
              <w:t>pgcb_pok</w:t>
            </w:r>
            <w:proofErr w:type="spellEnd"/>
            <w:r>
              <w:rPr>
                <w:rFonts w:ascii="Neo Sans Intel" w:hAnsi="Neo Sans Intel"/>
                <w:bCs/>
              </w:rPr>
              <w:t>” output from the PGCB.  This is used to decide whether or not to consider the IP-Accessible wake/gate terms.</w:t>
            </w:r>
          </w:p>
          <w:p w14:paraId="057A2054" w14:textId="77777777" w:rsidR="000A229E" w:rsidRDefault="000A229E" w:rsidP="000A229E">
            <w:pPr>
              <w:cnfStyle w:val="000000010000" w:firstRow="0" w:lastRow="0" w:firstColumn="0" w:lastColumn="0" w:oddVBand="0" w:evenVBand="0" w:oddHBand="0" w:evenHBand="1" w:firstRowFirstColumn="0" w:firstRowLastColumn="0" w:lastRowFirstColumn="0" w:lastRowLastColumn="0"/>
              <w:rPr>
                <w:rFonts w:ascii="Neo Sans Intel" w:hAnsi="Neo Sans Intel"/>
                <w:bCs/>
              </w:rPr>
            </w:pPr>
          </w:p>
          <w:p w14:paraId="12CB3DA7" w14:textId="7123F731" w:rsidR="000A229E" w:rsidRDefault="000A229E" w:rsidP="000A229E">
            <w:pPr>
              <w:cnfStyle w:val="000000010000" w:firstRow="0" w:lastRow="0" w:firstColumn="0" w:lastColumn="0" w:oddVBand="0" w:evenVBand="0" w:oddHBand="0" w:evenHBand="1" w:firstRowFirstColumn="0" w:firstRowLastColumn="0" w:lastRowFirstColumn="0" w:lastRowLastColumn="0"/>
              <w:rPr>
                <w:rFonts w:ascii="Neo Sans Intel" w:hAnsi="Neo Sans Intel"/>
                <w:bCs/>
              </w:rPr>
            </w:pPr>
            <w:r>
              <w:rPr>
                <w:rFonts w:ascii="Neo Sans Intel" w:hAnsi="Neo Sans Intel"/>
                <w:bCs/>
              </w:rPr>
              <w:t xml:space="preserve">Note that this signal is used in such a way that it could introduce glitches on the final “async_wake_b” input to the PCGU.  However, this reference design uses the assumption that the </w:t>
            </w:r>
            <w:proofErr w:type="spellStart"/>
            <w:r>
              <w:rPr>
                <w:rFonts w:ascii="Neo Sans Intel" w:hAnsi="Neo Sans Intel"/>
                <w:bCs/>
              </w:rPr>
              <w:t>pgcb_idle</w:t>
            </w:r>
            <w:proofErr w:type="spellEnd"/>
            <w:r>
              <w:rPr>
                <w:rFonts w:ascii="Neo Sans Intel" w:hAnsi="Neo Sans Intel"/>
                <w:bCs/>
              </w:rPr>
              <w:t xml:space="preserve"> indication will be ‘0’ when “</w:t>
            </w:r>
            <w:proofErr w:type="spellStart"/>
            <w:r>
              <w:rPr>
                <w:rFonts w:ascii="Neo Sans Intel" w:hAnsi="Neo Sans Intel"/>
                <w:bCs/>
              </w:rPr>
              <w:t>pgcb_pok</w:t>
            </w:r>
            <w:proofErr w:type="spellEnd"/>
            <w:r>
              <w:rPr>
                <w:rFonts w:ascii="Neo Sans Intel" w:hAnsi="Neo Sans Intel"/>
                <w:bCs/>
              </w:rPr>
              <w:t>” is ch</w:t>
            </w:r>
            <w:r w:rsidR="00A468DE">
              <w:rPr>
                <w:rFonts w:ascii="Neo Sans Intel" w:hAnsi="Neo Sans Intel"/>
                <w:bCs/>
              </w:rPr>
              <w:t xml:space="preserve">anging and thus the “async_wake_b” will always resolve to a good asserted value that meets the Tresetmin width. </w:t>
            </w:r>
          </w:p>
          <w:p w14:paraId="6011BF20" w14:textId="67F0BAAC" w:rsidR="000A229E" w:rsidRPr="00B71A7F" w:rsidRDefault="000A229E" w:rsidP="000A229E">
            <w:pPr>
              <w:cnfStyle w:val="000000010000" w:firstRow="0" w:lastRow="0" w:firstColumn="0" w:lastColumn="0" w:oddVBand="0" w:evenVBand="0" w:oddHBand="0" w:evenHBand="1" w:firstRowFirstColumn="0" w:firstRowLastColumn="0" w:lastRowFirstColumn="0" w:lastRowLastColumn="0"/>
              <w:rPr>
                <w:rFonts w:ascii="Neo Sans Intel" w:hAnsi="Neo Sans Intel"/>
                <w:bCs/>
              </w:rPr>
            </w:pPr>
          </w:p>
        </w:tc>
        <w:tc>
          <w:tcPr>
            <w:tcW w:w="710" w:type="dxa"/>
          </w:tcPr>
          <w:p w14:paraId="23DE2A69" w14:textId="3F56A978" w:rsidR="000A229E" w:rsidRDefault="00210A9C" w:rsidP="00AA3892">
            <w:pPr>
              <w:jc w:val="center"/>
              <w:cnfStyle w:val="000000010000" w:firstRow="0" w:lastRow="0" w:firstColumn="0" w:lastColumn="0" w:oddVBand="0" w:evenVBand="0" w:oddHBand="0" w:evenHBand="1" w:firstRowFirstColumn="0" w:firstRowLastColumn="0" w:lastRowFirstColumn="0" w:lastRowLastColumn="0"/>
              <w:rPr>
                <w:rFonts w:ascii="Neo Sans Intel" w:hAnsi="Neo Sans Intel"/>
              </w:rPr>
            </w:pPr>
            <w:r>
              <w:rPr>
                <w:rFonts w:ascii="Neo Sans Intel" w:hAnsi="Neo Sans Intel"/>
              </w:rPr>
              <w:t>PGCB</w:t>
            </w:r>
          </w:p>
        </w:tc>
        <w:tc>
          <w:tcPr>
            <w:tcW w:w="588" w:type="dxa"/>
          </w:tcPr>
          <w:p w14:paraId="1D0DB452" w14:textId="7AB027D9" w:rsidR="000A229E" w:rsidRDefault="00210A9C" w:rsidP="00AA3892">
            <w:pPr>
              <w:cnfStyle w:val="000000010000" w:firstRow="0" w:lastRow="0" w:firstColumn="0" w:lastColumn="0" w:oddVBand="0" w:evenVBand="0" w:oddHBand="0" w:evenHBand="1" w:firstRowFirstColumn="0" w:firstRowLastColumn="0" w:lastRowFirstColumn="0" w:lastRowLastColumn="0"/>
              <w:rPr>
                <w:rFonts w:ascii="Neo Sans Intel" w:hAnsi="Neo Sans Intel"/>
              </w:rPr>
            </w:pPr>
            <w:r>
              <w:rPr>
                <w:rFonts w:ascii="Neo Sans Intel" w:hAnsi="Neo Sans Intel"/>
              </w:rPr>
              <w:t>In</w:t>
            </w:r>
          </w:p>
        </w:tc>
        <w:tc>
          <w:tcPr>
            <w:tcW w:w="672" w:type="dxa"/>
          </w:tcPr>
          <w:p w14:paraId="31CB6DC7" w14:textId="52F5A611" w:rsidR="000A229E" w:rsidRDefault="00210A9C" w:rsidP="00AA3892">
            <w:pPr>
              <w:cnfStyle w:val="000000010000" w:firstRow="0" w:lastRow="0" w:firstColumn="0" w:lastColumn="0" w:oddVBand="0" w:evenVBand="0" w:oddHBand="0" w:evenHBand="1" w:firstRowFirstColumn="0" w:firstRowLastColumn="0" w:lastRowFirstColumn="0" w:lastRowLastColumn="0"/>
              <w:rPr>
                <w:rFonts w:ascii="Neo Sans Intel" w:hAnsi="Neo Sans Intel"/>
              </w:rPr>
            </w:pPr>
            <w:r>
              <w:rPr>
                <w:rFonts w:ascii="Neo Sans Intel" w:hAnsi="Neo Sans Intel"/>
              </w:rPr>
              <w:t>PGCB</w:t>
            </w:r>
          </w:p>
        </w:tc>
      </w:tr>
      <w:tr w:rsidR="00837109" w14:paraId="4B3CD3C2" w14:textId="77777777" w:rsidTr="00AA3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40656243" w14:textId="30DC29D6" w:rsidR="00837109" w:rsidRDefault="00837109" w:rsidP="00AA3892">
            <w:pPr>
              <w:pStyle w:val="TableText"/>
              <w:jc w:val="left"/>
              <w:rPr>
                <w:rFonts w:ascii="Neo Sans Intel" w:hAnsi="Neo Sans Intel"/>
                <w:bCs w:val="0"/>
              </w:rPr>
            </w:pPr>
            <w:r>
              <w:rPr>
                <w:rFonts w:ascii="Neo Sans Intel" w:hAnsi="Neo Sans Intel"/>
                <w:bCs w:val="0"/>
              </w:rPr>
              <w:t>sync_clkvld</w:t>
            </w:r>
          </w:p>
        </w:tc>
        <w:tc>
          <w:tcPr>
            <w:tcW w:w="4860" w:type="dxa"/>
          </w:tcPr>
          <w:p w14:paraId="6320B619" w14:textId="77777777" w:rsidR="00837109" w:rsidRDefault="00837109" w:rsidP="00AA3892">
            <w:pPr>
              <w:cnfStyle w:val="000000100000" w:firstRow="0" w:lastRow="0" w:firstColumn="0" w:lastColumn="0" w:oddVBand="0" w:evenVBand="0" w:oddHBand="1" w:evenHBand="0" w:firstRowFirstColumn="0" w:firstRowLastColumn="0" w:lastRowFirstColumn="0" w:lastRowLastColumn="0"/>
              <w:rPr>
                <w:rFonts w:ascii="Neo Sans Intel" w:hAnsi="Neo Sans Intel"/>
                <w:b/>
                <w:bCs/>
              </w:rPr>
            </w:pPr>
            <w:r>
              <w:rPr>
                <w:rFonts w:ascii="Neo Sans Intel" w:hAnsi="Neo Sans Intel"/>
                <w:b/>
                <w:bCs/>
              </w:rPr>
              <w:t>PGCB Synchronous Clock Valid Indication.</w:t>
            </w:r>
          </w:p>
          <w:p w14:paraId="4580FB94" w14:textId="15ED792E" w:rsidR="00837109" w:rsidRDefault="00837109" w:rsidP="00837109">
            <w:pPr>
              <w:cnfStyle w:val="000000100000" w:firstRow="0" w:lastRow="0" w:firstColumn="0" w:lastColumn="0" w:oddVBand="0" w:evenVBand="0" w:oddHBand="1" w:evenHBand="0" w:firstRowFirstColumn="0" w:firstRowLastColumn="0" w:lastRowFirstColumn="0" w:lastRowLastColumn="0"/>
              <w:rPr>
                <w:rFonts w:ascii="Neo Sans Intel" w:hAnsi="Neo Sans Intel"/>
                <w:bCs/>
              </w:rPr>
            </w:pPr>
            <w:r>
              <w:rPr>
                <w:rFonts w:ascii="Neo Sans Intel" w:hAnsi="Neo Sans Intel"/>
                <w:bCs/>
              </w:rPr>
              <w:t xml:space="preserve">This is the </w:t>
            </w:r>
            <w:proofErr w:type="spellStart"/>
            <w:r>
              <w:rPr>
                <w:rFonts w:ascii="Neo Sans Intel" w:hAnsi="Neo Sans Intel"/>
                <w:bCs/>
              </w:rPr>
              <w:t>sync_clkvld</w:t>
            </w:r>
            <w:proofErr w:type="spellEnd"/>
            <w:r>
              <w:rPr>
                <w:rFonts w:ascii="Neo Sans Intel" w:hAnsi="Neo Sans Intel"/>
                <w:bCs/>
              </w:rPr>
              <w:t xml:space="preserve"> output from the PCGU.  Due to fact that the CDC/PGCB do not natively comprehend if their clock is available, it is recommended that IPs gate the pgcb_clk to the PGCB/CDCs when this signal is deasserted (0).  This signal can feed the “</w:t>
            </w:r>
            <w:proofErr w:type="spellStart"/>
            <w:r>
              <w:rPr>
                <w:rFonts w:ascii="Neo Sans Intel" w:hAnsi="Neo Sans Intel"/>
                <w:bCs/>
              </w:rPr>
              <w:t>enclk</w:t>
            </w:r>
            <w:proofErr w:type="spellEnd"/>
            <w:r>
              <w:rPr>
                <w:rFonts w:ascii="Neo Sans Intel" w:hAnsi="Neo Sans Intel"/>
                <w:bCs/>
              </w:rPr>
              <w:t>” input of a latch-based clock</w:t>
            </w:r>
            <w:r w:rsidR="00933367">
              <w:rPr>
                <w:rFonts w:ascii="Neo Sans Intel" w:hAnsi="Neo Sans Intel"/>
                <w:bCs/>
              </w:rPr>
              <w:t>-</w:t>
            </w:r>
            <w:r>
              <w:rPr>
                <w:rFonts w:ascii="Neo Sans Intel" w:hAnsi="Neo Sans Intel"/>
                <w:bCs/>
              </w:rPr>
              <w:t>gate cell directly.</w:t>
            </w:r>
          </w:p>
          <w:p w14:paraId="48BC632A" w14:textId="77777777" w:rsidR="00837109" w:rsidRDefault="00837109" w:rsidP="00837109">
            <w:pPr>
              <w:cnfStyle w:val="000000100000" w:firstRow="0" w:lastRow="0" w:firstColumn="0" w:lastColumn="0" w:oddVBand="0" w:evenVBand="0" w:oddHBand="1" w:evenHBand="0" w:firstRowFirstColumn="0" w:firstRowLastColumn="0" w:lastRowFirstColumn="0" w:lastRowLastColumn="0"/>
              <w:rPr>
                <w:rFonts w:ascii="Neo Sans Intel" w:hAnsi="Neo Sans Intel"/>
                <w:bCs/>
              </w:rPr>
            </w:pPr>
          </w:p>
          <w:p w14:paraId="0DEE5908" w14:textId="6DB28A92" w:rsidR="00837109" w:rsidRDefault="00933367" w:rsidP="00460601">
            <w:pPr>
              <w:cnfStyle w:val="000000100000" w:firstRow="0" w:lastRow="0" w:firstColumn="0" w:lastColumn="0" w:oddVBand="0" w:evenVBand="0" w:oddHBand="1" w:evenHBand="0" w:firstRowFirstColumn="0" w:firstRowLastColumn="0" w:lastRowFirstColumn="0" w:lastRowLastColumn="0"/>
              <w:rPr>
                <w:rFonts w:ascii="Neo Sans Intel" w:hAnsi="Neo Sans Intel"/>
                <w:bCs/>
              </w:rPr>
            </w:pPr>
            <w:r w:rsidRPr="00B71A7F">
              <w:rPr>
                <w:rFonts w:ascii="Neo Sans Intel" w:hAnsi="Neo Sans Intel"/>
                <w:b/>
                <w:bCs/>
              </w:rPr>
              <w:t>Note</w:t>
            </w:r>
            <w:r>
              <w:rPr>
                <w:rFonts w:ascii="Neo Sans Intel" w:hAnsi="Neo Sans Intel"/>
                <w:bCs/>
              </w:rPr>
              <w:t>: the clock-</w:t>
            </w:r>
            <w:r w:rsidR="00837109">
              <w:rPr>
                <w:rFonts w:ascii="Neo Sans Intel" w:hAnsi="Neo Sans Intel"/>
                <w:bCs/>
              </w:rPr>
              <w:t xml:space="preserve">gate cell is not included within the reference design to emphasize that this clock-gate is not required </w:t>
            </w:r>
            <w:r w:rsidR="00491C84">
              <w:rPr>
                <w:rFonts w:ascii="Neo Sans Intel" w:hAnsi="Neo Sans Intel"/>
                <w:bCs/>
              </w:rPr>
              <w:t xml:space="preserve">by the clock gating logic to function properly, but rather it is recommended so that SoC doesn’t gate the clock when the PGCB/CDC are in a non-idle state, as they may transition even if </w:t>
            </w:r>
            <w:proofErr w:type="spellStart"/>
            <w:r w:rsidR="00491C84">
              <w:rPr>
                <w:rFonts w:ascii="Neo Sans Intel" w:hAnsi="Neo Sans Intel"/>
                <w:bCs/>
              </w:rPr>
              <w:t>pgcb_clkreq</w:t>
            </w:r>
            <w:proofErr w:type="spellEnd"/>
            <w:r w:rsidR="00491C84">
              <w:rPr>
                <w:rFonts w:ascii="Neo Sans Intel" w:hAnsi="Neo Sans Intel"/>
                <w:bCs/>
              </w:rPr>
              <w:t xml:space="preserve"> is low.</w:t>
            </w:r>
          </w:p>
          <w:p w14:paraId="0C7774BE" w14:textId="4CD4589A" w:rsidR="00933367" w:rsidRPr="00B71A7F" w:rsidRDefault="00933367" w:rsidP="00460601">
            <w:pPr>
              <w:cnfStyle w:val="000000100000" w:firstRow="0" w:lastRow="0" w:firstColumn="0" w:lastColumn="0" w:oddVBand="0" w:evenVBand="0" w:oddHBand="1" w:evenHBand="0" w:firstRowFirstColumn="0" w:firstRowLastColumn="0" w:lastRowFirstColumn="0" w:lastRowLastColumn="0"/>
              <w:rPr>
                <w:rFonts w:ascii="Neo Sans Intel" w:hAnsi="Neo Sans Intel"/>
                <w:bCs/>
              </w:rPr>
            </w:pPr>
          </w:p>
        </w:tc>
        <w:tc>
          <w:tcPr>
            <w:tcW w:w="710" w:type="dxa"/>
          </w:tcPr>
          <w:p w14:paraId="5DC64CAD" w14:textId="3D4F2B83" w:rsidR="00837109" w:rsidRDefault="00460601" w:rsidP="00AA3892">
            <w:pPr>
              <w:jc w:val="center"/>
              <w:cnfStyle w:val="000000100000" w:firstRow="0" w:lastRow="0" w:firstColumn="0" w:lastColumn="0" w:oddVBand="0" w:evenVBand="0" w:oddHBand="1" w:evenHBand="0" w:firstRowFirstColumn="0" w:firstRowLastColumn="0" w:lastRowFirstColumn="0" w:lastRowLastColumn="0"/>
              <w:rPr>
                <w:rFonts w:ascii="Neo Sans Intel" w:hAnsi="Neo Sans Intel"/>
              </w:rPr>
            </w:pPr>
            <w:r>
              <w:rPr>
                <w:rFonts w:ascii="Neo Sans Intel" w:hAnsi="Neo Sans Intel"/>
              </w:rPr>
              <w:t>PGCB</w:t>
            </w:r>
          </w:p>
        </w:tc>
        <w:tc>
          <w:tcPr>
            <w:tcW w:w="588" w:type="dxa"/>
          </w:tcPr>
          <w:p w14:paraId="1B7876C5" w14:textId="12638557" w:rsidR="00837109" w:rsidRDefault="00460601" w:rsidP="00AA3892">
            <w:pPr>
              <w:cnfStyle w:val="000000100000" w:firstRow="0" w:lastRow="0" w:firstColumn="0" w:lastColumn="0" w:oddVBand="0" w:evenVBand="0" w:oddHBand="1" w:evenHBand="0" w:firstRowFirstColumn="0" w:firstRowLastColumn="0" w:lastRowFirstColumn="0" w:lastRowLastColumn="0"/>
              <w:rPr>
                <w:rFonts w:ascii="Neo Sans Intel" w:hAnsi="Neo Sans Intel"/>
              </w:rPr>
            </w:pPr>
            <w:r>
              <w:rPr>
                <w:rFonts w:ascii="Neo Sans Intel" w:hAnsi="Neo Sans Intel"/>
              </w:rPr>
              <w:t>Out</w:t>
            </w:r>
          </w:p>
        </w:tc>
        <w:tc>
          <w:tcPr>
            <w:tcW w:w="672" w:type="dxa"/>
          </w:tcPr>
          <w:p w14:paraId="777128F2" w14:textId="6BD67014" w:rsidR="00837109" w:rsidRDefault="00460601" w:rsidP="00AA3892">
            <w:pPr>
              <w:cnfStyle w:val="000000100000" w:firstRow="0" w:lastRow="0" w:firstColumn="0" w:lastColumn="0" w:oddVBand="0" w:evenVBand="0" w:oddHBand="1" w:evenHBand="0" w:firstRowFirstColumn="0" w:firstRowLastColumn="0" w:lastRowFirstColumn="0" w:lastRowLastColumn="0"/>
              <w:rPr>
                <w:rFonts w:ascii="Neo Sans Intel" w:hAnsi="Neo Sans Intel"/>
              </w:rPr>
            </w:pPr>
            <w:r>
              <w:rPr>
                <w:rFonts w:ascii="Neo Sans Intel" w:hAnsi="Neo Sans Intel"/>
              </w:rPr>
              <w:t>SIP</w:t>
            </w:r>
          </w:p>
        </w:tc>
      </w:tr>
    </w:tbl>
    <w:p w14:paraId="312E2614" w14:textId="00402D78" w:rsidR="00387C24" w:rsidRPr="00995259" w:rsidRDefault="00387C24" w:rsidP="00387C24">
      <w:pPr>
        <w:rPr>
          <w:rFonts w:ascii="Neo Sans Intel" w:hAnsi="Neo Sans Intel"/>
        </w:rPr>
      </w:pPr>
    </w:p>
    <w:p w14:paraId="2375ABD6" w14:textId="77777777" w:rsidR="009832CD" w:rsidRDefault="009832CD" w:rsidP="00B71A7F">
      <w:pPr>
        <w:pStyle w:val="Heading5"/>
      </w:pPr>
      <w:r>
        <w:t>Optimizations</w:t>
      </w:r>
    </w:p>
    <w:p w14:paraId="2CBCFC4C" w14:textId="3B8FFB5A" w:rsidR="00346D30" w:rsidRPr="00B71A7F" w:rsidRDefault="00346D30" w:rsidP="00B71A7F">
      <w:pPr>
        <w:rPr>
          <w:bCs/>
          <w:sz w:val="20"/>
        </w:rPr>
      </w:pPr>
      <w:r w:rsidRPr="00B71A7F">
        <w:rPr>
          <w:rFonts w:ascii="Neo Sans Intel" w:eastAsia="Times New Roman" w:hAnsi="Neo Sans Intel" w:cs="Times New Roman"/>
          <w:bCs/>
          <w:sz w:val="20"/>
          <w:szCs w:val="20"/>
          <w:lang w:eastAsia="en-US"/>
        </w:rPr>
        <w:t xml:space="preserve">This example shows a </w:t>
      </w:r>
      <w:proofErr w:type="spellStart"/>
      <w:r w:rsidRPr="00B71A7F">
        <w:rPr>
          <w:rFonts w:ascii="Neo Sans Intel" w:eastAsia="Times New Roman" w:hAnsi="Neo Sans Intel" w:cs="Times New Roman"/>
          <w:bCs/>
          <w:sz w:val="20"/>
          <w:szCs w:val="20"/>
          <w:lang w:eastAsia="en-US"/>
        </w:rPr>
        <w:t>pcgu_aww</w:t>
      </w:r>
      <w:proofErr w:type="spellEnd"/>
      <w:r w:rsidRPr="00B71A7F">
        <w:rPr>
          <w:rFonts w:ascii="Neo Sans Intel" w:eastAsia="Times New Roman" w:hAnsi="Neo Sans Intel" w:cs="Times New Roman"/>
          <w:bCs/>
          <w:sz w:val="20"/>
          <w:szCs w:val="20"/>
          <w:lang w:eastAsia="en-US"/>
        </w:rPr>
        <w:t xml:space="preserve"> widget used on every wake source.  It may be possible to optimize this logic use the wake sources directly without this widget.  The following table shows which wake sources may be used directly under certain circumstances.</w:t>
      </w:r>
    </w:p>
    <w:p w14:paraId="061054C0" w14:textId="7B9E3D80" w:rsidR="00346D30" w:rsidRPr="00B71A7F" w:rsidRDefault="00733AD2" w:rsidP="00B71A7F">
      <w:pPr>
        <w:rPr>
          <w:bCs/>
          <w:sz w:val="20"/>
        </w:rPr>
      </w:pPr>
      <w:r w:rsidRPr="00B71A7F">
        <w:rPr>
          <w:rFonts w:ascii="Neo Sans Intel" w:eastAsia="Times New Roman" w:hAnsi="Neo Sans Intel" w:cs="Times New Roman"/>
          <w:bCs/>
          <w:sz w:val="20"/>
          <w:szCs w:val="20"/>
          <w:lang w:eastAsia="en-US"/>
        </w:rPr>
        <w:t xml:space="preserve">Note: if the </w:t>
      </w:r>
      <w:proofErr w:type="spellStart"/>
      <w:r w:rsidRPr="00B71A7F">
        <w:rPr>
          <w:rFonts w:ascii="Neo Sans Intel" w:eastAsia="Times New Roman" w:hAnsi="Neo Sans Intel" w:cs="Times New Roman"/>
          <w:bCs/>
          <w:sz w:val="20"/>
          <w:szCs w:val="20"/>
          <w:lang w:eastAsia="en-US"/>
        </w:rPr>
        <w:t>pcgu_aww</w:t>
      </w:r>
      <w:proofErr w:type="spellEnd"/>
      <w:r w:rsidRPr="00B71A7F">
        <w:rPr>
          <w:rFonts w:ascii="Neo Sans Intel" w:eastAsia="Times New Roman" w:hAnsi="Neo Sans Intel" w:cs="Times New Roman"/>
          <w:bCs/>
          <w:sz w:val="20"/>
          <w:szCs w:val="20"/>
          <w:lang w:eastAsia="en-US"/>
        </w:rPr>
        <w:t xml:space="preserve"> is not used, a </w:t>
      </w:r>
      <w:proofErr w:type="spellStart"/>
      <w:r w:rsidRPr="00B71A7F">
        <w:rPr>
          <w:rFonts w:ascii="Neo Sans Intel" w:eastAsia="Times New Roman" w:hAnsi="Neo Sans Intel" w:cs="Times New Roman"/>
          <w:bCs/>
          <w:sz w:val="20"/>
          <w:szCs w:val="20"/>
          <w:lang w:eastAsia="en-US"/>
        </w:rPr>
        <w:t>doublesync</w:t>
      </w:r>
      <w:proofErr w:type="spellEnd"/>
      <w:r w:rsidRPr="00B71A7F">
        <w:rPr>
          <w:rFonts w:ascii="Neo Sans Intel" w:eastAsia="Times New Roman" w:hAnsi="Neo Sans Intel" w:cs="Times New Roman"/>
          <w:bCs/>
          <w:sz w:val="20"/>
          <w:szCs w:val="20"/>
          <w:lang w:eastAsia="en-US"/>
        </w:rPr>
        <w:t xml:space="preserve"> will be needed to synchronize each term as it feeds into the </w:t>
      </w:r>
      <w:proofErr w:type="spellStart"/>
      <w:r w:rsidRPr="00B71A7F">
        <w:rPr>
          <w:rFonts w:ascii="Neo Sans Intel" w:eastAsia="Times New Roman" w:hAnsi="Neo Sans Intel" w:cs="Times New Roman"/>
          <w:bCs/>
          <w:sz w:val="20"/>
          <w:szCs w:val="20"/>
          <w:lang w:eastAsia="en-US"/>
        </w:rPr>
        <w:t>sync_gate</w:t>
      </w:r>
      <w:proofErr w:type="spellEnd"/>
      <w:r w:rsidRPr="00B71A7F">
        <w:rPr>
          <w:rFonts w:ascii="Neo Sans Intel" w:eastAsia="Times New Roman" w:hAnsi="Neo Sans Intel" w:cs="Times New Roman"/>
          <w:bCs/>
          <w:sz w:val="20"/>
          <w:szCs w:val="20"/>
          <w:lang w:eastAsia="en-US"/>
        </w:rPr>
        <w:t xml:space="preserve"> logic.</w:t>
      </w:r>
    </w:p>
    <w:tbl>
      <w:tblPr>
        <w:tblStyle w:val="LightGrid-Accent12"/>
        <w:tblW w:w="9350" w:type="dxa"/>
        <w:tblLayout w:type="fixed"/>
        <w:tblLook w:val="04A0" w:firstRow="1" w:lastRow="0" w:firstColumn="1" w:lastColumn="0" w:noHBand="0" w:noVBand="1"/>
      </w:tblPr>
      <w:tblGrid>
        <w:gridCol w:w="1880"/>
        <w:gridCol w:w="5130"/>
        <w:gridCol w:w="2340"/>
      </w:tblGrid>
      <w:tr w:rsidR="00733AD2" w:rsidRPr="00995259" w14:paraId="20D973FD" w14:textId="77777777" w:rsidTr="00B71A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0" w:type="dxa"/>
          </w:tcPr>
          <w:p w14:paraId="339537D8" w14:textId="77777777" w:rsidR="00733AD2" w:rsidRPr="00995259" w:rsidRDefault="00733AD2" w:rsidP="00F144BE">
            <w:pPr>
              <w:rPr>
                <w:rFonts w:ascii="Neo Sans Intel" w:hAnsi="Neo Sans Intel"/>
              </w:rPr>
            </w:pPr>
            <w:r w:rsidRPr="00995259">
              <w:rPr>
                <w:rFonts w:ascii="Neo Sans Intel" w:hAnsi="Neo Sans Intel"/>
              </w:rPr>
              <w:t>Signal</w:t>
            </w:r>
          </w:p>
        </w:tc>
        <w:tc>
          <w:tcPr>
            <w:tcW w:w="5130" w:type="dxa"/>
          </w:tcPr>
          <w:p w14:paraId="7E8C22AC" w14:textId="7129B0A5" w:rsidR="00733AD2" w:rsidRPr="00995259" w:rsidRDefault="00733AD2" w:rsidP="00F144BE">
            <w:pPr>
              <w:cnfStyle w:val="100000000000" w:firstRow="1" w:lastRow="0" w:firstColumn="0" w:lastColumn="0" w:oddVBand="0" w:evenVBand="0" w:oddHBand="0" w:evenHBand="0" w:firstRowFirstColumn="0" w:firstRowLastColumn="0" w:lastRowFirstColumn="0" w:lastRowLastColumn="0"/>
              <w:rPr>
                <w:rFonts w:ascii="Neo Sans Intel" w:hAnsi="Neo Sans Intel"/>
              </w:rPr>
            </w:pPr>
            <w:r>
              <w:rPr>
                <w:rFonts w:ascii="Neo Sans Intel" w:hAnsi="Neo Sans Intel"/>
              </w:rPr>
              <w:t>Details / Conclusion</w:t>
            </w:r>
          </w:p>
        </w:tc>
        <w:tc>
          <w:tcPr>
            <w:tcW w:w="2340" w:type="dxa"/>
          </w:tcPr>
          <w:p w14:paraId="611B0C14" w14:textId="3E69EC2F" w:rsidR="00733AD2" w:rsidRPr="00995259" w:rsidRDefault="00733AD2" w:rsidP="00F144BE">
            <w:pPr>
              <w:cnfStyle w:val="100000000000" w:firstRow="1" w:lastRow="0" w:firstColumn="0" w:lastColumn="0" w:oddVBand="0" w:evenVBand="0" w:oddHBand="0" w:evenHBand="0" w:firstRowFirstColumn="0" w:firstRowLastColumn="0" w:lastRowFirstColumn="0" w:lastRowLastColumn="0"/>
              <w:rPr>
                <w:rFonts w:ascii="Neo Sans Intel" w:hAnsi="Neo Sans Intel"/>
              </w:rPr>
            </w:pPr>
            <w:r>
              <w:rPr>
                <w:rFonts w:ascii="Neo Sans Intel" w:hAnsi="Neo Sans Intel"/>
              </w:rPr>
              <w:t>Assumptions</w:t>
            </w:r>
          </w:p>
        </w:tc>
      </w:tr>
      <w:tr w:rsidR="00733AD2" w:rsidRPr="00995259" w14:paraId="027BD595" w14:textId="77777777" w:rsidTr="00733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0" w:type="dxa"/>
          </w:tcPr>
          <w:p w14:paraId="70620ED6" w14:textId="7E21D2D2" w:rsidR="00733AD2" w:rsidRDefault="00733AD2" w:rsidP="00346D30">
            <w:pPr>
              <w:pStyle w:val="TableText"/>
              <w:jc w:val="left"/>
              <w:rPr>
                <w:rFonts w:ascii="Neo Sans Intel" w:hAnsi="Neo Sans Intel"/>
                <w:bCs w:val="0"/>
              </w:rPr>
            </w:pPr>
            <w:del w:id="1526" w:author="Havican, Jared W" w:date="2014-06-10T15:38:00Z">
              <w:r w:rsidDel="004C7653">
                <w:rPr>
                  <w:rFonts w:ascii="Neo Sans Intel" w:hAnsi="Neo Sans Intel"/>
                  <w:bCs w:val="0"/>
                </w:rPr>
                <w:delText>pmc_pg_wake</w:delText>
              </w:r>
            </w:del>
          </w:p>
        </w:tc>
        <w:tc>
          <w:tcPr>
            <w:tcW w:w="5130" w:type="dxa"/>
          </w:tcPr>
          <w:p w14:paraId="39861774" w14:textId="5364BF22" w:rsidR="00733AD2" w:rsidDel="004C7653" w:rsidRDefault="00733AD2" w:rsidP="00F144BE">
            <w:pPr>
              <w:cnfStyle w:val="000000100000" w:firstRow="0" w:lastRow="0" w:firstColumn="0" w:lastColumn="0" w:oddVBand="0" w:evenVBand="0" w:oddHBand="1" w:evenHBand="0" w:firstRowFirstColumn="0" w:firstRowLastColumn="0" w:lastRowFirstColumn="0" w:lastRowLastColumn="0"/>
              <w:rPr>
                <w:del w:id="1527" w:author="Havican, Jared W" w:date="2014-06-10T15:38:00Z"/>
                <w:rFonts w:ascii="Neo Sans Intel" w:hAnsi="Neo Sans Intel"/>
                <w:bCs/>
              </w:rPr>
            </w:pPr>
            <w:del w:id="1528" w:author="Havican, Jared W" w:date="2014-06-10T15:38:00Z">
              <w:r w:rsidDel="004C7653">
                <w:rPr>
                  <w:rFonts w:ascii="Neo Sans Intel" w:hAnsi="Neo Sans Intel"/>
                  <w:bCs/>
                </w:rPr>
                <w:delText>Will be asserted by PMC. PMC can monitor the PG state of the IP and only deassert when the domain is no longer power-gated. This would ensure that the wake is asserted until the PGCB clock started running.</w:delText>
              </w:r>
            </w:del>
          </w:p>
          <w:p w14:paraId="48C0BE33" w14:textId="5B0564A0" w:rsidR="00733AD2" w:rsidDel="004C7653" w:rsidRDefault="00733AD2" w:rsidP="00F144BE">
            <w:pPr>
              <w:cnfStyle w:val="000000100000" w:firstRow="0" w:lastRow="0" w:firstColumn="0" w:lastColumn="0" w:oddVBand="0" w:evenVBand="0" w:oddHBand="1" w:evenHBand="0" w:firstRowFirstColumn="0" w:firstRowLastColumn="0" w:lastRowFirstColumn="0" w:lastRowLastColumn="0"/>
              <w:rPr>
                <w:del w:id="1529" w:author="Havican, Jared W" w:date="2014-06-10T15:38:00Z"/>
                <w:rFonts w:ascii="Neo Sans Intel" w:hAnsi="Neo Sans Intel"/>
                <w:bCs/>
              </w:rPr>
            </w:pPr>
          </w:p>
          <w:p w14:paraId="7CE026BE" w14:textId="78F22FD4" w:rsidR="00733AD2" w:rsidRDefault="00733AD2" w:rsidP="00F144BE">
            <w:pPr>
              <w:cnfStyle w:val="000000100000" w:firstRow="0" w:lastRow="0" w:firstColumn="0" w:lastColumn="0" w:oddVBand="0" w:evenVBand="0" w:oddHBand="1" w:evenHBand="0" w:firstRowFirstColumn="0" w:firstRowLastColumn="0" w:lastRowFirstColumn="0" w:lastRowLastColumn="0"/>
              <w:rPr>
                <w:rFonts w:ascii="Neo Sans Intel" w:hAnsi="Neo Sans Intel"/>
                <w:bCs/>
              </w:rPr>
            </w:pPr>
            <w:del w:id="1530" w:author="Havican, Jared W" w:date="2014-06-10T15:38:00Z">
              <w:r w:rsidDel="004C7653">
                <w:rPr>
                  <w:rFonts w:ascii="Neo Sans Intel" w:hAnsi="Neo Sans Intel"/>
                  <w:bCs/>
                </w:rPr>
                <w:delText>Conclusion: May not need pcgu_aww</w:delText>
              </w:r>
            </w:del>
          </w:p>
        </w:tc>
        <w:tc>
          <w:tcPr>
            <w:tcW w:w="2340" w:type="dxa"/>
          </w:tcPr>
          <w:p w14:paraId="00EADC7B" w14:textId="18DD690B" w:rsidR="00733AD2" w:rsidDel="004C7653" w:rsidRDefault="00733AD2" w:rsidP="00733AD2">
            <w:pPr>
              <w:cnfStyle w:val="000000100000" w:firstRow="0" w:lastRow="0" w:firstColumn="0" w:lastColumn="0" w:oddVBand="0" w:evenVBand="0" w:oddHBand="1" w:evenHBand="0" w:firstRowFirstColumn="0" w:firstRowLastColumn="0" w:lastRowFirstColumn="0" w:lastRowLastColumn="0"/>
              <w:rPr>
                <w:del w:id="1531" w:author="Havican, Jared W" w:date="2014-06-10T15:38:00Z"/>
                <w:rFonts w:ascii="Neo Sans Intel" w:hAnsi="Neo Sans Intel"/>
              </w:rPr>
            </w:pPr>
            <w:del w:id="1532" w:author="Havican, Jared W" w:date="2014-06-10T15:38:00Z">
              <w:r w:rsidDel="004C7653">
                <w:rPr>
                  <w:rFonts w:ascii="Neo Sans Intel" w:hAnsi="Neo Sans Intel"/>
                </w:rPr>
                <w:delText>-PMC keeps asserted until domain is not power-gated</w:delText>
              </w:r>
            </w:del>
          </w:p>
          <w:p w14:paraId="3E3B42BB" w14:textId="01138944" w:rsidR="00733AD2" w:rsidRDefault="00733AD2" w:rsidP="00733AD2">
            <w:pPr>
              <w:cnfStyle w:val="000000100000" w:firstRow="0" w:lastRow="0" w:firstColumn="0" w:lastColumn="0" w:oddVBand="0" w:evenVBand="0" w:oddHBand="1" w:evenHBand="0" w:firstRowFirstColumn="0" w:firstRowLastColumn="0" w:lastRowFirstColumn="0" w:lastRowLastColumn="0"/>
              <w:rPr>
                <w:rFonts w:ascii="Neo Sans Intel" w:hAnsi="Neo Sans Intel"/>
              </w:rPr>
            </w:pPr>
            <w:del w:id="1533" w:author="Havican, Jared W" w:date="2014-06-10T15:38:00Z">
              <w:r w:rsidDel="004C7653">
                <w:rPr>
                  <w:rFonts w:ascii="Neo Sans Intel" w:hAnsi="Neo Sans Intel"/>
                </w:rPr>
                <w:delText>-pgcb_clk is gated when sync_clkvld is ‘0’</w:delText>
              </w:r>
            </w:del>
          </w:p>
        </w:tc>
      </w:tr>
      <w:tr w:rsidR="00733AD2" w:rsidRPr="00995259" w14:paraId="18E0258A" w14:textId="77777777" w:rsidTr="00733AD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0" w:type="dxa"/>
          </w:tcPr>
          <w:p w14:paraId="32BF9EA6" w14:textId="215BBDEF" w:rsidR="00733AD2" w:rsidRDefault="00733AD2" w:rsidP="00346D30">
            <w:pPr>
              <w:pStyle w:val="TableText"/>
              <w:jc w:val="left"/>
              <w:rPr>
                <w:rFonts w:ascii="Neo Sans Intel" w:hAnsi="Neo Sans Intel"/>
                <w:bCs w:val="0"/>
              </w:rPr>
            </w:pPr>
            <w:r>
              <w:rPr>
                <w:rFonts w:ascii="Neo Sans Intel" w:hAnsi="Neo Sans Intel"/>
                <w:bCs w:val="0"/>
              </w:rPr>
              <w:t>pgcb_idle</w:t>
            </w:r>
          </w:p>
        </w:tc>
        <w:tc>
          <w:tcPr>
            <w:tcW w:w="5130" w:type="dxa"/>
          </w:tcPr>
          <w:p w14:paraId="06437F94" w14:textId="77777777" w:rsidR="00F75EFC" w:rsidRDefault="00733AD2" w:rsidP="00F75EFC">
            <w:pPr>
              <w:cnfStyle w:val="000000010000" w:firstRow="0" w:lastRow="0" w:firstColumn="0" w:lastColumn="0" w:oddVBand="0" w:evenVBand="0" w:oddHBand="0" w:evenHBand="1" w:firstRowFirstColumn="0" w:firstRowLastColumn="0" w:lastRowFirstColumn="0" w:lastRowLastColumn="0"/>
              <w:rPr>
                <w:rFonts w:ascii="Neo Sans Intel" w:hAnsi="Neo Sans Intel"/>
                <w:bCs/>
              </w:rPr>
            </w:pPr>
            <w:r>
              <w:rPr>
                <w:rFonts w:ascii="Neo Sans Intel" w:hAnsi="Neo Sans Intel"/>
                <w:bCs/>
              </w:rPr>
              <w:t xml:space="preserve">Synchronous to pgcb_clk. Thus if the clock is able to be gated when </w:t>
            </w:r>
            <w:proofErr w:type="spellStart"/>
            <w:r>
              <w:rPr>
                <w:rFonts w:ascii="Neo Sans Intel" w:hAnsi="Neo Sans Intel"/>
                <w:bCs/>
              </w:rPr>
              <w:t>pgcb_idle</w:t>
            </w:r>
            <w:proofErr w:type="spellEnd"/>
            <w:r>
              <w:rPr>
                <w:rFonts w:ascii="Neo Sans Intel" w:hAnsi="Neo Sans Intel"/>
                <w:bCs/>
              </w:rPr>
              <w:t xml:space="preserve"> deasserts, will require the clock to be running again in order to assert.  </w:t>
            </w:r>
          </w:p>
          <w:p w14:paraId="7FFE6F91" w14:textId="77777777" w:rsidR="00F75EFC" w:rsidRDefault="00F75EFC" w:rsidP="00F75EFC">
            <w:pPr>
              <w:cnfStyle w:val="000000010000" w:firstRow="0" w:lastRow="0" w:firstColumn="0" w:lastColumn="0" w:oddVBand="0" w:evenVBand="0" w:oddHBand="0" w:evenHBand="1" w:firstRowFirstColumn="0" w:firstRowLastColumn="0" w:lastRowFirstColumn="0" w:lastRowLastColumn="0"/>
              <w:rPr>
                <w:rFonts w:ascii="Neo Sans Intel" w:hAnsi="Neo Sans Intel"/>
                <w:bCs/>
              </w:rPr>
            </w:pPr>
          </w:p>
          <w:p w14:paraId="0DFD0B1F" w14:textId="77777777" w:rsidR="00733AD2" w:rsidRDefault="00733AD2" w:rsidP="00F75EFC">
            <w:pPr>
              <w:cnfStyle w:val="000000010000" w:firstRow="0" w:lastRow="0" w:firstColumn="0" w:lastColumn="0" w:oddVBand="0" w:evenVBand="0" w:oddHBand="0" w:evenHBand="1" w:firstRowFirstColumn="0" w:firstRowLastColumn="0" w:lastRowFirstColumn="0" w:lastRowLastColumn="0"/>
              <w:rPr>
                <w:rFonts w:ascii="Neo Sans Intel" w:hAnsi="Neo Sans Intel"/>
                <w:bCs/>
              </w:rPr>
            </w:pPr>
            <w:r>
              <w:rPr>
                <w:rFonts w:ascii="Neo Sans Intel" w:hAnsi="Neo Sans Intel"/>
                <w:bCs/>
              </w:rPr>
              <w:t xml:space="preserve">This is also used to mask any possible glitches from </w:t>
            </w:r>
            <w:proofErr w:type="spellStart"/>
            <w:r>
              <w:rPr>
                <w:rFonts w:ascii="Neo Sans Intel" w:hAnsi="Neo Sans Intel"/>
                <w:bCs/>
              </w:rPr>
              <w:t>pgcb_pok</w:t>
            </w:r>
            <w:proofErr w:type="spellEnd"/>
            <w:r>
              <w:rPr>
                <w:rFonts w:ascii="Neo Sans Intel" w:hAnsi="Neo Sans Intel"/>
                <w:bCs/>
              </w:rPr>
              <w:t xml:space="preserve"> changing, however when it is deasserted, will stay deasserted for many clock cycles, so may not need the </w:t>
            </w:r>
            <w:proofErr w:type="spellStart"/>
            <w:r>
              <w:rPr>
                <w:rFonts w:ascii="Neo Sans Intel" w:hAnsi="Neo Sans Intel"/>
                <w:bCs/>
              </w:rPr>
              <w:t>pcgu_aww</w:t>
            </w:r>
            <w:proofErr w:type="spellEnd"/>
            <w:r>
              <w:rPr>
                <w:rFonts w:ascii="Neo Sans Intel" w:hAnsi="Neo Sans Intel"/>
                <w:bCs/>
              </w:rPr>
              <w:t xml:space="preserve"> to extend it for </w:t>
            </w:r>
            <w:r w:rsidR="00F75EFC">
              <w:rPr>
                <w:rFonts w:ascii="Neo Sans Intel" w:hAnsi="Neo Sans Intel"/>
                <w:bCs/>
              </w:rPr>
              <w:t>more</w:t>
            </w:r>
            <w:r>
              <w:rPr>
                <w:rFonts w:ascii="Neo Sans Intel" w:hAnsi="Neo Sans Intel"/>
                <w:bCs/>
              </w:rPr>
              <w:t xml:space="preserve"> cycles.</w:t>
            </w:r>
          </w:p>
          <w:p w14:paraId="0CA8B21A" w14:textId="77777777" w:rsidR="00F75EFC" w:rsidRDefault="00F75EFC" w:rsidP="00F75EFC">
            <w:pPr>
              <w:cnfStyle w:val="000000010000" w:firstRow="0" w:lastRow="0" w:firstColumn="0" w:lastColumn="0" w:oddVBand="0" w:evenVBand="0" w:oddHBand="0" w:evenHBand="1" w:firstRowFirstColumn="0" w:firstRowLastColumn="0" w:lastRowFirstColumn="0" w:lastRowLastColumn="0"/>
              <w:rPr>
                <w:rFonts w:ascii="Neo Sans Intel" w:hAnsi="Neo Sans Intel"/>
                <w:bCs/>
              </w:rPr>
            </w:pPr>
          </w:p>
          <w:p w14:paraId="7C360C96" w14:textId="1A41B70A" w:rsidR="00F75EFC" w:rsidRDefault="00F75EFC" w:rsidP="00F75EFC">
            <w:pPr>
              <w:cnfStyle w:val="000000010000" w:firstRow="0" w:lastRow="0" w:firstColumn="0" w:lastColumn="0" w:oddVBand="0" w:evenVBand="0" w:oddHBand="0" w:evenHBand="1" w:firstRowFirstColumn="0" w:firstRowLastColumn="0" w:lastRowFirstColumn="0" w:lastRowLastColumn="0"/>
              <w:rPr>
                <w:rFonts w:ascii="Neo Sans Intel" w:hAnsi="Neo Sans Intel"/>
                <w:bCs/>
              </w:rPr>
            </w:pPr>
            <w:r>
              <w:rPr>
                <w:rFonts w:ascii="Neo Sans Intel" w:hAnsi="Neo Sans Intel"/>
                <w:bCs/>
              </w:rPr>
              <w:t xml:space="preserve">Conclusion: May not need </w:t>
            </w:r>
            <w:proofErr w:type="spellStart"/>
            <w:r>
              <w:rPr>
                <w:rFonts w:ascii="Neo Sans Intel" w:hAnsi="Neo Sans Intel"/>
                <w:bCs/>
              </w:rPr>
              <w:t>pcgu_aww</w:t>
            </w:r>
            <w:proofErr w:type="spellEnd"/>
          </w:p>
        </w:tc>
        <w:tc>
          <w:tcPr>
            <w:tcW w:w="2340" w:type="dxa"/>
          </w:tcPr>
          <w:p w14:paraId="57A7B386" w14:textId="77777777" w:rsidR="00733AD2" w:rsidRDefault="00F75EFC" w:rsidP="00733AD2">
            <w:pPr>
              <w:cnfStyle w:val="000000010000" w:firstRow="0" w:lastRow="0" w:firstColumn="0" w:lastColumn="0" w:oddVBand="0" w:evenVBand="0" w:oddHBand="0" w:evenHBand="1" w:firstRowFirstColumn="0" w:firstRowLastColumn="0" w:lastRowFirstColumn="0" w:lastRowLastColumn="0"/>
              <w:rPr>
                <w:rFonts w:ascii="Neo Sans Intel" w:hAnsi="Neo Sans Intel"/>
              </w:rPr>
            </w:pPr>
            <w:r>
              <w:rPr>
                <w:rFonts w:ascii="Neo Sans Intel" w:hAnsi="Neo Sans Intel"/>
              </w:rPr>
              <w:t>-using the PGCB</w:t>
            </w:r>
          </w:p>
          <w:p w14:paraId="408DBEDE" w14:textId="37235E1A" w:rsidR="00F75EFC" w:rsidRDefault="00F75EFC" w:rsidP="00733AD2">
            <w:pPr>
              <w:cnfStyle w:val="000000010000" w:firstRow="0" w:lastRow="0" w:firstColumn="0" w:lastColumn="0" w:oddVBand="0" w:evenVBand="0" w:oddHBand="0" w:evenHBand="1" w:firstRowFirstColumn="0" w:firstRowLastColumn="0" w:lastRowFirstColumn="0" w:lastRowLastColumn="0"/>
              <w:rPr>
                <w:rFonts w:ascii="Neo Sans Intel" w:hAnsi="Neo Sans Intel"/>
              </w:rPr>
            </w:pPr>
            <w:r>
              <w:rPr>
                <w:rFonts w:ascii="Neo Sans Intel" w:hAnsi="Neo Sans Intel"/>
              </w:rPr>
              <w:t xml:space="preserve">-pgcb_clk is gated when </w:t>
            </w:r>
            <w:proofErr w:type="spellStart"/>
            <w:r>
              <w:rPr>
                <w:rFonts w:ascii="Neo Sans Intel" w:hAnsi="Neo Sans Intel"/>
              </w:rPr>
              <w:t>sync_clkvld</w:t>
            </w:r>
            <w:proofErr w:type="spellEnd"/>
            <w:r>
              <w:rPr>
                <w:rFonts w:ascii="Neo Sans Intel" w:hAnsi="Neo Sans Intel"/>
              </w:rPr>
              <w:t xml:space="preserve"> is ‘0’</w:t>
            </w:r>
          </w:p>
        </w:tc>
      </w:tr>
      <w:tr w:rsidR="00733AD2" w:rsidRPr="00995259" w14:paraId="469A40B9" w14:textId="77777777" w:rsidTr="00B71A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0" w:type="dxa"/>
          </w:tcPr>
          <w:p w14:paraId="3D352F77" w14:textId="579F0E2B" w:rsidR="00733AD2" w:rsidRPr="002E3EB9" w:rsidRDefault="00733AD2" w:rsidP="00346D30">
            <w:pPr>
              <w:pStyle w:val="TableText"/>
              <w:jc w:val="left"/>
              <w:rPr>
                <w:rFonts w:ascii="Neo Sans Intel" w:hAnsi="Neo Sans Intel"/>
                <w:bCs w:val="0"/>
              </w:rPr>
            </w:pPr>
            <w:r>
              <w:rPr>
                <w:rFonts w:ascii="Neo Sans Intel" w:hAnsi="Neo Sans Intel"/>
                <w:bCs w:val="0"/>
              </w:rPr>
              <w:t>*_cdc_clkreq</w:t>
            </w:r>
          </w:p>
        </w:tc>
        <w:tc>
          <w:tcPr>
            <w:tcW w:w="5130" w:type="dxa"/>
          </w:tcPr>
          <w:p w14:paraId="737D2016" w14:textId="77777777" w:rsidR="00733AD2" w:rsidRDefault="00733AD2" w:rsidP="00F144BE">
            <w:pPr>
              <w:cnfStyle w:val="000000100000" w:firstRow="0" w:lastRow="0" w:firstColumn="0" w:lastColumn="0" w:oddVBand="0" w:evenVBand="0" w:oddHBand="1" w:evenHBand="0" w:firstRowFirstColumn="0" w:firstRowLastColumn="0" w:lastRowFirstColumn="0" w:lastRowLastColumn="0"/>
              <w:rPr>
                <w:rFonts w:ascii="Neo Sans Intel" w:hAnsi="Neo Sans Intel"/>
                <w:bCs/>
              </w:rPr>
            </w:pPr>
            <w:r>
              <w:rPr>
                <w:rFonts w:ascii="Neo Sans Intel" w:hAnsi="Neo Sans Intel"/>
                <w:bCs/>
              </w:rPr>
              <w:t>Asserts in the PGCB clock domain of the CDC and will stay asserted until all wake sources have been synchronized and seen deasserted.  Thus, this signal requires the PGCB clock to be running for both assertion and deassertion and so it is guaranteed to stay asserted until the PGCB clock is running and valid.</w:t>
            </w:r>
          </w:p>
          <w:p w14:paraId="59A0F74F" w14:textId="77777777" w:rsidR="00733AD2" w:rsidRDefault="00733AD2" w:rsidP="00F144BE">
            <w:pPr>
              <w:cnfStyle w:val="000000100000" w:firstRow="0" w:lastRow="0" w:firstColumn="0" w:lastColumn="0" w:oddVBand="0" w:evenVBand="0" w:oddHBand="1" w:evenHBand="0" w:firstRowFirstColumn="0" w:firstRowLastColumn="0" w:lastRowFirstColumn="0" w:lastRowLastColumn="0"/>
              <w:rPr>
                <w:rFonts w:ascii="Neo Sans Intel" w:hAnsi="Neo Sans Intel"/>
                <w:bCs/>
              </w:rPr>
            </w:pPr>
          </w:p>
          <w:p w14:paraId="3A4DF718" w14:textId="2E844028" w:rsidR="00733AD2" w:rsidRPr="00EF145F" w:rsidRDefault="00733AD2" w:rsidP="00F144BE">
            <w:pPr>
              <w:cnfStyle w:val="000000100000" w:firstRow="0" w:lastRow="0" w:firstColumn="0" w:lastColumn="0" w:oddVBand="0" w:evenVBand="0" w:oddHBand="1" w:evenHBand="0" w:firstRowFirstColumn="0" w:firstRowLastColumn="0" w:lastRowFirstColumn="0" w:lastRowLastColumn="0"/>
              <w:rPr>
                <w:rFonts w:ascii="Neo Sans Intel" w:hAnsi="Neo Sans Intel"/>
                <w:bCs/>
              </w:rPr>
            </w:pPr>
            <w:r>
              <w:rPr>
                <w:rFonts w:ascii="Neo Sans Intel" w:hAnsi="Neo Sans Intel"/>
                <w:bCs/>
              </w:rPr>
              <w:t xml:space="preserve">Conclusion: May not need </w:t>
            </w:r>
            <w:proofErr w:type="spellStart"/>
            <w:r>
              <w:rPr>
                <w:rFonts w:ascii="Neo Sans Intel" w:hAnsi="Neo Sans Intel"/>
                <w:bCs/>
              </w:rPr>
              <w:t>pcgu_aww</w:t>
            </w:r>
            <w:proofErr w:type="spellEnd"/>
          </w:p>
        </w:tc>
        <w:tc>
          <w:tcPr>
            <w:tcW w:w="2340" w:type="dxa"/>
          </w:tcPr>
          <w:p w14:paraId="76222071" w14:textId="31947A87" w:rsidR="00733AD2" w:rsidRDefault="00733AD2" w:rsidP="00B71A7F">
            <w:pPr>
              <w:cnfStyle w:val="000000100000" w:firstRow="0" w:lastRow="0" w:firstColumn="0" w:lastColumn="0" w:oddVBand="0" w:evenVBand="0" w:oddHBand="1" w:evenHBand="0" w:firstRowFirstColumn="0" w:firstRowLastColumn="0" w:lastRowFirstColumn="0" w:lastRowLastColumn="0"/>
              <w:rPr>
                <w:rFonts w:ascii="Neo Sans Intel" w:hAnsi="Neo Sans Intel"/>
              </w:rPr>
            </w:pPr>
            <w:r>
              <w:rPr>
                <w:rFonts w:ascii="Neo Sans Intel" w:hAnsi="Neo Sans Intel"/>
              </w:rPr>
              <w:t>-using the PGCB+CDC</w:t>
            </w:r>
          </w:p>
          <w:p w14:paraId="3889593A" w14:textId="77777777" w:rsidR="00733AD2" w:rsidRDefault="00733AD2" w:rsidP="00B71A7F">
            <w:pPr>
              <w:cnfStyle w:val="000000100000" w:firstRow="0" w:lastRow="0" w:firstColumn="0" w:lastColumn="0" w:oddVBand="0" w:evenVBand="0" w:oddHBand="1" w:evenHBand="0" w:firstRowFirstColumn="0" w:firstRowLastColumn="0" w:lastRowFirstColumn="0" w:lastRowLastColumn="0"/>
              <w:rPr>
                <w:rFonts w:ascii="Neo Sans Intel" w:hAnsi="Neo Sans Intel"/>
              </w:rPr>
            </w:pPr>
            <w:r>
              <w:rPr>
                <w:rFonts w:ascii="Neo Sans Intel" w:hAnsi="Neo Sans Intel"/>
              </w:rPr>
              <w:t>-clkreq is driven from the CDC</w:t>
            </w:r>
          </w:p>
          <w:p w14:paraId="5C0D3101" w14:textId="737C8B8E" w:rsidR="00733AD2" w:rsidRPr="00995259" w:rsidRDefault="00733AD2" w:rsidP="00B71A7F">
            <w:pPr>
              <w:cnfStyle w:val="000000100000" w:firstRow="0" w:lastRow="0" w:firstColumn="0" w:lastColumn="0" w:oddVBand="0" w:evenVBand="0" w:oddHBand="1" w:evenHBand="0" w:firstRowFirstColumn="0" w:firstRowLastColumn="0" w:lastRowFirstColumn="0" w:lastRowLastColumn="0"/>
              <w:rPr>
                <w:rFonts w:ascii="Neo Sans Intel" w:hAnsi="Neo Sans Intel"/>
              </w:rPr>
            </w:pPr>
            <w:r>
              <w:rPr>
                <w:rFonts w:ascii="Neo Sans Intel" w:hAnsi="Neo Sans Intel"/>
              </w:rPr>
              <w:t xml:space="preserve">-pgcb_clk is gated when </w:t>
            </w:r>
            <w:proofErr w:type="spellStart"/>
            <w:r>
              <w:rPr>
                <w:rFonts w:ascii="Neo Sans Intel" w:hAnsi="Neo Sans Intel"/>
              </w:rPr>
              <w:t>sync_clkvld</w:t>
            </w:r>
            <w:proofErr w:type="spellEnd"/>
            <w:r>
              <w:rPr>
                <w:rFonts w:ascii="Neo Sans Intel" w:hAnsi="Neo Sans Intel"/>
              </w:rPr>
              <w:t xml:space="preserve"> is ‘0’</w:t>
            </w:r>
          </w:p>
        </w:tc>
      </w:tr>
      <w:tr w:rsidR="00733AD2" w:rsidRPr="00995259" w14:paraId="2684801A" w14:textId="77777777" w:rsidTr="00733AD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0" w:type="dxa"/>
          </w:tcPr>
          <w:p w14:paraId="109BC694" w14:textId="34ACFC34" w:rsidR="00733AD2" w:rsidRDefault="00F75EFC" w:rsidP="00346D30">
            <w:pPr>
              <w:pStyle w:val="TableText"/>
              <w:jc w:val="left"/>
              <w:rPr>
                <w:rFonts w:ascii="Neo Sans Intel" w:hAnsi="Neo Sans Intel"/>
                <w:bCs w:val="0"/>
              </w:rPr>
            </w:pPr>
            <w:r>
              <w:rPr>
                <w:rFonts w:ascii="Neo Sans Intel" w:hAnsi="Neo Sans Intel"/>
                <w:bCs w:val="0"/>
              </w:rPr>
              <w:t>*_cdc_gclock_req_async</w:t>
            </w:r>
          </w:p>
        </w:tc>
        <w:tc>
          <w:tcPr>
            <w:tcW w:w="5130" w:type="dxa"/>
          </w:tcPr>
          <w:p w14:paraId="21409C80" w14:textId="77777777" w:rsidR="00F75EFC" w:rsidRDefault="00F75EFC" w:rsidP="00F75EFC">
            <w:pPr>
              <w:cnfStyle w:val="000000010000" w:firstRow="0" w:lastRow="0" w:firstColumn="0" w:lastColumn="0" w:oddVBand="0" w:evenVBand="0" w:oddHBand="0" w:evenHBand="1" w:firstRowFirstColumn="0" w:firstRowLastColumn="0" w:lastRowFirstColumn="0" w:lastRowLastColumn="0"/>
              <w:rPr>
                <w:rFonts w:ascii="Neo Sans Intel" w:hAnsi="Neo Sans Intel"/>
                <w:bCs/>
              </w:rPr>
            </w:pPr>
            <w:r>
              <w:rPr>
                <w:rFonts w:ascii="Neo Sans Intel" w:hAnsi="Neo Sans Intel"/>
                <w:bCs/>
              </w:rPr>
              <w:t xml:space="preserve">When asserted, will require the corresponding </w:t>
            </w:r>
            <w:proofErr w:type="spellStart"/>
            <w:r>
              <w:rPr>
                <w:rFonts w:ascii="Neo Sans Intel" w:hAnsi="Neo Sans Intel"/>
                <w:bCs/>
              </w:rPr>
              <w:t>gclock_ack_async</w:t>
            </w:r>
            <w:proofErr w:type="spellEnd"/>
            <w:r>
              <w:rPr>
                <w:rFonts w:ascii="Neo Sans Intel" w:hAnsi="Neo Sans Intel"/>
                <w:bCs/>
              </w:rPr>
              <w:t xml:space="preserve"> to assert before it can deassert.  </w:t>
            </w:r>
            <w:proofErr w:type="spellStart"/>
            <w:proofErr w:type="gramStart"/>
            <w:r>
              <w:rPr>
                <w:rFonts w:ascii="Neo Sans Intel" w:hAnsi="Neo Sans Intel"/>
                <w:bCs/>
              </w:rPr>
              <w:t>gclock_ack_async</w:t>
            </w:r>
            <w:proofErr w:type="spellEnd"/>
            <w:proofErr w:type="gramEnd"/>
            <w:r>
              <w:rPr>
                <w:rFonts w:ascii="Neo Sans Intel" w:hAnsi="Neo Sans Intel"/>
                <w:bCs/>
              </w:rPr>
              <w:t xml:space="preserve"> will only assert when the CDC’s clkreq and clkack are asserted.  It is theoretically possible for CDC’s clkreq to assert on the boundary of the PGCB clock being gated, however the CDC’s clkreq will not deassert until the pgcb_clk is running again, thus ensuring the PGCB clock will wake up again.</w:t>
            </w:r>
          </w:p>
          <w:p w14:paraId="3E8B6C0B" w14:textId="77777777" w:rsidR="00F75EFC" w:rsidRDefault="00F75EFC" w:rsidP="00F75EFC">
            <w:pPr>
              <w:cnfStyle w:val="000000010000" w:firstRow="0" w:lastRow="0" w:firstColumn="0" w:lastColumn="0" w:oddVBand="0" w:evenVBand="0" w:oddHBand="0" w:evenHBand="1" w:firstRowFirstColumn="0" w:firstRowLastColumn="0" w:lastRowFirstColumn="0" w:lastRowLastColumn="0"/>
              <w:rPr>
                <w:rFonts w:ascii="Neo Sans Intel" w:hAnsi="Neo Sans Intel"/>
                <w:bCs/>
              </w:rPr>
            </w:pPr>
          </w:p>
          <w:p w14:paraId="431DCA12" w14:textId="679312AC" w:rsidR="00733AD2" w:rsidRDefault="00F75EFC" w:rsidP="00F75EFC">
            <w:pPr>
              <w:cnfStyle w:val="000000010000" w:firstRow="0" w:lastRow="0" w:firstColumn="0" w:lastColumn="0" w:oddVBand="0" w:evenVBand="0" w:oddHBand="0" w:evenHBand="1" w:firstRowFirstColumn="0" w:firstRowLastColumn="0" w:lastRowFirstColumn="0" w:lastRowLastColumn="0"/>
              <w:rPr>
                <w:rFonts w:ascii="Neo Sans Intel" w:hAnsi="Neo Sans Intel"/>
                <w:bCs/>
              </w:rPr>
            </w:pPr>
            <w:r>
              <w:rPr>
                <w:rFonts w:ascii="Neo Sans Intel" w:hAnsi="Neo Sans Intel"/>
                <w:bCs/>
              </w:rPr>
              <w:t xml:space="preserve">Conclusion: May not need </w:t>
            </w:r>
            <w:proofErr w:type="spellStart"/>
            <w:r>
              <w:rPr>
                <w:rFonts w:ascii="Neo Sans Intel" w:hAnsi="Neo Sans Intel"/>
                <w:bCs/>
              </w:rPr>
              <w:t>pcgu_aww</w:t>
            </w:r>
            <w:proofErr w:type="spellEnd"/>
            <w:r>
              <w:rPr>
                <w:rFonts w:ascii="Neo Sans Intel" w:hAnsi="Neo Sans Intel"/>
                <w:bCs/>
              </w:rPr>
              <w:t xml:space="preserve"> </w:t>
            </w:r>
          </w:p>
        </w:tc>
        <w:tc>
          <w:tcPr>
            <w:tcW w:w="2340" w:type="dxa"/>
          </w:tcPr>
          <w:p w14:paraId="3F553F17" w14:textId="77777777" w:rsidR="00F75EFC" w:rsidRDefault="00F75EFC" w:rsidP="00F75EFC">
            <w:pPr>
              <w:cnfStyle w:val="000000010000" w:firstRow="0" w:lastRow="0" w:firstColumn="0" w:lastColumn="0" w:oddVBand="0" w:evenVBand="0" w:oddHBand="0" w:evenHBand="1" w:firstRowFirstColumn="0" w:firstRowLastColumn="0" w:lastRowFirstColumn="0" w:lastRowLastColumn="0"/>
              <w:rPr>
                <w:rFonts w:ascii="Neo Sans Intel" w:hAnsi="Neo Sans Intel"/>
              </w:rPr>
            </w:pPr>
            <w:r>
              <w:rPr>
                <w:rFonts w:ascii="Neo Sans Intel" w:hAnsi="Neo Sans Intel"/>
              </w:rPr>
              <w:t>-using the PGCB+CDC</w:t>
            </w:r>
          </w:p>
          <w:p w14:paraId="446233FD" w14:textId="77777777" w:rsidR="00F75EFC" w:rsidRDefault="00F75EFC" w:rsidP="00F75EFC">
            <w:pPr>
              <w:cnfStyle w:val="000000010000" w:firstRow="0" w:lastRow="0" w:firstColumn="0" w:lastColumn="0" w:oddVBand="0" w:evenVBand="0" w:oddHBand="0" w:evenHBand="1" w:firstRowFirstColumn="0" w:firstRowLastColumn="0" w:lastRowFirstColumn="0" w:lastRowLastColumn="0"/>
              <w:rPr>
                <w:rFonts w:ascii="Neo Sans Intel" w:hAnsi="Neo Sans Intel"/>
              </w:rPr>
            </w:pPr>
            <w:r>
              <w:rPr>
                <w:rFonts w:ascii="Neo Sans Intel" w:hAnsi="Neo Sans Intel"/>
              </w:rPr>
              <w:t>-clkreq is driven from the CDC</w:t>
            </w:r>
          </w:p>
          <w:p w14:paraId="68DDF81E" w14:textId="06715A90" w:rsidR="00733AD2" w:rsidRDefault="00F75EFC" w:rsidP="00F75EFC">
            <w:pPr>
              <w:cnfStyle w:val="000000010000" w:firstRow="0" w:lastRow="0" w:firstColumn="0" w:lastColumn="0" w:oddVBand="0" w:evenVBand="0" w:oddHBand="0" w:evenHBand="1" w:firstRowFirstColumn="0" w:firstRowLastColumn="0" w:lastRowFirstColumn="0" w:lastRowLastColumn="0"/>
              <w:rPr>
                <w:rFonts w:ascii="Neo Sans Intel" w:hAnsi="Neo Sans Intel"/>
              </w:rPr>
            </w:pPr>
            <w:r>
              <w:rPr>
                <w:rFonts w:ascii="Neo Sans Intel" w:hAnsi="Neo Sans Intel"/>
              </w:rPr>
              <w:t xml:space="preserve">-pgcb_clk is gated when </w:t>
            </w:r>
            <w:proofErr w:type="spellStart"/>
            <w:r>
              <w:rPr>
                <w:rFonts w:ascii="Neo Sans Intel" w:hAnsi="Neo Sans Intel"/>
              </w:rPr>
              <w:t>sync_clkvld</w:t>
            </w:r>
            <w:proofErr w:type="spellEnd"/>
            <w:r>
              <w:rPr>
                <w:rFonts w:ascii="Neo Sans Intel" w:hAnsi="Neo Sans Intel"/>
              </w:rPr>
              <w:t xml:space="preserve"> is ‘0’</w:t>
            </w:r>
          </w:p>
        </w:tc>
      </w:tr>
      <w:tr w:rsidR="00F75EFC" w:rsidRPr="00995259" w14:paraId="23D10BEC" w14:textId="77777777" w:rsidTr="00733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0" w:type="dxa"/>
          </w:tcPr>
          <w:p w14:paraId="78D396C4" w14:textId="3B4C2944" w:rsidR="00F75EFC" w:rsidRDefault="00F75EFC" w:rsidP="00346D30">
            <w:pPr>
              <w:pStyle w:val="TableText"/>
              <w:jc w:val="left"/>
              <w:rPr>
                <w:rFonts w:ascii="Neo Sans Intel" w:hAnsi="Neo Sans Intel"/>
                <w:bCs w:val="0"/>
              </w:rPr>
            </w:pPr>
            <w:r>
              <w:rPr>
                <w:rFonts w:ascii="Neo Sans Intel" w:hAnsi="Neo Sans Intel"/>
                <w:bCs w:val="0"/>
              </w:rPr>
              <w:t>*_ism_fabric</w:t>
            </w:r>
          </w:p>
        </w:tc>
        <w:tc>
          <w:tcPr>
            <w:tcW w:w="5130" w:type="dxa"/>
          </w:tcPr>
          <w:p w14:paraId="071234C2" w14:textId="77777777" w:rsidR="00F75EFC" w:rsidRDefault="00F75EFC" w:rsidP="00F75EFC">
            <w:pPr>
              <w:cnfStyle w:val="000000100000" w:firstRow="0" w:lastRow="0" w:firstColumn="0" w:lastColumn="0" w:oddVBand="0" w:evenVBand="0" w:oddHBand="1" w:evenHBand="0" w:firstRowFirstColumn="0" w:firstRowLastColumn="0" w:lastRowFirstColumn="0" w:lastRowLastColumn="0"/>
              <w:rPr>
                <w:rFonts w:ascii="Neo Sans Intel" w:hAnsi="Neo Sans Intel"/>
                <w:bCs/>
              </w:rPr>
            </w:pPr>
            <w:proofErr w:type="spellStart"/>
            <w:proofErr w:type="gramStart"/>
            <w:r>
              <w:rPr>
                <w:rFonts w:ascii="Neo Sans Intel" w:hAnsi="Neo Sans Intel"/>
                <w:bCs/>
              </w:rPr>
              <w:t>i</w:t>
            </w:r>
            <w:r w:rsidRPr="00F75EFC">
              <w:rPr>
                <w:rFonts w:ascii="Neo Sans Intel" w:hAnsi="Neo Sans Intel"/>
                <w:bCs/>
              </w:rPr>
              <w:t>sm_fabric</w:t>
            </w:r>
            <w:proofErr w:type="spellEnd"/>
            <w:proofErr w:type="gramEnd"/>
            <w:r w:rsidRPr="00F75EFC">
              <w:rPr>
                <w:rFonts w:ascii="Neo Sans Intel" w:hAnsi="Neo Sans Intel"/>
                <w:bCs/>
              </w:rPr>
              <w:t xml:space="preserve"> can leave IDLE without any relationship to PGCB clock.  However, when it leaves IDLE, it will stay non-IDLE until the agent returns to IDLE.  </w:t>
            </w:r>
            <w:r>
              <w:rPr>
                <w:rFonts w:ascii="Neo Sans Intel" w:hAnsi="Neo Sans Intel"/>
                <w:bCs/>
              </w:rPr>
              <w:t>Additionally, t</w:t>
            </w:r>
            <w:r w:rsidRPr="00F75EFC">
              <w:rPr>
                <w:rFonts w:ascii="Neo Sans Intel" w:hAnsi="Neo Sans Intel"/>
                <w:bCs/>
              </w:rPr>
              <w:t xml:space="preserve">he agent is required to assert its clkreq before it is allowed to return to IDLE, this clkreq will trigger the PGCB clock to be </w:t>
            </w:r>
            <w:proofErr w:type="spellStart"/>
            <w:r w:rsidRPr="00F75EFC">
              <w:rPr>
                <w:rFonts w:ascii="Neo Sans Intel" w:hAnsi="Neo Sans Intel"/>
                <w:bCs/>
              </w:rPr>
              <w:t>ungated</w:t>
            </w:r>
            <w:proofErr w:type="spellEnd"/>
            <w:r w:rsidRPr="00F75EFC">
              <w:rPr>
                <w:rFonts w:ascii="Neo Sans Intel" w:hAnsi="Neo Sans Intel"/>
                <w:bCs/>
              </w:rPr>
              <w:t>.</w:t>
            </w:r>
          </w:p>
          <w:p w14:paraId="7857C0A7" w14:textId="77777777" w:rsidR="00F75EFC" w:rsidRDefault="00F75EFC" w:rsidP="00F75EFC">
            <w:pPr>
              <w:cnfStyle w:val="000000100000" w:firstRow="0" w:lastRow="0" w:firstColumn="0" w:lastColumn="0" w:oddVBand="0" w:evenVBand="0" w:oddHBand="1" w:evenHBand="0" w:firstRowFirstColumn="0" w:firstRowLastColumn="0" w:lastRowFirstColumn="0" w:lastRowLastColumn="0"/>
              <w:rPr>
                <w:rFonts w:ascii="Neo Sans Intel" w:hAnsi="Neo Sans Intel"/>
                <w:bCs/>
              </w:rPr>
            </w:pPr>
          </w:p>
          <w:p w14:paraId="684BC5F4" w14:textId="343D6087" w:rsidR="00F75EFC" w:rsidRDefault="00F75EFC" w:rsidP="00F75EFC">
            <w:pPr>
              <w:cnfStyle w:val="000000100000" w:firstRow="0" w:lastRow="0" w:firstColumn="0" w:lastColumn="0" w:oddVBand="0" w:evenVBand="0" w:oddHBand="1" w:evenHBand="0" w:firstRowFirstColumn="0" w:firstRowLastColumn="0" w:lastRowFirstColumn="0" w:lastRowLastColumn="0"/>
              <w:rPr>
                <w:rFonts w:ascii="Neo Sans Intel" w:hAnsi="Neo Sans Intel"/>
                <w:bCs/>
              </w:rPr>
            </w:pPr>
            <w:r>
              <w:rPr>
                <w:rFonts w:ascii="Neo Sans Intel" w:hAnsi="Neo Sans Intel"/>
                <w:bCs/>
              </w:rPr>
              <w:t xml:space="preserve">Conclusion: May not need </w:t>
            </w:r>
            <w:proofErr w:type="spellStart"/>
            <w:r>
              <w:rPr>
                <w:rFonts w:ascii="Neo Sans Intel" w:hAnsi="Neo Sans Intel"/>
                <w:bCs/>
              </w:rPr>
              <w:t>pcgu_aww</w:t>
            </w:r>
            <w:proofErr w:type="spellEnd"/>
          </w:p>
        </w:tc>
        <w:tc>
          <w:tcPr>
            <w:tcW w:w="2340" w:type="dxa"/>
          </w:tcPr>
          <w:p w14:paraId="4D922D72" w14:textId="77777777" w:rsidR="00F75EFC" w:rsidRDefault="00F75EFC" w:rsidP="00F75EFC">
            <w:pPr>
              <w:cnfStyle w:val="000000100000" w:firstRow="0" w:lastRow="0" w:firstColumn="0" w:lastColumn="0" w:oddVBand="0" w:evenVBand="0" w:oddHBand="1" w:evenHBand="0" w:firstRowFirstColumn="0" w:firstRowLastColumn="0" w:lastRowFirstColumn="0" w:lastRowLastColumn="0"/>
              <w:rPr>
                <w:rFonts w:ascii="Neo Sans Intel" w:hAnsi="Neo Sans Intel"/>
              </w:rPr>
            </w:pPr>
            <w:r>
              <w:rPr>
                <w:rFonts w:ascii="Neo Sans Intel" w:hAnsi="Neo Sans Intel"/>
              </w:rPr>
              <w:t>-using the PGCB+CDC</w:t>
            </w:r>
          </w:p>
          <w:p w14:paraId="7BE65A15" w14:textId="77777777" w:rsidR="00F75EFC" w:rsidRDefault="00F75EFC" w:rsidP="00F75EFC">
            <w:pPr>
              <w:cnfStyle w:val="000000100000" w:firstRow="0" w:lastRow="0" w:firstColumn="0" w:lastColumn="0" w:oddVBand="0" w:evenVBand="0" w:oddHBand="1" w:evenHBand="0" w:firstRowFirstColumn="0" w:firstRowLastColumn="0" w:lastRowFirstColumn="0" w:lastRowLastColumn="0"/>
              <w:rPr>
                <w:rFonts w:ascii="Neo Sans Intel" w:hAnsi="Neo Sans Intel"/>
              </w:rPr>
            </w:pPr>
            <w:r>
              <w:rPr>
                <w:rFonts w:ascii="Neo Sans Intel" w:hAnsi="Neo Sans Intel"/>
              </w:rPr>
              <w:t>-clkreq is driven from the CDC</w:t>
            </w:r>
          </w:p>
          <w:p w14:paraId="3DF61003" w14:textId="4F1AD881" w:rsidR="00F75EFC" w:rsidRDefault="00F75EFC" w:rsidP="00F75EFC">
            <w:pPr>
              <w:cnfStyle w:val="000000100000" w:firstRow="0" w:lastRow="0" w:firstColumn="0" w:lastColumn="0" w:oddVBand="0" w:evenVBand="0" w:oddHBand="1" w:evenHBand="0" w:firstRowFirstColumn="0" w:firstRowLastColumn="0" w:lastRowFirstColumn="0" w:lastRowLastColumn="0"/>
              <w:rPr>
                <w:rFonts w:ascii="Neo Sans Intel" w:hAnsi="Neo Sans Intel"/>
              </w:rPr>
            </w:pPr>
            <w:r>
              <w:rPr>
                <w:rFonts w:ascii="Neo Sans Intel" w:hAnsi="Neo Sans Intel"/>
              </w:rPr>
              <w:t xml:space="preserve">-pgcb_clk is gated when </w:t>
            </w:r>
            <w:proofErr w:type="spellStart"/>
            <w:r>
              <w:rPr>
                <w:rFonts w:ascii="Neo Sans Intel" w:hAnsi="Neo Sans Intel"/>
              </w:rPr>
              <w:t>sync_clkvld</w:t>
            </w:r>
            <w:proofErr w:type="spellEnd"/>
            <w:r>
              <w:rPr>
                <w:rFonts w:ascii="Neo Sans Intel" w:hAnsi="Neo Sans Intel"/>
              </w:rPr>
              <w:t xml:space="preserve"> is ‘0’</w:t>
            </w:r>
          </w:p>
        </w:tc>
      </w:tr>
      <w:tr w:rsidR="00F75EFC" w:rsidRPr="00995259" w14:paraId="47E36DCE" w14:textId="77777777" w:rsidTr="00733AD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0" w:type="dxa"/>
          </w:tcPr>
          <w:p w14:paraId="0E82C959" w14:textId="1442756F" w:rsidR="00F75EFC" w:rsidRPr="00D82353" w:rsidRDefault="00F75EFC" w:rsidP="00346D30">
            <w:pPr>
              <w:pStyle w:val="TableText"/>
              <w:jc w:val="left"/>
              <w:rPr>
                <w:rFonts w:ascii="Neo Sans Intel" w:hAnsi="Neo Sans Intel"/>
                <w:bCs w:val="0"/>
              </w:rPr>
            </w:pPr>
            <w:r w:rsidRPr="00D82353">
              <w:rPr>
                <w:rFonts w:ascii="Neo Sans Intel" w:hAnsi="Neo Sans Intel"/>
                <w:bCs w:val="0"/>
              </w:rPr>
              <w:t>*pwrgate_disabled</w:t>
            </w:r>
          </w:p>
        </w:tc>
        <w:tc>
          <w:tcPr>
            <w:tcW w:w="5130" w:type="dxa"/>
          </w:tcPr>
          <w:p w14:paraId="06A9E804" w14:textId="77777777" w:rsidR="00F75EFC" w:rsidRDefault="00F75EFC" w:rsidP="00D82353">
            <w:pPr>
              <w:cnfStyle w:val="000000010000" w:firstRow="0" w:lastRow="0" w:firstColumn="0" w:lastColumn="0" w:oddVBand="0" w:evenVBand="0" w:oddHBand="0" w:evenHBand="1" w:firstRowFirstColumn="0" w:firstRowLastColumn="0" w:lastRowFirstColumn="0" w:lastRowLastColumn="0"/>
              <w:rPr>
                <w:rFonts w:ascii="Neo Sans Intel" w:hAnsi="Neo Sans Intel"/>
                <w:bCs/>
              </w:rPr>
            </w:pPr>
            <w:r>
              <w:rPr>
                <w:rFonts w:ascii="Neo Sans Intel" w:hAnsi="Neo Sans Intel"/>
                <w:bCs/>
              </w:rPr>
              <w:t xml:space="preserve">May toggle multiple times while the PGCB clock is gated.  The diff between the synced version and the raw version causes a wake, thus if the </w:t>
            </w:r>
            <w:r w:rsidR="00D82353">
              <w:rPr>
                <w:rFonts w:ascii="Neo Sans Intel" w:hAnsi="Neo Sans Intel"/>
                <w:bCs/>
              </w:rPr>
              <w:t xml:space="preserve">value changes back to the synced version before the PGCB clock is </w:t>
            </w:r>
            <w:proofErr w:type="spellStart"/>
            <w:r w:rsidR="00D82353">
              <w:rPr>
                <w:rFonts w:ascii="Neo Sans Intel" w:hAnsi="Neo Sans Intel"/>
                <w:bCs/>
              </w:rPr>
              <w:t>ungated</w:t>
            </w:r>
            <w:proofErr w:type="spellEnd"/>
            <w:r w:rsidR="00D82353">
              <w:rPr>
                <w:rFonts w:ascii="Neo Sans Intel" w:hAnsi="Neo Sans Intel"/>
                <w:bCs/>
              </w:rPr>
              <w:t xml:space="preserve">, the wake would disappear.  The </w:t>
            </w:r>
            <w:proofErr w:type="spellStart"/>
            <w:r w:rsidR="00D82353">
              <w:rPr>
                <w:rFonts w:ascii="Neo Sans Intel" w:hAnsi="Neo Sans Intel"/>
                <w:bCs/>
              </w:rPr>
              <w:t>pcgu_aww</w:t>
            </w:r>
            <w:proofErr w:type="spellEnd"/>
            <w:r w:rsidR="00D82353">
              <w:rPr>
                <w:rFonts w:ascii="Neo Sans Intel" w:hAnsi="Neo Sans Intel"/>
                <w:bCs/>
              </w:rPr>
              <w:t xml:space="preserve"> would detect the first diff and keep the wake asserted until the clock is running.</w:t>
            </w:r>
          </w:p>
          <w:p w14:paraId="2BAA5905" w14:textId="77777777" w:rsidR="00D82353" w:rsidRDefault="00D82353" w:rsidP="00D82353">
            <w:pPr>
              <w:cnfStyle w:val="000000010000" w:firstRow="0" w:lastRow="0" w:firstColumn="0" w:lastColumn="0" w:oddVBand="0" w:evenVBand="0" w:oddHBand="0" w:evenHBand="1" w:firstRowFirstColumn="0" w:firstRowLastColumn="0" w:lastRowFirstColumn="0" w:lastRowLastColumn="0"/>
              <w:rPr>
                <w:rFonts w:ascii="Neo Sans Intel" w:hAnsi="Neo Sans Intel"/>
                <w:bCs/>
              </w:rPr>
            </w:pPr>
          </w:p>
          <w:p w14:paraId="4A73085D" w14:textId="6AEDBD83" w:rsidR="00D82353" w:rsidRDefault="00D82353" w:rsidP="00D82353">
            <w:pPr>
              <w:cnfStyle w:val="000000010000" w:firstRow="0" w:lastRow="0" w:firstColumn="0" w:lastColumn="0" w:oddVBand="0" w:evenVBand="0" w:oddHBand="0" w:evenHBand="1" w:firstRowFirstColumn="0" w:firstRowLastColumn="0" w:lastRowFirstColumn="0" w:lastRowLastColumn="0"/>
              <w:rPr>
                <w:rFonts w:ascii="Neo Sans Intel" w:hAnsi="Neo Sans Intel"/>
                <w:bCs/>
              </w:rPr>
            </w:pPr>
            <w:r>
              <w:rPr>
                <w:rFonts w:ascii="Neo Sans Intel" w:hAnsi="Neo Sans Intel"/>
                <w:bCs/>
              </w:rPr>
              <w:t xml:space="preserve">Conclusion: </w:t>
            </w:r>
            <w:r w:rsidRPr="00B71A7F">
              <w:rPr>
                <w:rFonts w:ascii="Neo Sans Intel" w:hAnsi="Neo Sans Intel"/>
                <w:b/>
                <w:bCs/>
              </w:rPr>
              <w:t xml:space="preserve">Use the </w:t>
            </w:r>
            <w:proofErr w:type="spellStart"/>
            <w:r w:rsidRPr="00B71A7F">
              <w:rPr>
                <w:rFonts w:ascii="Neo Sans Intel" w:hAnsi="Neo Sans Intel"/>
                <w:b/>
                <w:bCs/>
              </w:rPr>
              <w:t>pcgu_aww</w:t>
            </w:r>
            <w:proofErr w:type="spellEnd"/>
          </w:p>
        </w:tc>
        <w:tc>
          <w:tcPr>
            <w:tcW w:w="2340" w:type="dxa"/>
          </w:tcPr>
          <w:p w14:paraId="3A14B7FE" w14:textId="77777777" w:rsidR="00F75EFC" w:rsidRDefault="00F75EFC" w:rsidP="00F75EFC">
            <w:pPr>
              <w:cnfStyle w:val="000000010000" w:firstRow="0" w:lastRow="0" w:firstColumn="0" w:lastColumn="0" w:oddVBand="0" w:evenVBand="0" w:oddHBand="0" w:evenHBand="1" w:firstRowFirstColumn="0" w:firstRowLastColumn="0" w:lastRowFirstColumn="0" w:lastRowLastColumn="0"/>
              <w:rPr>
                <w:rFonts w:ascii="Neo Sans Intel" w:hAnsi="Neo Sans Intel"/>
              </w:rPr>
            </w:pPr>
          </w:p>
        </w:tc>
      </w:tr>
    </w:tbl>
    <w:p w14:paraId="428CDDCF" w14:textId="3F369946" w:rsidR="00346D30" w:rsidRPr="00B71A7F" w:rsidRDefault="00346D30" w:rsidP="00B71A7F"/>
    <w:p w14:paraId="0F97A032" w14:textId="5DA298A4" w:rsidR="00310336" w:rsidRDefault="00310336">
      <w:pPr>
        <w:pStyle w:val="Heading4"/>
        <w:rPr>
          <w:ins w:id="1534" w:author="Havican, Jared W" w:date="2014-06-16T17:20:00Z"/>
        </w:rPr>
      </w:pPr>
      <w:ins w:id="1535" w:author="Havican, Jared W" w:date="2014-06-16T17:23:00Z">
        <w:r>
          <w:t>Cautions</w:t>
        </w:r>
      </w:ins>
      <w:bookmarkStart w:id="1536" w:name="_GoBack"/>
      <w:bookmarkEnd w:id="1536"/>
    </w:p>
    <w:p w14:paraId="46E9529D" w14:textId="77777777" w:rsidR="00310336" w:rsidRPr="00310336" w:rsidRDefault="00310336" w:rsidP="00310336">
      <w:pPr>
        <w:rPr>
          <w:ins w:id="1537" w:author="Havican, Jared W" w:date="2014-06-16T17:20:00Z"/>
          <w:lang w:eastAsia="en-US"/>
          <w:rPrChange w:id="1538" w:author="Havican, Jared W" w:date="2014-06-16T17:20:00Z">
            <w:rPr>
              <w:ins w:id="1539" w:author="Havican, Jared W" w:date="2014-06-16T17:20:00Z"/>
            </w:rPr>
          </w:rPrChange>
        </w:rPr>
        <w:pPrChange w:id="1540" w:author="Havican, Jared W" w:date="2014-06-16T17:20:00Z">
          <w:pPr>
            <w:pStyle w:val="Heading4"/>
          </w:pPr>
        </w:pPrChange>
      </w:pPr>
    </w:p>
    <w:p w14:paraId="7B3B1B37" w14:textId="2153EF19" w:rsidR="00310336" w:rsidRDefault="00310336" w:rsidP="00310336">
      <w:pPr>
        <w:pStyle w:val="Heading5"/>
        <w:rPr>
          <w:ins w:id="1541" w:author="Havican, Jared W" w:date="2014-06-16T17:20:00Z"/>
        </w:rPr>
        <w:pPrChange w:id="1542" w:author="Havican, Jared W" w:date="2014-06-16T17:20:00Z">
          <w:pPr>
            <w:pStyle w:val="Heading4"/>
          </w:pPr>
        </w:pPrChange>
      </w:pPr>
      <w:ins w:id="1543" w:author="Havican, Jared W" w:date="2014-06-16T17:20:00Z">
        <w:r>
          <w:t>Synchronous Resets</w:t>
        </w:r>
      </w:ins>
    </w:p>
    <w:p w14:paraId="25900671" w14:textId="3BB0CD35" w:rsidR="00310336" w:rsidRPr="00310336" w:rsidRDefault="00310336" w:rsidP="00310336">
      <w:pPr>
        <w:rPr>
          <w:ins w:id="1544" w:author="Havican, Jared W" w:date="2014-06-16T17:20:00Z"/>
          <w:lang w:eastAsia="en-US"/>
          <w:rPrChange w:id="1545" w:author="Havican, Jared W" w:date="2014-06-16T17:20:00Z">
            <w:rPr>
              <w:ins w:id="1546" w:author="Havican, Jared W" w:date="2014-06-16T17:20:00Z"/>
            </w:rPr>
          </w:rPrChange>
        </w:rPr>
        <w:pPrChange w:id="1547" w:author="Havican, Jared W" w:date="2014-06-16T17:20:00Z">
          <w:pPr>
            <w:pStyle w:val="Heading4"/>
          </w:pPr>
        </w:pPrChange>
      </w:pPr>
      <w:ins w:id="1548" w:author="Havican, Jared W" w:date="2014-06-16T17:20:00Z">
        <w:r>
          <w:rPr>
            <w:rFonts w:ascii="Neo Sans Intel" w:eastAsia="Times New Roman" w:hAnsi="Neo Sans Intel" w:cs="Times New Roman"/>
            <w:bCs/>
            <w:sz w:val="20"/>
            <w:szCs w:val="20"/>
            <w:lang w:eastAsia="en-US"/>
          </w:rPr>
          <w:t>This implementation assumes that there is no logic that is synchronously reset</w:t>
        </w:r>
      </w:ins>
      <w:ins w:id="1549" w:author="Havican, Jared W" w:date="2014-06-16T17:21:00Z">
        <w:r>
          <w:rPr>
            <w:rFonts w:ascii="Neo Sans Intel" w:eastAsia="Times New Roman" w:hAnsi="Neo Sans Intel" w:cs="Times New Roman"/>
            <w:bCs/>
            <w:sz w:val="20"/>
            <w:szCs w:val="20"/>
            <w:lang w:eastAsia="en-US"/>
          </w:rPr>
          <w:t xml:space="preserve"> in the pgcb_clk gated domain (</w:t>
        </w:r>
        <w:proofErr w:type="spellStart"/>
        <w:r>
          <w:rPr>
            <w:rFonts w:ascii="Neo Sans Intel" w:eastAsia="Times New Roman" w:hAnsi="Neo Sans Intel" w:cs="Times New Roman"/>
            <w:bCs/>
            <w:sz w:val="20"/>
            <w:szCs w:val="20"/>
            <w:lang w:eastAsia="en-US"/>
          </w:rPr>
          <w:t>pgcb_gclk</w:t>
        </w:r>
        <w:proofErr w:type="spellEnd"/>
        <w:r>
          <w:rPr>
            <w:rFonts w:ascii="Neo Sans Intel" w:eastAsia="Times New Roman" w:hAnsi="Neo Sans Intel" w:cs="Times New Roman"/>
            <w:bCs/>
            <w:sz w:val="20"/>
            <w:szCs w:val="20"/>
            <w:lang w:eastAsia="en-US"/>
          </w:rPr>
          <w:t>) and pgcb_rst_b domain</w:t>
        </w:r>
      </w:ins>
      <w:ins w:id="1550" w:author="Havican, Jared W" w:date="2014-06-16T17:22:00Z">
        <w:r>
          <w:rPr>
            <w:rFonts w:ascii="Neo Sans Intel" w:eastAsia="Times New Roman" w:hAnsi="Neo Sans Intel" w:cs="Times New Roman"/>
            <w:bCs/>
            <w:sz w:val="20"/>
            <w:szCs w:val="20"/>
            <w:lang w:eastAsia="en-US"/>
          </w:rPr>
          <w:t xml:space="preserve"> as </w:t>
        </w:r>
        <w:proofErr w:type="spellStart"/>
        <w:r>
          <w:rPr>
            <w:rFonts w:ascii="Neo Sans Intel" w:eastAsia="Times New Roman" w:hAnsi="Neo Sans Intel" w:cs="Times New Roman"/>
            <w:bCs/>
            <w:sz w:val="20"/>
            <w:szCs w:val="20"/>
            <w:lang w:eastAsia="en-US"/>
          </w:rPr>
          <w:t>pgcb_gclk</w:t>
        </w:r>
        <w:proofErr w:type="spellEnd"/>
        <w:r>
          <w:rPr>
            <w:rFonts w:ascii="Neo Sans Intel" w:eastAsia="Times New Roman" w:hAnsi="Neo Sans Intel" w:cs="Times New Roman"/>
            <w:bCs/>
            <w:sz w:val="20"/>
            <w:szCs w:val="20"/>
            <w:lang w:eastAsia="en-US"/>
          </w:rPr>
          <w:t xml:space="preserve"> will be gated </w:t>
        </w:r>
      </w:ins>
      <w:ins w:id="1551" w:author="Havican, Jared W" w:date="2014-06-16T17:23:00Z">
        <w:r>
          <w:rPr>
            <w:rFonts w:ascii="Neo Sans Intel" w:eastAsia="Times New Roman" w:hAnsi="Neo Sans Intel" w:cs="Times New Roman"/>
            <w:bCs/>
            <w:sz w:val="20"/>
            <w:szCs w:val="20"/>
            <w:lang w:eastAsia="en-US"/>
          </w:rPr>
          <w:t>until</w:t>
        </w:r>
      </w:ins>
      <w:ins w:id="1552" w:author="Havican, Jared W" w:date="2014-06-16T17:22:00Z">
        <w:r>
          <w:rPr>
            <w:rFonts w:ascii="Neo Sans Intel" w:eastAsia="Times New Roman" w:hAnsi="Neo Sans Intel" w:cs="Times New Roman"/>
            <w:bCs/>
            <w:sz w:val="20"/>
            <w:szCs w:val="20"/>
            <w:lang w:eastAsia="en-US"/>
          </w:rPr>
          <w:t xml:space="preserve"> the reset deasserts and thus the assertion may not </w:t>
        </w:r>
      </w:ins>
      <w:ins w:id="1553" w:author="Havican, Jared W" w:date="2014-06-16T17:23:00Z">
        <w:r>
          <w:rPr>
            <w:rFonts w:ascii="Neo Sans Intel" w:eastAsia="Times New Roman" w:hAnsi="Neo Sans Intel" w:cs="Times New Roman"/>
            <w:bCs/>
            <w:sz w:val="20"/>
            <w:szCs w:val="20"/>
            <w:lang w:eastAsia="en-US"/>
          </w:rPr>
          <w:t>be captured</w:t>
        </w:r>
      </w:ins>
      <w:ins w:id="1554" w:author="Havican, Jared W" w:date="2014-06-16T17:22:00Z">
        <w:r>
          <w:rPr>
            <w:rFonts w:ascii="Neo Sans Intel" w:eastAsia="Times New Roman" w:hAnsi="Neo Sans Intel" w:cs="Times New Roman"/>
            <w:bCs/>
            <w:sz w:val="20"/>
            <w:szCs w:val="20"/>
            <w:lang w:eastAsia="en-US"/>
          </w:rPr>
          <w:t xml:space="preserve"> by synchronously reset logic.</w:t>
        </w:r>
      </w:ins>
    </w:p>
    <w:p w14:paraId="3E435C27" w14:textId="7D012578" w:rsidR="00387C24" w:rsidRDefault="00387C24" w:rsidP="00B71A7F">
      <w:pPr>
        <w:pStyle w:val="Heading4"/>
      </w:pPr>
      <w:r>
        <w:t>Diagrams</w:t>
      </w:r>
    </w:p>
    <w:p w14:paraId="6754122B" w14:textId="08C78D1C" w:rsidR="00387C24" w:rsidRDefault="004C7653">
      <w:pPr>
        <w:jc w:val="center"/>
        <w:pPrChange w:id="1555" w:author="Havican, Jared W" w:date="2014-06-11T16:40:00Z">
          <w:pPr/>
        </w:pPrChange>
      </w:pPr>
      <w:ins w:id="1556" w:author="Havican, Jared W" w:date="2014-06-10T15:39:00Z">
        <w:r>
          <w:object w:dxaOrig="17116" w:dyaOrig="10845" w14:anchorId="797560DE">
            <v:shape id="_x0000_i1040" type="#_x0000_t75" style="width:467.25pt;height:296.25pt" o:ole="">
              <v:imagedata r:id="rId42" o:title=""/>
            </v:shape>
            <o:OLEObject Type="Embed" ProgID="Visio.Drawing.15" ShapeID="_x0000_i1040" DrawAspect="Content" ObjectID="_1464444626" r:id="rId43"/>
          </w:object>
        </w:r>
      </w:ins>
    </w:p>
    <w:p w14:paraId="1F49DEC1" w14:textId="77777777" w:rsidR="00387C24" w:rsidRDefault="00387C24" w:rsidP="00387C24">
      <w:pPr>
        <w:pStyle w:val="Caption"/>
        <w:jc w:val="center"/>
        <w:rPr>
          <w:rFonts w:ascii="Neo Sans Intel" w:hAnsi="Neo Sans Intel"/>
          <w:sz w:val="20"/>
          <w:szCs w:val="20"/>
        </w:rPr>
      </w:pPr>
      <w:bookmarkStart w:id="1557" w:name="_Ref370738246"/>
      <w:bookmarkStart w:id="1558" w:name="_Ref370738213"/>
      <w:bookmarkStart w:id="1559" w:name="_Toc390267857"/>
      <w:r w:rsidRPr="00E20DDA">
        <w:rPr>
          <w:rFonts w:ascii="Neo Sans Intel" w:hAnsi="Neo Sans Intel"/>
          <w:sz w:val="20"/>
          <w:szCs w:val="20"/>
        </w:rPr>
        <w:t xml:space="preserve">Figure </w:t>
      </w:r>
      <w:r w:rsidRPr="00E20DDA">
        <w:rPr>
          <w:rFonts w:ascii="Neo Sans Intel" w:hAnsi="Neo Sans Intel"/>
          <w:sz w:val="20"/>
          <w:szCs w:val="20"/>
        </w:rPr>
        <w:fldChar w:fldCharType="begin"/>
      </w:r>
      <w:r w:rsidRPr="00E20DDA">
        <w:rPr>
          <w:rFonts w:ascii="Neo Sans Intel" w:hAnsi="Neo Sans Intel"/>
          <w:sz w:val="20"/>
          <w:szCs w:val="20"/>
        </w:rPr>
        <w:instrText xml:space="preserve"> SEQ Figure \* ARABIC </w:instrText>
      </w:r>
      <w:r w:rsidRPr="00E20DDA">
        <w:rPr>
          <w:rFonts w:ascii="Neo Sans Intel" w:hAnsi="Neo Sans Intel"/>
          <w:sz w:val="20"/>
          <w:szCs w:val="20"/>
        </w:rPr>
        <w:fldChar w:fldCharType="separate"/>
      </w:r>
      <w:ins w:id="1560" w:author="Havican, Jared W" w:date="2014-06-11T16:54:00Z">
        <w:r w:rsidR="00196BCA">
          <w:rPr>
            <w:rFonts w:ascii="Neo Sans Intel" w:hAnsi="Neo Sans Intel"/>
            <w:noProof/>
            <w:sz w:val="20"/>
            <w:szCs w:val="20"/>
          </w:rPr>
          <w:t>15</w:t>
        </w:r>
      </w:ins>
      <w:del w:id="1561" w:author="Havican, Jared W" w:date="2014-06-11T16:34:00Z">
        <w:r w:rsidR="00346D30" w:rsidDel="006D684D">
          <w:rPr>
            <w:rFonts w:ascii="Neo Sans Intel" w:hAnsi="Neo Sans Intel"/>
            <w:noProof/>
            <w:sz w:val="20"/>
            <w:szCs w:val="20"/>
          </w:rPr>
          <w:delText>12</w:delText>
        </w:r>
      </w:del>
      <w:r w:rsidRPr="00E20DDA">
        <w:rPr>
          <w:rFonts w:ascii="Neo Sans Intel" w:hAnsi="Neo Sans Intel"/>
          <w:sz w:val="20"/>
          <w:szCs w:val="20"/>
        </w:rPr>
        <w:fldChar w:fldCharType="end"/>
      </w:r>
      <w:bookmarkEnd w:id="1557"/>
      <w:r w:rsidRPr="00E20DDA">
        <w:rPr>
          <w:rFonts w:ascii="Neo Sans Intel" w:hAnsi="Neo Sans Intel"/>
          <w:sz w:val="20"/>
          <w:szCs w:val="20"/>
        </w:rPr>
        <w:t xml:space="preserve">: </w:t>
      </w:r>
      <w:r>
        <w:rPr>
          <w:rFonts w:ascii="Neo Sans Intel" w:hAnsi="Neo Sans Intel"/>
          <w:sz w:val="20"/>
          <w:szCs w:val="20"/>
        </w:rPr>
        <w:t>Top Level PGCB Clock Gating Block Diagram</w:t>
      </w:r>
      <w:bookmarkEnd w:id="1558"/>
      <w:bookmarkEnd w:id="1559"/>
    </w:p>
    <w:p w14:paraId="6FF35180" w14:textId="35C60556" w:rsidR="00387C24" w:rsidRDefault="004C7653">
      <w:pPr>
        <w:jc w:val="center"/>
        <w:pPrChange w:id="1562" w:author="Havican, Jared W" w:date="2014-06-11T16:40:00Z">
          <w:pPr/>
        </w:pPrChange>
      </w:pPr>
      <w:ins w:id="1563" w:author="Havican, Jared W" w:date="2014-06-10T15:40:00Z">
        <w:r>
          <w:object w:dxaOrig="17160" w:dyaOrig="25140" w14:anchorId="215A1F1D">
            <v:shape id="_x0000_i1041" type="#_x0000_t75" style="width:418.5pt;height:613.5pt" o:ole="">
              <v:imagedata r:id="rId44" o:title=""/>
            </v:shape>
            <o:OLEObject Type="Embed" ProgID="Visio.Drawing.15" ShapeID="_x0000_i1041" DrawAspect="Content" ObjectID="_1464444627" r:id="rId45"/>
          </w:object>
        </w:r>
      </w:ins>
    </w:p>
    <w:p w14:paraId="6EEA3271" w14:textId="329B7020" w:rsidR="00387C24" w:rsidRPr="00B71A7F" w:rsidRDefault="00387C24" w:rsidP="00B71A7F">
      <w:pPr>
        <w:pStyle w:val="Caption"/>
        <w:jc w:val="center"/>
        <w:rPr>
          <w:sz w:val="20"/>
        </w:rPr>
      </w:pPr>
      <w:bookmarkStart w:id="1564" w:name="_Ref370738362"/>
      <w:bookmarkStart w:id="1565" w:name="_Toc390267858"/>
      <w:r w:rsidRPr="00E20DDA">
        <w:rPr>
          <w:rFonts w:ascii="Neo Sans Intel" w:hAnsi="Neo Sans Intel"/>
          <w:sz w:val="20"/>
          <w:szCs w:val="20"/>
        </w:rPr>
        <w:t xml:space="preserve">Figure </w:t>
      </w:r>
      <w:r w:rsidRPr="00E20DDA">
        <w:rPr>
          <w:rFonts w:ascii="Neo Sans Intel" w:hAnsi="Neo Sans Intel"/>
          <w:sz w:val="20"/>
          <w:szCs w:val="20"/>
        </w:rPr>
        <w:fldChar w:fldCharType="begin"/>
      </w:r>
      <w:r w:rsidRPr="00E20DDA">
        <w:rPr>
          <w:rFonts w:ascii="Neo Sans Intel" w:hAnsi="Neo Sans Intel"/>
          <w:sz w:val="20"/>
          <w:szCs w:val="20"/>
        </w:rPr>
        <w:instrText xml:space="preserve"> SEQ Figure \* ARABIC </w:instrText>
      </w:r>
      <w:r w:rsidRPr="00E20DDA">
        <w:rPr>
          <w:rFonts w:ascii="Neo Sans Intel" w:hAnsi="Neo Sans Intel"/>
          <w:sz w:val="20"/>
          <w:szCs w:val="20"/>
        </w:rPr>
        <w:fldChar w:fldCharType="separate"/>
      </w:r>
      <w:ins w:id="1566" w:author="Havican, Jared W" w:date="2014-06-11T16:54:00Z">
        <w:r w:rsidR="00196BCA">
          <w:rPr>
            <w:rFonts w:ascii="Neo Sans Intel" w:hAnsi="Neo Sans Intel"/>
            <w:noProof/>
            <w:sz w:val="20"/>
            <w:szCs w:val="20"/>
          </w:rPr>
          <w:t>16</w:t>
        </w:r>
      </w:ins>
      <w:del w:id="1567" w:author="Havican, Jared W" w:date="2014-06-11T16:34:00Z">
        <w:r w:rsidR="00346D30" w:rsidDel="006D684D">
          <w:rPr>
            <w:rFonts w:ascii="Neo Sans Intel" w:hAnsi="Neo Sans Intel"/>
            <w:noProof/>
            <w:sz w:val="20"/>
            <w:szCs w:val="20"/>
          </w:rPr>
          <w:delText>13</w:delText>
        </w:r>
      </w:del>
      <w:r w:rsidRPr="00E20DDA">
        <w:rPr>
          <w:rFonts w:ascii="Neo Sans Intel" w:hAnsi="Neo Sans Intel"/>
          <w:sz w:val="20"/>
          <w:szCs w:val="20"/>
        </w:rPr>
        <w:fldChar w:fldCharType="end"/>
      </w:r>
      <w:bookmarkEnd w:id="1564"/>
      <w:r w:rsidRPr="00E20DDA">
        <w:rPr>
          <w:rFonts w:ascii="Neo Sans Intel" w:hAnsi="Neo Sans Intel"/>
          <w:sz w:val="20"/>
          <w:szCs w:val="20"/>
        </w:rPr>
        <w:t xml:space="preserve">: </w:t>
      </w:r>
      <w:r>
        <w:rPr>
          <w:rFonts w:ascii="Neo Sans Intel" w:hAnsi="Neo Sans Intel"/>
          <w:sz w:val="20"/>
          <w:szCs w:val="20"/>
        </w:rPr>
        <w:t>Top Level PGCB Clock Gating Block Diagram</w:t>
      </w:r>
      <w:bookmarkEnd w:id="1565"/>
    </w:p>
    <w:p w14:paraId="54BE2D30" w14:textId="45FFD2DC" w:rsidR="00D51A9C" w:rsidRDefault="00D51A9C">
      <w:pPr>
        <w:pStyle w:val="Heading4"/>
      </w:pPr>
      <w:r>
        <w:t>Tool Waivers</w:t>
      </w:r>
    </w:p>
    <w:p w14:paraId="686AE364" w14:textId="3B9D87E5" w:rsidR="00677B46" w:rsidRDefault="00677B46" w:rsidP="00B71A7F">
      <w:pPr>
        <w:pStyle w:val="Heading5"/>
      </w:pPr>
      <w:bookmarkStart w:id="1568" w:name="_Ref370757947"/>
      <w:r>
        <w:t>Lintra</w:t>
      </w:r>
    </w:p>
    <w:p w14:paraId="3178840A" w14:textId="7F5029FC" w:rsidR="00B62663" w:rsidRPr="004C7653" w:rsidRDefault="00B62663" w:rsidP="00B71A7F">
      <w:pPr>
        <w:rPr>
          <w:rFonts w:ascii="Neo Sans Intel" w:hAnsi="Neo Sans Intel"/>
          <w:sz w:val="20"/>
          <w:szCs w:val="20"/>
          <w:rPrChange w:id="1569" w:author="Havican, Jared W" w:date="2014-06-10T15:41:00Z">
            <w:rPr/>
          </w:rPrChange>
        </w:rPr>
      </w:pPr>
      <w:r w:rsidRPr="004C7653">
        <w:rPr>
          <w:rFonts w:ascii="Neo Sans Intel" w:hAnsi="Neo Sans Intel"/>
          <w:sz w:val="20"/>
          <w:szCs w:val="20"/>
          <w:rPrChange w:id="1570" w:author="Havican, Jared W" w:date="2014-06-10T15:41:00Z">
            <w:rPr>
              <w:lang w:eastAsia="en-US"/>
            </w:rPr>
          </w:rPrChange>
        </w:rPr>
        <w:t>Lintra waivers specific to this reference design are under $MODEL_ROOT/</w:t>
      </w:r>
      <w:proofErr w:type="spellStart"/>
      <w:r w:rsidR="00A328DB" w:rsidRPr="004C7653">
        <w:rPr>
          <w:rFonts w:ascii="Neo Sans Intel" w:hAnsi="Neo Sans Intel"/>
          <w:sz w:val="20"/>
          <w:szCs w:val="20"/>
          <w:rPrChange w:id="1571" w:author="Havican, Jared W" w:date="2014-06-10T15:41:00Z">
            <w:rPr>
              <w:lang w:eastAsia="en-US"/>
            </w:rPr>
          </w:rPrChange>
        </w:rPr>
        <w:t>verif</w:t>
      </w:r>
      <w:proofErr w:type="spellEnd"/>
      <w:r w:rsidR="00A328DB" w:rsidRPr="004C7653">
        <w:rPr>
          <w:rFonts w:ascii="Neo Sans Intel" w:hAnsi="Neo Sans Intel"/>
          <w:sz w:val="20"/>
          <w:szCs w:val="20"/>
          <w:rPrChange w:id="1572" w:author="Havican, Jared W" w:date="2014-06-10T15:41:00Z">
            <w:rPr>
              <w:lang w:eastAsia="en-US"/>
            </w:rPr>
          </w:rPrChange>
        </w:rPr>
        <w:t>/</w:t>
      </w:r>
      <w:proofErr w:type="spellStart"/>
      <w:del w:id="1573" w:author="Havican, Jared W" w:date="2014-06-10T15:41:00Z">
        <w:r w:rsidR="00A328DB" w:rsidRPr="004C7653" w:rsidDel="00884299">
          <w:rPr>
            <w:rFonts w:ascii="Neo Sans Intel" w:hAnsi="Neo Sans Intel"/>
            <w:sz w:val="20"/>
            <w:szCs w:val="20"/>
            <w:rPrChange w:id="1574" w:author="Havican, Jared W" w:date="2014-06-10T15:41:00Z">
              <w:rPr>
                <w:lang w:eastAsia="en-US"/>
              </w:rPr>
            </w:rPrChange>
          </w:rPr>
          <w:delText>PCGU_REF</w:delText>
        </w:r>
      </w:del>
      <w:ins w:id="1575" w:author="Havican, Jared W" w:date="2014-06-10T15:41:00Z">
        <w:r w:rsidR="00884299">
          <w:rPr>
            <w:rFonts w:ascii="Neo Sans Intel" w:hAnsi="Neo Sans Intel"/>
            <w:sz w:val="20"/>
            <w:szCs w:val="20"/>
          </w:rPr>
          <w:t>pcgu_ref</w:t>
        </w:r>
      </w:ins>
      <w:proofErr w:type="spellEnd"/>
      <w:r w:rsidR="00A328DB" w:rsidRPr="004C7653">
        <w:rPr>
          <w:rFonts w:ascii="Neo Sans Intel" w:hAnsi="Neo Sans Intel"/>
          <w:sz w:val="20"/>
          <w:szCs w:val="20"/>
          <w:rPrChange w:id="1576" w:author="Havican, Jared W" w:date="2014-06-10T15:41:00Z">
            <w:rPr>
              <w:lang w:eastAsia="en-US"/>
            </w:rPr>
          </w:rPrChange>
        </w:rPr>
        <w:t>/waivers/</w:t>
      </w:r>
      <w:proofErr w:type="spellStart"/>
      <w:ins w:id="1577" w:author="Havican, Jared W" w:date="2014-06-10T15:42:00Z">
        <w:r w:rsidR="00884299" w:rsidRPr="00884299">
          <w:rPr>
            <w:rFonts w:ascii="Neo Sans Intel" w:hAnsi="Neo Sans Intel"/>
            <w:sz w:val="20"/>
            <w:szCs w:val="20"/>
          </w:rPr>
          <w:t>pgcbcg_waivers.lwv</w:t>
        </w:r>
      </w:ins>
      <w:proofErr w:type="spellEnd"/>
    </w:p>
    <w:p w14:paraId="20B006AD" w14:textId="55BCF48E" w:rsidR="00677B46" w:rsidRDefault="00677B46">
      <w:pPr>
        <w:pStyle w:val="Heading5"/>
      </w:pPr>
      <w:r>
        <w:t>Questa/0in CDC</w:t>
      </w:r>
    </w:p>
    <w:p w14:paraId="74E23F32" w14:textId="36CA9C61" w:rsidR="00677B46" w:rsidRDefault="00677B46" w:rsidP="00B71A7F">
      <w:pPr>
        <w:rPr>
          <w:sz w:val="20"/>
        </w:rPr>
      </w:pPr>
      <w:r w:rsidRPr="00B71A7F">
        <w:rPr>
          <w:rFonts w:ascii="Neo Sans Intel" w:hAnsi="Neo Sans Intel"/>
          <w:sz w:val="20"/>
          <w:szCs w:val="20"/>
        </w:rPr>
        <w:t>The following w</w:t>
      </w:r>
      <w:r>
        <w:rPr>
          <w:rFonts w:ascii="Neo Sans Intel" w:hAnsi="Neo Sans Intel"/>
          <w:sz w:val="20"/>
          <w:szCs w:val="20"/>
        </w:rPr>
        <w:t>aivers</w:t>
      </w:r>
      <w:r w:rsidR="00B407B7">
        <w:rPr>
          <w:rFonts w:ascii="Neo Sans Intel" w:hAnsi="Neo Sans Intel"/>
          <w:sz w:val="20"/>
          <w:szCs w:val="20"/>
        </w:rPr>
        <w:t xml:space="preserve"> may be needed when running CDC (waivers for the </w:t>
      </w:r>
      <w:proofErr w:type="spellStart"/>
      <w:r w:rsidR="00B407B7">
        <w:rPr>
          <w:rFonts w:ascii="Neo Sans Intel" w:hAnsi="Neo Sans Intel"/>
          <w:sz w:val="20"/>
          <w:szCs w:val="20"/>
        </w:rPr>
        <w:t>pcgu</w:t>
      </w:r>
      <w:proofErr w:type="spellEnd"/>
      <w:r w:rsidR="00B407B7">
        <w:rPr>
          <w:rFonts w:ascii="Neo Sans Intel" w:hAnsi="Neo Sans Intel"/>
          <w:sz w:val="20"/>
          <w:szCs w:val="20"/>
        </w:rPr>
        <w:t xml:space="preserve"> and </w:t>
      </w:r>
      <w:proofErr w:type="spellStart"/>
      <w:r w:rsidR="00B407B7">
        <w:rPr>
          <w:rFonts w:ascii="Neo Sans Intel" w:hAnsi="Neo Sans Intel"/>
          <w:sz w:val="20"/>
          <w:szCs w:val="20"/>
        </w:rPr>
        <w:t>pcgu_aww</w:t>
      </w:r>
      <w:proofErr w:type="spellEnd"/>
      <w:r w:rsidR="00B407B7">
        <w:rPr>
          <w:rFonts w:ascii="Neo Sans Intel" w:hAnsi="Neo Sans Intel"/>
          <w:sz w:val="20"/>
          <w:szCs w:val="20"/>
        </w:rPr>
        <w:t xml:space="preserve"> are found in the corresponding sections that describe them)</w:t>
      </w:r>
    </w:p>
    <w:p w14:paraId="35E1B856" w14:textId="77777777" w:rsidR="00CA78D6" w:rsidRDefault="00CA78D6">
      <w:pPr>
        <w:spacing w:after="0" w:line="240" w:lineRule="auto"/>
        <w:ind w:left="540" w:hanging="540"/>
        <w:rPr>
          <w:ins w:id="1578" w:author="Havican, Jared W" w:date="2014-06-10T15:43:00Z"/>
          <w:rFonts w:ascii="Courier New" w:hAnsi="Courier New" w:cs="Courier New"/>
          <w:b/>
          <w:color w:val="0000FF"/>
          <w:sz w:val="16"/>
          <w:szCs w:val="20"/>
        </w:rPr>
        <w:pPrChange w:id="1579" w:author="Havican, Jared W" w:date="2014-06-10T15:43:00Z">
          <w:pPr/>
        </w:pPrChange>
      </w:pPr>
      <w:ins w:id="1580" w:author="Havican, Jared W" w:date="2014-06-10T15:42:00Z">
        <w:r w:rsidRPr="00CA78D6">
          <w:rPr>
            <w:rFonts w:ascii="Courier New" w:hAnsi="Courier New" w:cs="Courier New"/>
            <w:b/>
            <w:color w:val="0000FF"/>
            <w:sz w:val="16"/>
            <w:szCs w:val="20"/>
            <w:rPrChange w:id="1581" w:author="Havican, Jared W" w:date="2014-06-10T15:43:00Z">
              <w:rPr>
                <w:rFonts w:ascii="Courier New" w:hAnsi="Courier New" w:cs="Courier New"/>
                <w:b/>
                <w:sz w:val="16"/>
                <w:szCs w:val="20"/>
              </w:rPr>
            </w:rPrChange>
          </w:rPr>
          <w:t>#### PGCBCG Reference Design Waivers ####</w:t>
        </w:r>
      </w:ins>
    </w:p>
    <w:p w14:paraId="281ECC28" w14:textId="77777777" w:rsidR="00CA78D6" w:rsidRPr="00CA78D6" w:rsidRDefault="00CA78D6">
      <w:pPr>
        <w:spacing w:after="0" w:line="240" w:lineRule="auto"/>
        <w:ind w:left="540" w:hanging="540"/>
        <w:rPr>
          <w:ins w:id="1582" w:author="Havican, Jared W" w:date="2014-06-10T15:42:00Z"/>
          <w:rFonts w:ascii="Courier New" w:hAnsi="Courier New" w:cs="Courier New"/>
          <w:b/>
          <w:color w:val="0000FF"/>
          <w:sz w:val="16"/>
          <w:szCs w:val="20"/>
          <w:rPrChange w:id="1583" w:author="Havican, Jared W" w:date="2014-06-10T15:43:00Z">
            <w:rPr>
              <w:ins w:id="1584" w:author="Havican, Jared W" w:date="2014-06-10T15:42:00Z"/>
              <w:rFonts w:ascii="Courier New" w:hAnsi="Courier New" w:cs="Courier New"/>
              <w:b/>
              <w:sz w:val="16"/>
              <w:szCs w:val="20"/>
            </w:rPr>
          </w:rPrChange>
        </w:rPr>
        <w:pPrChange w:id="1585" w:author="Havican, Jared W" w:date="2014-06-10T15:43:00Z">
          <w:pPr/>
        </w:pPrChange>
      </w:pPr>
    </w:p>
    <w:p w14:paraId="000A9DFF" w14:textId="77777777" w:rsidR="00CA78D6" w:rsidRPr="00CA78D6" w:rsidRDefault="00CA78D6">
      <w:pPr>
        <w:spacing w:after="0" w:line="240" w:lineRule="auto"/>
        <w:ind w:left="540" w:hanging="540"/>
        <w:rPr>
          <w:ins w:id="1586" w:author="Havican, Jared W" w:date="2014-06-10T15:42:00Z"/>
          <w:rFonts w:ascii="Courier New" w:hAnsi="Courier New" w:cs="Courier New"/>
          <w:b/>
          <w:color w:val="0000FF"/>
          <w:sz w:val="16"/>
          <w:szCs w:val="20"/>
          <w:rPrChange w:id="1587" w:author="Havican, Jared W" w:date="2014-06-10T15:43:00Z">
            <w:rPr>
              <w:ins w:id="1588" w:author="Havican, Jared W" w:date="2014-06-10T15:42:00Z"/>
              <w:rFonts w:ascii="Courier New" w:hAnsi="Courier New" w:cs="Courier New"/>
              <w:b/>
              <w:sz w:val="16"/>
              <w:szCs w:val="20"/>
            </w:rPr>
          </w:rPrChange>
        </w:rPr>
        <w:pPrChange w:id="1589" w:author="Havican, Jared W" w:date="2014-06-10T15:43:00Z">
          <w:pPr/>
        </w:pPrChange>
      </w:pPr>
      <w:ins w:id="1590" w:author="Havican, Jared W" w:date="2014-06-10T15:42:00Z">
        <w:r w:rsidRPr="00CA78D6">
          <w:rPr>
            <w:rFonts w:ascii="Courier New" w:hAnsi="Courier New" w:cs="Courier New"/>
            <w:b/>
            <w:color w:val="0000FF"/>
            <w:sz w:val="16"/>
            <w:szCs w:val="20"/>
            <w:rPrChange w:id="1591" w:author="Havican, Jared W" w:date="2014-06-10T15:43:00Z">
              <w:rPr>
                <w:rFonts w:ascii="Courier New" w:hAnsi="Courier New" w:cs="Courier New"/>
                <w:b/>
                <w:sz w:val="16"/>
                <w:szCs w:val="20"/>
              </w:rPr>
            </w:rPrChange>
          </w:rPr>
          <w:t xml:space="preserve"># CDC </w:t>
        </w:r>
        <w:proofErr w:type="spellStart"/>
        <w:r w:rsidRPr="00CA78D6">
          <w:rPr>
            <w:rFonts w:ascii="Courier New" w:hAnsi="Courier New" w:cs="Courier New"/>
            <w:b/>
            <w:color w:val="0000FF"/>
            <w:sz w:val="16"/>
            <w:szCs w:val="20"/>
            <w:rPrChange w:id="1592" w:author="Havican, Jared W" w:date="2014-06-10T15:43:00Z">
              <w:rPr>
                <w:rFonts w:ascii="Courier New" w:hAnsi="Courier New" w:cs="Courier New"/>
                <w:b/>
                <w:sz w:val="16"/>
                <w:szCs w:val="20"/>
              </w:rPr>
            </w:rPrChange>
          </w:rPr>
          <w:t>clkacks</w:t>
        </w:r>
        <w:proofErr w:type="spellEnd"/>
        <w:r w:rsidRPr="00CA78D6">
          <w:rPr>
            <w:rFonts w:ascii="Courier New" w:hAnsi="Courier New" w:cs="Courier New"/>
            <w:b/>
            <w:color w:val="0000FF"/>
            <w:sz w:val="16"/>
            <w:szCs w:val="20"/>
            <w:rPrChange w:id="1593" w:author="Havican, Jared W" w:date="2014-06-10T15:43:00Z">
              <w:rPr>
                <w:rFonts w:ascii="Courier New" w:hAnsi="Courier New" w:cs="Courier New"/>
                <w:b/>
                <w:sz w:val="16"/>
                <w:szCs w:val="20"/>
              </w:rPr>
            </w:rPrChange>
          </w:rPr>
          <w:t xml:space="preserve"> are combined before feeding </w:t>
        </w:r>
        <w:proofErr w:type="spellStart"/>
        <w:r w:rsidRPr="00CA78D6">
          <w:rPr>
            <w:rFonts w:ascii="Courier New" w:hAnsi="Courier New" w:cs="Courier New"/>
            <w:b/>
            <w:color w:val="0000FF"/>
            <w:sz w:val="16"/>
            <w:szCs w:val="20"/>
            <w:rPrChange w:id="1594" w:author="Havican, Jared W" w:date="2014-06-10T15:43:00Z">
              <w:rPr>
                <w:rFonts w:ascii="Courier New" w:hAnsi="Courier New" w:cs="Courier New"/>
                <w:b/>
                <w:sz w:val="16"/>
                <w:szCs w:val="20"/>
              </w:rPr>
            </w:rPrChange>
          </w:rPr>
          <w:t>double_sync</w:t>
        </w:r>
        <w:proofErr w:type="spellEnd"/>
        <w:r w:rsidRPr="00CA78D6">
          <w:rPr>
            <w:rFonts w:ascii="Courier New" w:hAnsi="Courier New" w:cs="Courier New"/>
            <w:b/>
            <w:color w:val="0000FF"/>
            <w:sz w:val="16"/>
            <w:szCs w:val="20"/>
            <w:rPrChange w:id="1595" w:author="Havican, Jared W" w:date="2014-06-10T15:43:00Z">
              <w:rPr>
                <w:rFonts w:ascii="Courier New" w:hAnsi="Courier New" w:cs="Courier New"/>
                <w:b/>
                <w:sz w:val="16"/>
                <w:szCs w:val="20"/>
              </w:rPr>
            </w:rPrChange>
          </w:rPr>
          <w:t>, hysteresis in the PCGU will filter any clocks where a '0' is synchronized erroneously</w:t>
        </w:r>
      </w:ins>
    </w:p>
    <w:p w14:paraId="325BE82D" w14:textId="77777777" w:rsidR="00CA78D6" w:rsidRPr="00CA78D6" w:rsidRDefault="00CA78D6">
      <w:pPr>
        <w:spacing w:after="0" w:line="240" w:lineRule="auto"/>
        <w:ind w:left="540" w:hanging="540"/>
        <w:rPr>
          <w:ins w:id="1596" w:author="Havican, Jared W" w:date="2014-06-10T15:42:00Z"/>
          <w:rFonts w:ascii="Courier New" w:hAnsi="Courier New" w:cs="Courier New"/>
          <w:b/>
          <w:sz w:val="16"/>
          <w:szCs w:val="20"/>
        </w:rPr>
        <w:pPrChange w:id="1597" w:author="Havican, Jared W" w:date="2014-06-10T15:43:00Z">
          <w:pPr/>
        </w:pPrChange>
      </w:pPr>
      <w:proofErr w:type="spellStart"/>
      <w:proofErr w:type="gramStart"/>
      <w:ins w:id="1598" w:author="Havican, Jared W" w:date="2014-06-10T15:42:00Z">
        <w:r w:rsidRPr="00CA78D6">
          <w:rPr>
            <w:rFonts w:ascii="Courier New" w:hAnsi="Courier New" w:cs="Courier New"/>
            <w:b/>
            <w:sz w:val="16"/>
            <w:szCs w:val="20"/>
          </w:rPr>
          <w:t>cdc</w:t>
        </w:r>
        <w:proofErr w:type="spellEnd"/>
        <w:proofErr w:type="gramEnd"/>
        <w:r w:rsidRPr="00CA78D6">
          <w:rPr>
            <w:rFonts w:ascii="Courier New" w:hAnsi="Courier New" w:cs="Courier New"/>
            <w:b/>
            <w:sz w:val="16"/>
            <w:szCs w:val="20"/>
          </w:rPr>
          <w:t xml:space="preserve"> report crossing -scheme </w:t>
        </w:r>
        <w:proofErr w:type="spellStart"/>
        <w:r w:rsidRPr="00CA78D6">
          <w:rPr>
            <w:rFonts w:ascii="Courier New" w:hAnsi="Courier New" w:cs="Courier New"/>
            <w:b/>
            <w:sz w:val="16"/>
            <w:szCs w:val="20"/>
          </w:rPr>
          <w:t>combo_logic</w:t>
        </w:r>
        <w:proofErr w:type="spellEnd"/>
        <w:r w:rsidRPr="00CA78D6">
          <w:rPr>
            <w:rFonts w:ascii="Courier New" w:hAnsi="Courier New" w:cs="Courier New"/>
            <w:b/>
            <w:sz w:val="16"/>
            <w:szCs w:val="20"/>
          </w:rPr>
          <w:t xml:space="preserve"> -through *</w:t>
        </w:r>
        <w:proofErr w:type="spellStart"/>
        <w:r w:rsidRPr="00CA78D6">
          <w:rPr>
            <w:rFonts w:ascii="Courier New" w:hAnsi="Courier New" w:cs="Courier New"/>
            <w:b/>
            <w:sz w:val="16"/>
            <w:szCs w:val="20"/>
          </w:rPr>
          <w:t>iosf_cdc_clkack</w:t>
        </w:r>
        <w:proofErr w:type="spellEnd"/>
        <w:r w:rsidRPr="00CA78D6">
          <w:rPr>
            <w:rFonts w:ascii="Courier New" w:hAnsi="Courier New" w:cs="Courier New"/>
            <w:b/>
            <w:sz w:val="16"/>
            <w:szCs w:val="20"/>
          </w:rPr>
          <w:t xml:space="preserve"> -through *</w:t>
        </w:r>
        <w:proofErr w:type="spellStart"/>
        <w:r w:rsidRPr="00CA78D6">
          <w:rPr>
            <w:rFonts w:ascii="Courier New" w:hAnsi="Courier New" w:cs="Courier New"/>
            <w:b/>
            <w:sz w:val="16"/>
            <w:szCs w:val="20"/>
          </w:rPr>
          <w:t>i_pgcb_ctech_doublesync_idle_event.d</w:t>
        </w:r>
        <w:proofErr w:type="spellEnd"/>
        <w:r w:rsidRPr="00CA78D6">
          <w:rPr>
            <w:rFonts w:ascii="Courier New" w:hAnsi="Courier New" w:cs="Courier New"/>
            <w:b/>
            <w:sz w:val="16"/>
            <w:szCs w:val="20"/>
          </w:rPr>
          <w:t xml:space="preserve"> -</w:t>
        </w:r>
        <w:proofErr w:type="spellStart"/>
        <w:r w:rsidRPr="00CA78D6">
          <w:rPr>
            <w:rFonts w:ascii="Courier New" w:hAnsi="Courier New" w:cs="Courier New"/>
            <w:b/>
            <w:sz w:val="16"/>
            <w:szCs w:val="20"/>
          </w:rPr>
          <w:t>rx_clock</w:t>
        </w:r>
        <w:proofErr w:type="spellEnd"/>
        <w:r w:rsidRPr="00CA78D6">
          <w:rPr>
            <w:rFonts w:ascii="Courier New" w:hAnsi="Courier New" w:cs="Courier New"/>
            <w:b/>
            <w:sz w:val="16"/>
            <w:szCs w:val="20"/>
          </w:rPr>
          <w:t xml:space="preserve"> PGCB_CLK -severity waived -module </w:t>
        </w:r>
        <w:proofErr w:type="spellStart"/>
        <w:r w:rsidRPr="00CA78D6">
          <w:rPr>
            <w:rFonts w:ascii="Courier New" w:hAnsi="Courier New" w:cs="Courier New"/>
            <w:b/>
            <w:sz w:val="16"/>
            <w:szCs w:val="20"/>
          </w:rPr>
          <w:t>pgcbcg</w:t>
        </w:r>
        <w:proofErr w:type="spellEnd"/>
        <w:r w:rsidRPr="00CA78D6">
          <w:rPr>
            <w:rFonts w:ascii="Courier New" w:hAnsi="Courier New" w:cs="Courier New"/>
            <w:b/>
            <w:sz w:val="16"/>
            <w:szCs w:val="20"/>
          </w:rPr>
          <w:t xml:space="preserve"> </w:t>
        </w:r>
      </w:ins>
    </w:p>
    <w:p w14:paraId="0AE6C418" w14:textId="77777777" w:rsidR="00CA78D6" w:rsidRPr="00CA78D6" w:rsidRDefault="00CA78D6">
      <w:pPr>
        <w:spacing w:after="0" w:line="240" w:lineRule="auto"/>
        <w:ind w:left="540" w:hanging="540"/>
        <w:rPr>
          <w:ins w:id="1599" w:author="Havican, Jared W" w:date="2014-06-10T15:42:00Z"/>
          <w:rFonts w:ascii="Courier New" w:hAnsi="Courier New" w:cs="Courier New"/>
          <w:b/>
          <w:sz w:val="16"/>
          <w:szCs w:val="20"/>
        </w:rPr>
        <w:pPrChange w:id="1600" w:author="Havican, Jared W" w:date="2014-06-10T15:43:00Z">
          <w:pPr/>
        </w:pPrChange>
      </w:pPr>
    </w:p>
    <w:p w14:paraId="51FD813E" w14:textId="77777777" w:rsidR="00CA78D6" w:rsidRPr="00CA78D6" w:rsidRDefault="00CA78D6">
      <w:pPr>
        <w:spacing w:after="0" w:line="240" w:lineRule="auto"/>
        <w:ind w:left="540" w:hanging="540"/>
        <w:rPr>
          <w:ins w:id="1601" w:author="Havican, Jared W" w:date="2014-06-10T15:42:00Z"/>
          <w:rFonts w:ascii="Courier New" w:hAnsi="Courier New" w:cs="Courier New"/>
          <w:b/>
          <w:color w:val="0000FF"/>
          <w:sz w:val="16"/>
          <w:szCs w:val="20"/>
          <w:rPrChange w:id="1602" w:author="Havican, Jared W" w:date="2014-06-10T15:43:00Z">
            <w:rPr>
              <w:ins w:id="1603" w:author="Havican, Jared W" w:date="2014-06-10T15:42:00Z"/>
              <w:rFonts w:ascii="Courier New" w:hAnsi="Courier New" w:cs="Courier New"/>
              <w:b/>
              <w:sz w:val="16"/>
              <w:szCs w:val="20"/>
            </w:rPr>
          </w:rPrChange>
        </w:rPr>
        <w:pPrChange w:id="1604" w:author="Havican, Jared W" w:date="2014-06-10T15:43:00Z">
          <w:pPr/>
        </w:pPrChange>
      </w:pPr>
      <w:ins w:id="1605" w:author="Havican, Jared W" w:date="2014-06-10T15:42:00Z">
        <w:r w:rsidRPr="00CA78D6">
          <w:rPr>
            <w:rFonts w:ascii="Courier New" w:hAnsi="Courier New" w:cs="Courier New"/>
            <w:b/>
            <w:color w:val="0000FF"/>
            <w:sz w:val="16"/>
            <w:szCs w:val="20"/>
            <w:rPrChange w:id="1606" w:author="Havican, Jared W" w:date="2014-06-10T15:43:00Z">
              <w:rPr>
                <w:rFonts w:ascii="Courier New" w:hAnsi="Courier New" w:cs="Courier New"/>
                <w:b/>
                <w:sz w:val="16"/>
                <w:szCs w:val="20"/>
              </w:rPr>
            </w:rPrChange>
          </w:rPr>
          <w:t xml:space="preserve"># CDC </w:t>
        </w:r>
        <w:proofErr w:type="spellStart"/>
        <w:r w:rsidRPr="00CA78D6">
          <w:rPr>
            <w:rFonts w:ascii="Courier New" w:hAnsi="Courier New" w:cs="Courier New"/>
            <w:b/>
            <w:color w:val="0000FF"/>
            <w:sz w:val="16"/>
            <w:szCs w:val="20"/>
            <w:rPrChange w:id="1607" w:author="Havican, Jared W" w:date="2014-06-10T15:43:00Z">
              <w:rPr>
                <w:rFonts w:ascii="Courier New" w:hAnsi="Courier New" w:cs="Courier New"/>
                <w:b/>
                <w:sz w:val="16"/>
                <w:szCs w:val="20"/>
              </w:rPr>
            </w:rPrChange>
          </w:rPr>
          <w:t>gclock_ack's</w:t>
        </w:r>
        <w:proofErr w:type="spellEnd"/>
        <w:r w:rsidRPr="00CA78D6">
          <w:rPr>
            <w:rFonts w:ascii="Courier New" w:hAnsi="Courier New" w:cs="Courier New"/>
            <w:b/>
            <w:color w:val="0000FF"/>
            <w:sz w:val="16"/>
            <w:szCs w:val="20"/>
            <w:rPrChange w:id="1608" w:author="Havican, Jared W" w:date="2014-06-10T15:43:00Z">
              <w:rPr>
                <w:rFonts w:ascii="Courier New" w:hAnsi="Courier New" w:cs="Courier New"/>
                <w:b/>
                <w:sz w:val="16"/>
                <w:szCs w:val="20"/>
              </w:rPr>
            </w:rPrChange>
          </w:rPr>
          <w:t xml:space="preserve"> are combined before feeding </w:t>
        </w:r>
        <w:proofErr w:type="spellStart"/>
        <w:r w:rsidRPr="00CA78D6">
          <w:rPr>
            <w:rFonts w:ascii="Courier New" w:hAnsi="Courier New" w:cs="Courier New"/>
            <w:b/>
            <w:color w:val="0000FF"/>
            <w:sz w:val="16"/>
            <w:szCs w:val="20"/>
            <w:rPrChange w:id="1609" w:author="Havican, Jared W" w:date="2014-06-10T15:43:00Z">
              <w:rPr>
                <w:rFonts w:ascii="Courier New" w:hAnsi="Courier New" w:cs="Courier New"/>
                <w:b/>
                <w:sz w:val="16"/>
                <w:szCs w:val="20"/>
              </w:rPr>
            </w:rPrChange>
          </w:rPr>
          <w:t>double_sync</w:t>
        </w:r>
        <w:proofErr w:type="spellEnd"/>
        <w:r w:rsidRPr="00CA78D6">
          <w:rPr>
            <w:rFonts w:ascii="Courier New" w:hAnsi="Courier New" w:cs="Courier New"/>
            <w:b/>
            <w:color w:val="0000FF"/>
            <w:sz w:val="16"/>
            <w:szCs w:val="20"/>
            <w:rPrChange w:id="1610" w:author="Havican, Jared W" w:date="2014-06-10T15:43:00Z">
              <w:rPr>
                <w:rFonts w:ascii="Courier New" w:hAnsi="Courier New" w:cs="Courier New"/>
                <w:b/>
                <w:sz w:val="16"/>
                <w:szCs w:val="20"/>
              </w:rPr>
            </w:rPrChange>
          </w:rPr>
          <w:t>, hysteresis in the PCGU will filter any clocks where a '0' is synchronized erroneously</w:t>
        </w:r>
      </w:ins>
    </w:p>
    <w:p w14:paraId="05540E07" w14:textId="77777777" w:rsidR="00CA78D6" w:rsidRPr="00CA78D6" w:rsidRDefault="00CA78D6">
      <w:pPr>
        <w:spacing w:after="0" w:line="240" w:lineRule="auto"/>
        <w:ind w:left="540" w:hanging="540"/>
        <w:rPr>
          <w:ins w:id="1611" w:author="Havican, Jared W" w:date="2014-06-10T15:42:00Z"/>
          <w:rFonts w:ascii="Courier New" w:hAnsi="Courier New" w:cs="Courier New"/>
          <w:b/>
          <w:sz w:val="16"/>
          <w:szCs w:val="20"/>
        </w:rPr>
        <w:pPrChange w:id="1612" w:author="Havican, Jared W" w:date="2014-06-10T15:43:00Z">
          <w:pPr/>
        </w:pPrChange>
      </w:pPr>
      <w:proofErr w:type="spellStart"/>
      <w:proofErr w:type="gramStart"/>
      <w:ins w:id="1613" w:author="Havican, Jared W" w:date="2014-06-10T15:42:00Z">
        <w:r w:rsidRPr="00CA78D6">
          <w:rPr>
            <w:rFonts w:ascii="Courier New" w:hAnsi="Courier New" w:cs="Courier New"/>
            <w:b/>
            <w:sz w:val="16"/>
            <w:szCs w:val="20"/>
          </w:rPr>
          <w:t>cdc</w:t>
        </w:r>
        <w:proofErr w:type="spellEnd"/>
        <w:proofErr w:type="gramEnd"/>
        <w:r w:rsidRPr="00CA78D6">
          <w:rPr>
            <w:rFonts w:ascii="Courier New" w:hAnsi="Courier New" w:cs="Courier New"/>
            <w:b/>
            <w:sz w:val="16"/>
            <w:szCs w:val="20"/>
          </w:rPr>
          <w:t xml:space="preserve"> report crossing -scheme </w:t>
        </w:r>
        <w:proofErr w:type="spellStart"/>
        <w:r w:rsidRPr="00CA78D6">
          <w:rPr>
            <w:rFonts w:ascii="Courier New" w:hAnsi="Courier New" w:cs="Courier New"/>
            <w:b/>
            <w:sz w:val="16"/>
            <w:szCs w:val="20"/>
          </w:rPr>
          <w:t>combo_logic</w:t>
        </w:r>
        <w:proofErr w:type="spellEnd"/>
        <w:r w:rsidRPr="00CA78D6">
          <w:rPr>
            <w:rFonts w:ascii="Courier New" w:hAnsi="Courier New" w:cs="Courier New"/>
            <w:b/>
            <w:sz w:val="16"/>
            <w:szCs w:val="20"/>
          </w:rPr>
          <w:t xml:space="preserve"> -through *</w:t>
        </w:r>
        <w:proofErr w:type="spellStart"/>
        <w:r w:rsidRPr="00CA78D6">
          <w:rPr>
            <w:rFonts w:ascii="Courier New" w:hAnsi="Courier New" w:cs="Courier New"/>
            <w:b/>
            <w:sz w:val="16"/>
            <w:szCs w:val="20"/>
          </w:rPr>
          <w:t>iosf_cdc_gclock_ack_async</w:t>
        </w:r>
        <w:proofErr w:type="spellEnd"/>
        <w:r w:rsidRPr="00CA78D6">
          <w:rPr>
            <w:rFonts w:ascii="Courier New" w:hAnsi="Courier New" w:cs="Courier New"/>
            <w:b/>
            <w:sz w:val="16"/>
            <w:szCs w:val="20"/>
          </w:rPr>
          <w:t>* -through *</w:t>
        </w:r>
        <w:proofErr w:type="spellStart"/>
        <w:r w:rsidRPr="00CA78D6">
          <w:rPr>
            <w:rFonts w:ascii="Courier New" w:hAnsi="Courier New" w:cs="Courier New"/>
            <w:b/>
            <w:sz w:val="16"/>
            <w:szCs w:val="20"/>
          </w:rPr>
          <w:t>i_pgcb_ctech_doublesync_idle_event.d</w:t>
        </w:r>
        <w:proofErr w:type="spellEnd"/>
        <w:r w:rsidRPr="00CA78D6">
          <w:rPr>
            <w:rFonts w:ascii="Courier New" w:hAnsi="Courier New" w:cs="Courier New"/>
            <w:b/>
            <w:sz w:val="16"/>
            <w:szCs w:val="20"/>
          </w:rPr>
          <w:t xml:space="preserve"> -severity waived -module </w:t>
        </w:r>
        <w:proofErr w:type="spellStart"/>
        <w:r w:rsidRPr="00CA78D6">
          <w:rPr>
            <w:rFonts w:ascii="Courier New" w:hAnsi="Courier New" w:cs="Courier New"/>
            <w:b/>
            <w:sz w:val="16"/>
            <w:szCs w:val="20"/>
          </w:rPr>
          <w:t>pgcbcg</w:t>
        </w:r>
        <w:proofErr w:type="spellEnd"/>
        <w:r w:rsidRPr="00CA78D6">
          <w:rPr>
            <w:rFonts w:ascii="Courier New" w:hAnsi="Courier New" w:cs="Courier New"/>
            <w:b/>
            <w:sz w:val="16"/>
            <w:szCs w:val="20"/>
          </w:rPr>
          <w:t xml:space="preserve"> </w:t>
        </w:r>
      </w:ins>
    </w:p>
    <w:p w14:paraId="04AAE89B" w14:textId="77777777" w:rsidR="00CA78D6" w:rsidRPr="00CA78D6" w:rsidRDefault="00CA78D6">
      <w:pPr>
        <w:spacing w:after="0" w:line="240" w:lineRule="auto"/>
        <w:ind w:left="540" w:hanging="540"/>
        <w:rPr>
          <w:ins w:id="1614" w:author="Havican, Jared W" w:date="2014-06-10T15:42:00Z"/>
          <w:rFonts w:ascii="Courier New" w:hAnsi="Courier New" w:cs="Courier New"/>
          <w:b/>
          <w:sz w:val="16"/>
          <w:szCs w:val="20"/>
        </w:rPr>
        <w:pPrChange w:id="1615" w:author="Havican, Jared W" w:date="2014-06-10T15:43:00Z">
          <w:pPr/>
        </w:pPrChange>
      </w:pPr>
    </w:p>
    <w:p w14:paraId="2BAA2F6B" w14:textId="77777777" w:rsidR="00CA78D6" w:rsidRPr="00CA78D6" w:rsidRDefault="00CA78D6">
      <w:pPr>
        <w:spacing w:after="0" w:line="240" w:lineRule="auto"/>
        <w:ind w:left="540" w:hanging="540"/>
        <w:rPr>
          <w:ins w:id="1616" w:author="Havican, Jared W" w:date="2014-06-10T15:42:00Z"/>
          <w:rFonts w:ascii="Courier New" w:hAnsi="Courier New" w:cs="Courier New"/>
          <w:b/>
          <w:color w:val="0000FF"/>
          <w:sz w:val="16"/>
          <w:szCs w:val="20"/>
          <w:rPrChange w:id="1617" w:author="Havican, Jared W" w:date="2014-06-10T15:43:00Z">
            <w:rPr>
              <w:ins w:id="1618" w:author="Havican, Jared W" w:date="2014-06-10T15:42:00Z"/>
              <w:rFonts w:ascii="Courier New" w:hAnsi="Courier New" w:cs="Courier New"/>
              <w:b/>
              <w:sz w:val="16"/>
              <w:szCs w:val="20"/>
            </w:rPr>
          </w:rPrChange>
        </w:rPr>
        <w:pPrChange w:id="1619" w:author="Havican, Jared W" w:date="2014-06-10T15:43:00Z">
          <w:pPr/>
        </w:pPrChange>
      </w:pPr>
      <w:ins w:id="1620" w:author="Havican, Jared W" w:date="2014-06-10T15:42:00Z">
        <w:r w:rsidRPr="00CA78D6">
          <w:rPr>
            <w:rFonts w:ascii="Courier New" w:hAnsi="Courier New" w:cs="Courier New"/>
            <w:b/>
            <w:color w:val="0000FF"/>
            <w:sz w:val="16"/>
            <w:szCs w:val="20"/>
            <w:rPrChange w:id="1621" w:author="Havican, Jared W" w:date="2014-06-10T15:43:00Z">
              <w:rPr>
                <w:rFonts w:ascii="Courier New" w:hAnsi="Courier New" w:cs="Courier New"/>
                <w:b/>
                <w:sz w:val="16"/>
                <w:szCs w:val="20"/>
              </w:rPr>
            </w:rPrChange>
          </w:rPr>
          <w:t xml:space="preserve"># Async signals feed into the visa bus, this waiver might be needed depending on the clock of the </w:t>
        </w:r>
        <w:proofErr w:type="spellStart"/>
        <w:r w:rsidRPr="00CA78D6">
          <w:rPr>
            <w:rFonts w:ascii="Courier New" w:hAnsi="Courier New" w:cs="Courier New"/>
            <w:b/>
            <w:color w:val="0000FF"/>
            <w:sz w:val="16"/>
            <w:szCs w:val="20"/>
            <w:rPrChange w:id="1622" w:author="Havican, Jared W" w:date="2014-06-10T15:43:00Z">
              <w:rPr>
                <w:rFonts w:ascii="Courier New" w:hAnsi="Courier New" w:cs="Courier New"/>
                <w:b/>
                <w:sz w:val="16"/>
                <w:szCs w:val="20"/>
              </w:rPr>
            </w:rPrChange>
          </w:rPr>
          <w:t>pgcb_visa</w:t>
        </w:r>
        <w:proofErr w:type="spellEnd"/>
      </w:ins>
    </w:p>
    <w:p w14:paraId="1C8F84BE" w14:textId="3AE9DCAF" w:rsidR="00677B46" w:rsidRPr="00B71A7F" w:rsidDel="00CA78D6" w:rsidRDefault="00CA78D6">
      <w:pPr>
        <w:spacing w:after="0" w:line="240" w:lineRule="auto"/>
        <w:ind w:left="540" w:hanging="540"/>
        <w:rPr>
          <w:del w:id="1623" w:author="Havican, Jared W" w:date="2014-06-10T15:42:00Z"/>
          <w:rFonts w:ascii="Courier New" w:hAnsi="Courier New" w:cs="Courier New"/>
          <w:b/>
          <w:sz w:val="16"/>
          <w:szCs w:val="20"/>
        </w:rPr>
        <w:pPrChange w:id="1624" w:author="Havican, Jared W" w:date="2014-06-10T15:43:00Z">
          <w:pPr>
            <w:spacing w:after="0"/>
          </w:pPr>
        </w:pPrChange>
      </w:pPr>
      <w:proofErr w:type="spellStart"/>
      <w:proofErr w:type="gramStart"/>
      <w:ins w:id="1625" w:author="Havican, Jared W" w:date="2014-06-10T15:42:00Z">
        <w:r w:rsidRPr="00CA78D6">
          <w:rPr>
            <w:rFonts w:ascii="Courier New" w:hAnsi="Courier New" w:cs="Courier New"/>
            <w:b/>
            <w:sz w:val="16"/>
            <w:szCs w:val="20"/>
          </w:rPr>
          <w:t>cdc</w:t>
        </w:r>
        <w:proofErr w:type="spellEnd"/>
        <w:proofErr w:type="gramEnd"/>
        <w:r w:rsidRPr="00CA78D6">
          <w:rPr>
            <w:rFonts w:ascii="Courier New" w:hAnsi="Courier New" w:cs="Courier New"/>
            <w:b/>
            <w:sz w:val="16"/>
            <w:szCs w:val="20"/>
          </w:rPr>
          <w:t xml:space="preserve"> report crossing -scheme </w:t>
        </w:r>
        <w:proofErr w:type="spellStart"/>
        <w:r w:rsidRPr="00CA78D6">
          <w:rPr>
            <w:rFonts w:ascii="Courier New" w:hAnsi="Courier New" w:cs="Courier New"/>
            <w:b/>
            <w:sz w:val="16"/>
            <w:szCs w:val="20"/>
          </w:rPr>
          <w:t>no_sync</w:t>
        </w:r>
        <w:proofErr w:type="spellEnd"/>
        <w:r w:rsidRPr="00CA78D6">
          <w:rPr>
            <w:rFonts w:ascii="Courier New" w:hAnsi="Courier New" w:cs="Courier New"/>
            <w:b/>
            <w:sz w:val="16"/>
            <w:szCs w:val="20"/>
          </w:rPr>
          <w:t xml:space="preserve"> -through </w:t>
        </w:r>
        <w:proofErr w:type="spellStart"/>
        <w:r w:rsidRPr="00CA78D6">
          <w:rPr>
            <w:rFonts w:ascii="Courier New" w:hAnsi="Courier New" w:cs="Courier New"/>
            <w:b/>
            <w:sz w:val="16"/>
            <w:szCs w:val="20"/>
          </w:rPr>
          <w:t>visa_bus</w:t>
        </w:r>
        <w:proofErr w:type="spellEnd"/>
        <w:r w:rsidRPr="00CA78D6">
          <w:rPr>
            <w:rFonts w:ascii="Courier New" w:hAnsi="Courier New" w:cs="Courier New"/>
            <w:b/>
            <w:sz w:val="16"/>
            <w:szCs w:val="20"/>
          </w:rPr>
          <w:t xml:space="preserve"> -severity waived -module </w:t>
        </w:r>
        <w:proofErr w:type="spellStart"/>
        <w:r w:rsidRPr="00CA78D6">
          <w:rPr>
            <w:rFonts w:ascii="Courier New" w:hAnsi="Courier New" w:cs="Courier New"/>
            <w:b/>
            <w:sz w:val="16"/>
            <w:szCs w:val="20"/>
          </w:rPr>
          <w:t>pgcbcg</w:t>
        </w:r>
        <w:proofErr w:type="spellEnd"/>
        <w:r w:rsidRPr="00CA78D6">
          <w:rPr>
            <w:rFonts w:ascii="Courier New" w:hAnsi="Courier New" w:cs="Courier New"/>
            <w:b/>
            <w:sz w:val="16"/>
            <w:szCs w:val="20"/>
          </w:rPr>
          <w:t xml:space="preserve"> </w:t>
        </w:r>
      </w:ins>
      <w:del w:id="1626" w:author="Havican, Jared W" w:date="2014-06-10T15:42:00Z">
        <w:r w:rsidR="00677B46" w:rsidRPr="00B71A7F" w:rsidDel="00CA78D6">
          <w:rPr>
            <w:rFonts w:ascii="Courier New" w:hAnsi="Courier New" w:cs="Courier New"/>
            <w:b/>
            <w:sz w:val="16"/>
            <w:szCs w:val="20"/>
          </w:rPr>
          <w:delText># CDC clkacks are combined before feeding double_sync, hysteresis in the PCGU will filter any clocks where a '0' is synchronized erroneously</w:delText>
        </w:r>
      </w:del>
    </w:p>
    <w:p w14:paraId="70879C63" w14:textId="5E6ABEE9" w:rsidR="00677B46" w:rsidRPr="00B71A7F" w:rsidDel="00CA78D6" w:rsidRDefault="00677B46">
      <w:pPr>
        <w:spacing w:after="0" w:line="240" w:lineRule="auto"/>
        <w:ind w:left="540" w:hanging="540"/>
        <w:rPr>
          <w:del w:id="1627" w:author="Havican, Jared W" w:date="2014-06-10T15:42:00Z"/>
          <w:rFonts w:ascii="Courier New" w:hAnsi="Courier New" w:cs="Courier New"/>
          <w:sz w:val="16"/>
          <w:szCs w:val="20"/>
        </w:rPr>
        <w:pPrChange w:id="1628" w:author="Havican, Jared W" w:date="2014-06-10T15:43:00Z">
          <w:pPr>
            <w:spacing w:after="0"/>
          </w:pPr>
        </w:pPrChange>
      </w:pPr>
    </w:p>
    <w:p w14:paraId="7443AEB6" w14:textId="37D12EE1" w:rsidR="00677B46" w:rsidDel="00CA78D6" w:rsidRDefault="00985EBE">
      <w:pPr>
        <w:spacing w:after="0" w:line="240" w:lineRule="auto"/>
        <w:ind w:left="540" w:hanging="540"/>
        <w:rPr>
          <w:del w:id="1629" w:author="Havican, Jared W" w:date="2014-06-10T15:42:00Z"/>
          <w:rFonts w:ascii="Courier New" w:hAnsi="Courier New" w:cs="Courier New"/>
          <w:sz w:val="16"/>
          <w:szCs w:val="20"/>
        </w:rPr>
        <w:pPrChange w:id="1630" w:author="Havican, Jared W" w:date="2014-06-10T15:43:00Z">
          <w:pPr>
            <w:spacing w:after="0"/>
          </w:pPr>
        </w:pPrChange>
      </w:pPr>
      <w:del w:id="1631" w:author="Havican, Jared W" w:date="2014-06-10T15:42:00Z">
        <w:r w:rsidRPr="00985EBE" w:rsidDel="00CA78D6">
          <w:rPr>
            <w:rFonts w:ascii="Courier New" w:hAnsi="Courier New" w:cs="Courier New"/>
            <w:b/>
            <w:sz w:val="16"/>
            <w:szCs w:val="20"/>
          </w:rPr>
          <w:delText>cdc report crossing</w:delText>
        </w:r>
        <w:r w:rsidRPr="00B71A7F" w:rsidDel="00CA78D6">
          <w:rPr>
            <w:rFonts w:ascii="Courier New" w:hAnsi="Courier New" w:cs="Courier New"/>
            <w:sz w:val="16"/>
            <w:szCs w:val="20"/>
          </w:rPr>
          <w:delText xml:space="preserve"> -scheme combo_logic -from *iosf_cdc_clkack -through *i_pgcb_doublesync_idle_event.d -rx_clock pgcb_clk -module pgcbcg -severity waived</w:delText>
        </w:r>
      </w:del>
    </w:p>
    <w:p w14:paraId="5D1C9B2D" w14:textId="6F004E51" w:rsidR="00B407B7" w:rsidDel="00CA78D6" w:rsidRDefault="00B407B7">
      <w:pPr>
        <w:spacing w:after="0" w:line="240" w:lineRule="auto"/>
        <w:ind w:left="540" w:hanging="540"/>
        <w:rPr>
          <w:del w:id="1632" w:author="Havican, Jared W" w:date="2014-06-10T15:42:00Z"/>
          <w:rFonts w:ascii="Courier New" w:hAnsi="Courier New" w:cs="Courier New"/>
          <w:sz w:val="16"/>
          <w:szCs w:val="20"/>
        </w:rPr>
        <w:pPrChange w:id="1633" w:author="Havican, Jared W" w:date="2014-06-10T15:43:00Z">
          <w:pPr>
            <w:spacing w:after="0"/>
          </w:pPr>
        </w:pPrChange>
      </w:pPr>
    </w:p>
    <w:p w14:paraId="63D70C06" w14:textId="79C97ECC" w:rsidR="00985EBE" w:rsidRPr="00B71A7F" w:rsidDel="00CA78D6" w:rsidRDefault="00985EBE">
      <w:pPr>
        <w:spacing w:after="0" w:line="240" w:lineRule="auto"/>
        <w:ind w:left="540" w:hanging="540"/>
        <w:rPr>
          <w:del w:id="1634" w:author="Havican, Jared W" w:date="2014-06-10T15:42:00Z"/>
          <w:rFonts w:ascii="Courier New" w:hAnsi="Courier New" w:cs="Courier New"/>
          <w:sz w:val="16"/>
          <w:szCs w:val="20"/>
        </w:rPr>
        <w:pPrChange w:id="1635" w:author="Havican, Jared W" w:date="2014-06-10T15:43:00Z">
          <w:pPr>
            <w:spacing w:after="0"/>
          </w:pPr>
        </w:pPrChange>
      </w:pPr>
    </w:p>
    <w:p w14:paraId="6392689D" w14:textId="42123E3D" w:rsidR="00677B46" w:rsidRPr="00B71A7F" w:rsidDel="00CA78D6" w:rsidRDefault="00677B46">
      <w:pPr>
        <w:spacing w:after="0" w:line="240" w:lineRule="auto"/>
        <w:ind w:left="540" w:hanging="540"/>
        <w:rPr>
          <w:del w:id="1636" w:author="Havican, Jared W" w:date="2014-06-10T15:42:00Z"/>
          <w:rFonts w:ascii="Courier New" w:hAnsi="Courier New" w:cs="Courier New"/>
          <w:b/>
          <w:sz w:val="16"/>
          <w:szCs w:val="20"/>
        </w:rPr>
        <w:pPrChange w:id="1637" w:author="Havican, Jared W" w:date="2014-06-10T15:43:00Z">
          <w:pPr>
            <w:spacing w:after="0"/>
          </w:pPr>
        </w:pPrChange>
      </w:pPr>
      <w:del w:id="1638" w:author="Havican, Jared W" w:date="2014-06-10T15:42:00Z">
        <w:r w:rsidRPr="00B71A7F" w:rsidDel="00CA78D6">
          <w:rPr>
            <w:rFonts w:ascii="Courier New" w:hAnsi="Courier New" w:cs="Courier New"/>
            <w:b/>
            <w:sz w:val="16"/>
            <w:szCs w:val="20"/>
          </w:rPr>
          <w:delText># CDC gclock_ack's are combined before feeding double_sync, hysteresis in the PCGU will filter any clocks where a '0' is synchronized erroneously</w:delText>
        </w:r>
      </w:del>
    </w:p>
    <w:p w14:paraId="6911ADDB" w14:textId="50EA73D0" w:rsidR="00677B46" w:rsidRPr="00B71A7F" w:rsidDel="00CA78D6" w:rsidRDefault="00677B46">
      <w:pPr>
        <w:spacing w:after="0" w:line="240" w:lineRule="auto"/>
        <w:ind w:left="540" w:hanging="540"/>
        <w:rPr>
          <w:del w:id="1639" w:author="Havican, Jared W" w:date="2014-06-10T15:42:00Z"/>
          <w:rFonts w:ascii="Courier New" w:hAnsi="Courier New" w:cs="Courier New"/>
          <w:sz w:val="16"/>
          <w:szCs w:val="20"/>
        </w:rPr>
        <w:pPrChange w:id="1640" w:author="Havican, Jared W" w:date="2014-06-10T15:43:00Z">
          <w:pPr>
            <w:spacing w:after="0"/>
          </w:pPr>
        </w:pPrChange>
      </w:pPr>
    </w:p>
    <w:p w14:paraId="02C4297A" w14:textId="73305AFE" w:rsidR="00677B46" w:rsidRPr="00985EBE" w:rsidDel="00CA78D6" w:rsidRDefault="00677B46">
      <w:pPr>
        <w:spacing w:after="0" w:line="240" w:lineRule="auto"/>
        <w:ind w:left="540" w:hanging="540"/>
        <w:rPr>
          <w:del w:id="1641" w:author="Havican, Jared W" w:date="2014-06-10T15:42:00Z"/>
          <w:rFonts w:ascii="Courier New" w:hAnsi="Courier New" w:cs="Courier New"/>
          <w:sz w:val="16"/>
          <w:szCs w:val="20"/>
        </w:rPr>
        <w:pPrChange w:id="1642" w:author="Havican, Jared W" w:date="2014-06-10T15:43:00Z">
          <w:pPr>
            <w:spacing w:after="0"/>
          </w:pPr>
        </w:pPrChange>
      </w:pPr>
      <w:del w:id="1643" w:author="Havican, Jared W" w:date="2014-06-10T15:42:00Z">
        <w:r w:rsidRPr="00B71A7F" w:rsidDel="00CA78D6">
          <w:rPr>
            <w:rFonts w:ascii="Courier New" w:hAnsi="Courier New" w:cs="Courier New"/>
            <w:b/>
            <w:sz w:val="16"/>
            <w:szCs w:val="20"/>
          </w:rPr>
          <w:delText>cdc report crossing</w:delText>
        </w:r>
        <w:r w:rsidRPr="00B71A7F" w:rsidDel="00CA78D6">
          <w:rPr>
            <w:rFonts w:ascii="Courier New" w:hAnsi="Courier New" w:cs="Courier New"/>
            <w:sz w:val="16"/>
            <w:szCs w:val="20"/>
          </w:rPr>
          <w:delText xml:space="preserve"> -module pgcbcg -scheme combo_logic          -through *iosf_cdc_gclock_ack_async     -through *i_pgcb_doublesync_idle_event.d -rx_clock PGCB_CLK -severity waived</w:delText>
        </w:r>
      </w:del>
    </w:p>
    <w:p w14:paraId="1F84D53E" w14:textId="211FB537" w:rsidR="00677B46" w:rsidDel="00CA78D6" w:rsidRDefault="00677B46">
      <w:pPr>
        <w:spacing w:after="0" w:line="240" w:lineRule="auto"/>
        <w:ind w:left="540" w:hanging="540"/>
        <w:rPr>
          <w:del w:id="1644" w:author="Havican, Jared W" w:date="2014-06-10T15:42:00Z"/>
          <w:rFonts w:ascii="Courier New" w:hAnsi="Courier New" w:cs="Courier New"/>
          <w:sz w:val="16"/>
          <w:szCs w:val="20"/>
        </w:rPr>
        <w:pPrChange w:id="1645" w:author="Havican, Jared W" w:date="2014-06-10T15:43:00Z">
          <w:pPr>
            <w:spacing w:after="0"/>
          </w:pPr>
        </w:pPrChange>
      </w:pPr>
    </w:p>
    <w:p w14:paraId="3E21177F" w14:textId="6312B7DF" w:rsidR="00480BAB" w:rsidRPr="00B71A7F" w:rsidDel="00CA78D6" w:rsidRDefault="00480BAB">
      <w:pPr>
        <w:spacing w:after="0" w:line="240" w:lineRule="auto"/>
        <w:ind w:left="540" w:hanging="540"/>
        <w:rPr>
          <w:del w:id="1646" w:author="Havican, Jared W" w:date="2014-06-10T15:42:00Z"/>
          <w:rFonts w:ascii="Courier New" w:hAnsi="Courier New" w:cs="Courier New"/>
          <w:b/>
          <w:sz w:val="16"/>
          <w:szCs w:val="20"/>
        </w:rPr>
        <w:pPrChange w:id="1647" w:author="Havican, Jared W" w:date="2014-06-10T15:43:00Z">
          <w:pPr>
            <w:spacing w:after="0"/>
          </w:pPr>
        </w:pPrChange>
      </w:pPr>
      <w:del w:id="1648" w:author="Havican, Jared W" w:date="2014-06-10T15:42:00Z">
        <w:r w:rsidRPr="00B71A7F" w:rsidDel="00CA78D6">
          <w:rPr>
            <w:rFonts w:ascii="Courier New" w:hAnsi="Courier New" w:cs="Courier New"/>
            <w:b/>
            <w:sz w:val="16"/>
            <w:szCs w:val="20"/>
          </w:rPr>
          <w:delText># Async signals feed into the visa bu</w:delText>
        </w:r>
        <w:r w:rsidR="00D06BB8" w:rsidRPr="00D06BB8" w:rsidDel="00CA78D6">
          <w:rPr>
            <w:rFonts w:ascii="Courier New" w:hAnsi="Courier New" w:cs="Courier New"/>
            <w:b/>
            <w:sz w:val="16"/>
            <w:szCs w:val="20"/>
          </w:rPr>
          <w:delText>s, this waiver might be needed depending on the clock of the pgcb_visa</w:delText>
        </w:r>
      </w:del>
    </w:p>
    <w:p w14:paraId="1377F138" w14:textId="6EC5D0A2" w:rsidR="00677B46" w:rsidRPr="00B71A7F" w:rsidRDefault="00985EBE">
      <w:pPr>
        <w:spacing w:after="0" w:line="240" w:lineRule="auto"/>
        <w:ind w:left="540" w:hanging="540"/>
        <w:rPr>
          <w:rFonts w:ascii="Courier New" w:hAnsi="Courier New" w:cs="Courier New"/>
          <w:sz w:val="16"/>
        </w:rPr>
        <w:pPrChange w:id="1649" w:author="Havican, Jared W" w:date="2014-06-10T15:43:00Z">
          <w:pPr>
            <w:spacing w:after="0"/>
          </w:pPr>
        </w:pPrChange>
      </w:pPr>
      <w:del w:id="1650" w:author="Havican, Jared W" w:date="2014-06-10T15:42:00Z">
        <w:r w:rsidRPr="00985EBE" w:rsidDel="00CA78D6">
          <w:rPr>
            <w:rFonts w:ascii="Courier New" w:hAnsi="Courier New" w:cs="Courier New"/>
            <w:b/>
            <w:sz w:val="16"/>
            <w:szCs w:val="20"/>
          </w:rPr>
          <w:delText>cdc report crossing</w:delText>
        </w:r>
        <w:r w:rsidRPr="00B71A7F" w:rsidDel="00CA78D6">
          <w:rPr>
            <w:rFonts w:ascii="Courier New" w:hAnsi="Courier New" w:cs="Courier New"/>
            <w:sz w:val="16"/>
            <w:szCs w:val="20"/>
          </w:rPr>
          <w:delText xml:space="preserve"> -scheme no_sync -to visa_bus -module pgcbcg -severity waived</w:delText>
        </w:r>
      </w:del>
    </w:p>
    <w:p w14:paraId="3EC66E0F" w14:textId="7D6ED93F" w:rsidR="00F81A0A" w:rsidRDefault="00F81A0A" w:rsidP="00F81A0A">
      <w:pPr>
        <w:pStyle w:val="Heading3"/>
      </w:pPr>
      <w:bookmarkStart w:id="1651" w:name="_Toc390267839"/>
      <w:r>
        <w:t>PCGU Integration (Using Always On Clock)</w:t>
      </w:r>
      <w:bookmarkEnd w:id="1568"/>
      <w:bookmarkEnd w:id="1651"/>
    </w:p>
    <w:p w14:paraId="3A0F1582" w14:textId="6ADB9D11" w:rsidR="0040237F" w:rsidRPr="007663FB" w:rsidRDefault="0040237F" w:rsidP="0040237F">
      <w:pPr>
        <w:rPr>
          <w:ins w:id="1652" w:author="Havican, Jared W" w:date="2014-06-10T15:48:00Z"/>
          <w:rFonts w:ascii="Neo Sans Intel" w:hAnsi="Neo Sans Intel"/>
          <w:sz w:val="20"/>
          <w:szCs w:val="20"/>
        </w:rPr>
      </w:pPr>
      <w:ins w:id="1653" w:author="Havican, Jared W" w:date="2014-06-10T15:48:00Z">
        <w:r>
          <w:rPr>
            <w:rFonts w:ascii="Neo Sans Intel" w:hAnsi="Neo Sans Intel"/>
            <w:sz w:val="20"/>
            <w:szCs w:val="20"/>
          </w:rPr>
          <w:t>One of the difficulties with the design described previously is ensuring that async_wake_b is glitch free.  If an IP feels that it is too difficult to guarantee</w:t>
        </w:r>
      </w:ins>
      <w:ins w:id="1654" w:author="Havican, Jared W" w:date="2014-06-10T15:51:00Z">
        <w:r>
          <w:rPr>
            <w:rFonts w:ascii="Neo Sans Intel" w:hAnsi="Neo Sans Intel"/>
            <w:sz w:val="20"/>
            <w:szCs w:val="20"/>
          </w:rPr>
          <w:t>,</w:t>
        </w:r>
      </w:ins>
      <w:ins w:id="1655" w:author="Havican, Jared W" w:date="2014-06-10T15:48:00Z">
        <w:r>
          <w:rPr>
            <w:rFonts w:ascii="Neo Sans Intel" w:hAnsi="Neo Sans Intel"/>
            <w:sz w:val="20"/>
            <w:szCs w:val="20"/>
          </w:rPr>
          <w:t xml:space="preserve"> there is an option to de-glitch </w:t>
        </w:r>
      </w:ins>
      <w:ins w:id="1656" w:author="Havican, Jared W" w:date="2014-06-10T15:49:00Z">
        <w:r>
          <w:rPr>
            <w:rFonts w:ascii="Neo Sans Intel" w:hAnsi="Neo Sans Intel"/>
            <w:sz w:val="20"/>
            <w:szCs w:val="20"/>
          </w:rPr>
          <w:t>that</w:t>
        </w:r>
      </w:ins>
      <w:ins w:id="1657" w:author="Havican, Jared W" w:date="2014-06-10T15:48:00Z">
        <w:r>
          <w:rPr>
            <w:rFonts w:ascii="Neo Sans Intel" w:hAnsi="Neo Sans Intel"/>
            <w:sz w:val="20"/>
            <w:szCs w:val="20"/>
          </w:rPr>
          <w:t xml:space="preserve"> input by synchronizing </w:t>
        </w:r>
      </w:ins>
      <w:ins w:id="1658" w:author="Havican, Jared W" w:date="2014-06-10T15:49:00Z">
        <w:r>
          <w:rPr>
            <w:rFonts w:ascii="Neo Sans Intel" w:hAnsi="Neo Sans Intel"/>
            <w:sz w:val="20"/>
            <w:szCs w:val="20"/>
          </w:rPr>
          <w:t>to an always-running clock (such as RTC-clock).</w:t>
        </w:r>
      </w:ins>
      <w:ins w:id="1659" w:author="Havican, Jared W" w:date="2014-06-10T15:50:00Z">
        <w:r>
          <w:rPr>
            <w:rFonts w:ascii="Neo Sans Intel" w:hAnsi="Neo Sans Intel"/>
            <w:sz w:val="20"/>
            <w:szCs w:val="20"/>
          </w:rPr>
          <w:t xml:space="preserve"> Details on this option are no longer provided in the integration guide </w:t>
        </w:r>
      </w:ins>
      <w:ins w:id="1660" w:author="Havican, Jared W" w:date="2014-06-10T15:51:00Z">
        <w:r>
          <w:rPr>
            <w:rFonts w:ascii="Neo Sans Intel" w:hAnsi="Neo Sans Intel"/>
            <w:sz w:val="20"/>
            <w:szCs w:val="20"/>
          </w:rPr>
          <w:t>and will be IP-specific.</w:t>
        </w:r>
      </w:ins>
    </w:p>
    <w:p w14:paraId="5D791D26" w14:textId="11D1D618" w:rsidR="00F81A0A" w:rsidDel="0040237F" w:rsidRDefault="00B62663">
      <w:pPr>
        <w:spacing w:after="0" w:line="240" w:lineRule="auto"/>
        <w:rPr>
          <w:del w:id="1661" w:author="Havican, Jared W" w:date="2014-06-10T15:47:00Z"/>
          <w:rFonts w:ascii="Neo Sans Intel" w:hAnsi="Neo Sans Intel"/>
          <w:sz w:val="20"/>
          <w:szCs w:val="20"/>
        </w:rPr>
      </w:pPr>
      <w:del w:id="1662" w:author="Havican, Jared W" w:date="2014-06-10T15:47:00Z">
        <w:r w:rsidDel="0040237F">
          <w:rPr>
            <w:rFonts w:ascii="Neo Sans Intel" w:hAnsi="Neo Sans Intel"/>
            <w:sz w:val="20"/>
            <w:szCs w:val="20"/>
          </w:rPr>
          <w:fldChar w:fldCharType="begin"/>
        </w:r>
        <w:r w:rsidDel="0040237F">
          <w:rPr>
            <w:rFonts w:ascii="Neo Sans Intel" w:hAnsi="Neo Sans Intel"/>
            <w:sz w:val="20"/>
            <w:szCs w:val="20"/>
          </w:rPr>
          <w:delInstrText xml:space="preserve"> REF _Ref370813716 \h </w:delInstrText>
        </w:r>
        <w:r w:rsidDel="0040237F">
          <w:rPr>
            <w:rFonts w:ascii="Neo Sans Intel" w:hAnsi="Neo Sans Intel"/>
            <w:sz w:val="20"/>
            <w:szCs w:val="20"/>
          </w:rPr>
        </w:r>
        <w:r w:rsidDel="0040237F">
          <w:rPr>
            <w:rFonts w:ascii="Neo Sans Intel" w:hAnsi="Neo Sans Intel"/>
            <w:sz w:val="20"/>
            <w:szCs w:val="20"/>
          </w:rPr>
          <w:fldChar w:fldCharType="separate"/>
        </w:r>
        <w:r w:rsidRPr="000109E5" w:rsidDel="0040237F">
          <w:rPr>
            <w:rFonts w:ascii="Neo Sans Intel" w:hAnsi="Neo Sans Intel"/>
            <w:sz w:val="20"/>
            <w:szCs w:val="20"/>
          </w:rPr>
          <w:delText xml:space="preserve">Figure </w:delText>
        </w:r>
        <w:r w:rsidDel="0040237F">
          <w:rPr>
            <w:rFonts w:ascii="Neo Sans Intel" w:hAnsi="Neo Sans Intel"/>
            <w:noProof/>
            <w:sz w:val="20"/>
            <w:szCs w:val="20"/>
          </w:rPr>
          <w:delText>14</w:delText>
        </w:r>
        <w:r w:rsidDel="0040237F">
          <w:rPr>
            <w:rFonts w:ascii="Neo Sans Intel" w:hAnsi="Neo Sans Intel"/>
            <w:sz w:val="20"/>
            <w:szCs w:val="20"/>
          </w:rPr>
          <w:fldChar w:fldCharType="end"/>
        </w:r>
        <w:r w:rsidR="00F81A0A" w:rsidRPr="000109E5" w:rsidDel="0040237F">
          <w:rPr>
            <w:rFonts w:ascii="Neo Sans Intel" w:hAnsi="Neo Sans Intel"/>
            <w:sz w:val="20"/>
            <w:szCs w:val="20"/>
          </w:rPr>
          <w:fldChar w:fldCharType="begin"/>
        </w:r>
        <w:r w:rsidR="00F81A0A" w:rsidRPr="000109E5" w:rsidDel="0040237F">
          <w:rPr>
            <w:rFonts w:ascii="Neo Sans Intel" w:hAnsi="Neo Sans Intel"/>
            <w:sz w:val="20"/>
            <w:szCs w:val="20"/>
          </w:rPr>
          <w:delInstrText xml:space="preserve"> REF _Ref363041447 \h  \* MERGEFORMAT </w:delInstrText>
        </w:r>
        <w:r w:rsidR="00F81A0A" w:rsidRPr="000109E5" w:rsidDel="0040237F">
          <w:rPr>
            <w:rFonts w:ascii="Neo Sans Intel" w:hAnsi="Neo Sans Intel"/>
            <w:sz w:val="20"/>
            <w:szCs w:val="20"/>
          </w:rPr>
        </w:r>
        <w:r w:rsidR="00F81A0A" w:rsidRPr="000109E5" w:rsidDel="0040237F">
          <w:rPr>
            <w:rFonts w:ascii="Neo Sans Intel" w:hAnsi="Neo Sans Intel"/>
            <w:sz w:val="20"/>
            <w:szCs w:val="20"/>
          </w:rPr>
          <w:fldChar w:fldCharType="end"/>
        </w:r>
        <w:r w:rsidR="00F81A0A" w:rsidDel="0040237F">
          <w:rPr>
            <w:rFonts w:ascii="Neo Sans Intel" w:hAnsi="Neo Sans Intel"/>
            <w:sz w:val="20"/>
            <w:szCs w:val="20"/>
          </w:rPr>
          <w:delText xml:space="preserve"> illustrates an example of the PCGU integration</w:delText>
        </w:r>
        <w:r w:rsidR="00F81A0A" w:rsidRPr="000109E5" w:rsidDel="0040237F">
          <w:rPr>
            <w:rFonts w:ascii="Neo Sans Intel" w:hAnsi="Neo Sans Intel"/>
            <w:sz w:val="20"/>
            <w:szCs w:val="20"/>
          </w:rPr>
          <w:delText xml:space="preserve">.   </w:delText>
        </w:r>
        <w:r w:rsidR="00F81A0A" w:rsidDel="0040237F">
          <w:rPr>
            <w:rFonts w:ascii="Neo Sans Intel" w:hAnsi="Neo Sans Intel"/>
            <w:sz w:val="20"/>
            <w:szCs w:val="20"/>
          </w:rPr>
          <w:delText>This method relies on the IP implementing some custom logic to ensure that the final async_wake_b input to the PCGU is glitch-free.  The most likely solution for this is to synchronize the final aggregated wake condition to an always running clock (such as RTC clock) to produce a glitch-free signal.</w:delText>
        </w:r>
      </w:del>
    </w:p>
    <w:p w14:paraId="0A6023A2" w14:textId="76C39BA1" w:rsidR="00F81A0A" w:rsidDel="0040237F" w:rsidRDefault="00F81A0A">
      <w:pPr>
        <w:spacing w:after="0" w:line="240" w:lineRule="auto"/>
        <w:rPr>
          <w:del w:id="1663" w:author="Havican, Jared W" w:date="2014-06-10T15:47:00Z"/>
          <w:rFonts w:ascii="Neo Sans Intel" w:hAnsi="Neo Sans Intel"/>
          <w:sz w:val="20"/>
          <w:szCs w:val="20"/>
        </w:rPr>
      </w:pPr>
    </w:p>
    <w:p w14:paraId="2543B5C0" w14:textId="493663B4" w:rsidR="00F81A0A" w:rsidDel="0040237F" w:rsidRDefault="00F81A0A">
      <w:pPr>
        <w:spacing w:after="0" w:line="240" w:lineRule="auto"/>
        <w:rPr>
          <w:del w:id="1664" w:author="Havican, Jared W" w:date="2014-06-10T15:47:00Z"/>
          <w:rFonts w:ascii="Neo Sans Intel" w:hAnsi="Neo Sans Intel"/>
          <w:sz w:val="20"/>
          <w:szCs w:val="20"/>
        </w:rPr>
      </w:pPr>
      <w:del w:id="1665" w:author="Havican, Jared W" w:date="2014-06-10T15:47:00Z">
        <w:r w:rsidDel="0040237F">
          <w:rPr>
            <w:rFonts w:ascii="Neo Sans Intel" w:hAnsi="Neo Sans Intel"/>
            <w:sz w:val="20"/>
            <w:szCs w:val="20"/>
          </w:rPr>
          <w:delText>A PGCB clock gating block (PGCBCG) could be created to provide the following aggregation:</w:delText>
        </w:r>
      </w:del>
    </w:p>
    <w:p w14:paraId="31A04D8F" w14:textId="60179D36" w:rsidR="00F81A0A" w:rsidRPr="0025279D" w:rsidDel="0040237F" w:rsidRDefault="00F81A0A">
      <w:pPr>
        <w:pStyle w:val="ListParagraph"/>
        <w:numPr>
          <w:ilvl w:val="0"/>
          <w:numId w:val="21"/>
        </w:numPr>
        <w:rPr>
          <w:del w:id="1666" w:author="Havican, Jared W" w:date="2014-06-10T15:47:00Z"/>
        </w:rPr>
      </w:pPr>
      <w:del w:id="1667" w:author="Havican, Jared W" w:date="2014-06-10T15:47:00Z">
        <w:r w:rsidRPr="0025279D" w:rsidDel="0040237F">
          <w:delText>For each of the CDCs that support clkreq protocol to SOC, implement a CDC clock gating evaluation logic to determine the respective CDC could allow PGCB clock to be gated.</w:delText>
        </w:r>
      </w:del>
    </w:p>
    <w:p w14:paraId="6DCC3360" w14:textId="04F6FB82" w:rsidR="00F81A0A" w:rsidRPr="0025279D" w:rsidDel="0040237F" w:rsidRDefault="00F81A0A">
      <w:pPr>
        <w:pStyle w:val="ListParagraph"/>
        <w:numPr>
          <w:ilvl w:val="1"/>
          <w:numId w:val="21"/>
        </w:numPr>
        <w:rPr>
          <w:del w:id="1668" w:author="Havican, Jared W" w:date="2014-06-10T15:47:00Z"/>
        </w:rPr>
      </w:pPr>
      <w:del w:id="1669" w:author="Havican, Jared W" w:date="2014-06-10T15:47:00Z">
        <w:r w:rsidRPr="0025279D" w:rsidDel="0040237F">
          <w:delText>The Fabric ISM wake indication (i.e. ISM not in IDLE state) will be captured using the respective IOSF clock, and then get synchronized to the pgcb_clk domain.</w:delText>
        </w:r>
      </w:del>
    </w:p>
    <w:p w14:paraId="4DDBCE34" w14:textId="6AA7A262" w:rsidR="00F81A0A" w:rsidRPr="0025279D" w:rsidDel="0040237F" w:rsidRDefault="00F81A0A">
      <w:pPr>
        <w:pStyle w:val="ListParagraph"/>
        <w:numPr>
          <w:ilvl w:val="1"/>
          <w:numId w:val="21"/>
        </w:numPr>
        <w:rPr>
          <w:del w:id="1670" w:author="Havican, Jared W" w:date="2014-06-10T15:47:00Z"/>
        </w:rPr>
      </w:pPr>
      <w:del w:id="1671" w:author="Havican, Jared W" w:date="2014-06-10T15:47:00Z">
        <w:r w:rsidRPr="0025279D" w:rsidDel="0040237F">
          <w:delText xml:space="preserve">The shim_*_clkreq/clkack and the </w:delText>
        </w:r>
        <w:r w:rsidDel="0040237F">
          <w:delText>soc</w:delText>
        </w:r>
        <w:r w:rsidRPr="0025279D" w:rsidDel="0040237F">
          <w:delText>_*clkreq/clkack signals should be synchronized to the pgcb_clk.</w:delText>
        </w:r>
      </w:del>
    </w:p>
    <w:p w14:paraId="04828320" w14:textId="3C0D6816" w:rsidR="00F81A0A" w:rsidRPr="0025279D" w:rsidDel="0040237F" w:rsidRDefault="00F81A0A">
      <w:pPr>
        <w:pStyle w:val="ListParagraph"/>
        <w:numPr>
          <w:ilvl w:val="1"/>
          <w:numId w:val="21"/>
        </w:numPr>
        <w:rPr>
          <w:del w:id="1672" w:author="Havican, Jared W" w:date="2014-06-10T15:47:00Z"/>
        </w:rPr>
      </w:pPr>
      <w:del w:id="1673" w:author="Havican, Jared W" w:date="2014-06-10T15:47:00Z">
        <w:r w:rsidRPr="0025279D" w:rsidDel="0040237F">
          <w:delText xml:space="preserve">Generate the cdc_idle and cdc_wake indications based on the pgcb_pok indication.  The cdc_idle </w:delText>
        </w:r>
      </w:del>
    </w:p>
    <w:p w14:paraId="1DED1B20" w14:textId="7A3945BE" w:rsidR="00F81A0A" w:rsidRPr="0025279D" w:rsidDel="0040237F" w:rsidRDefault="00F81A0A">
      <w:pPr>
        <w:pStyle w:val="ListParagraph"/>
        <w:numPr>
          <w:ilvl w:val="2"/>
          <w:numId w:val="21"/>
        </w:numPr>
        <w:rPr>
          <w:del w:id="1674" w:author="Havican, Jared W" w:date="2014-06-10T15:47:00Z"/>
        </w:rPr>
      </w:pPr>
      <w:del w:id="1675" w:author="Havican, Jared W" w:date="2014-06-10T15:47:00Z">
        <w:r w:rsidRPr="0025279D" w:rsidDel="0040237F">
          <w:delText xml:space="preserve">If pgcb_pok is asserted, </w:delText>
        </w:r>
        <w:r w:rsidDel="0040237F">
          <w:delText xml:space="preserve">the IP </w:delText>
        </w:r>
        <w:r w:rsidRPr="0025279D" w:rsidDel="0040237F">
          <w:delText xml:space="preserve">is considered in the IP-Accessible State.  The cdc_idle is only asserted when all the synchronized version of the fabric wake, shim_clkreq/clkack, </w:delText>
        </w:r>
        <w:r w:rsidDel="0040237F">
          <w:delText>soc</w:delText>
        </w:r>
        <w:r w:rsidRPr="0025279D" w:rsidDel="0040237F">
          <w:delText xml:space="preserve">_clkreq/clkack, and the acc_clkgate_disabled register bit are not asserted.  The cdc_wake will be asserted if any live version of the fabric wake, shim_clkreq, or </w:delText>
        </w:r>
        <w:r w:rsidDel="0040237F">
          <w:delText>soc</w:delText>
        </w:r>
        <w:r w:rsidRPr="0025279D" w:rsidDel="0040237F">
          <w:delText xml:space="preserve">_clkreq is </w:delText>
        </w:r>
        <w:r w:rsidDel="0040237F">
          <w:delText>a</w:delText>
        </w:r>
        <w:r w:rsidRPr="0025279D" w:rsidDel="0040237F">
          <w:delText>sserted.</w:delText>
        </w:r>
      </w:del>
    </w:p>
    <w:p w14:paraId="2C364C74" w14:textId="0A0979DE" w:rsidR="00F81A0A" w:rsidRPr="0025279D" w:rsidDel="0040237F" w:rsidRDefault="00F81A0A">
      <w:pPr>
        <w:pStyle w:val="ListParagraph"/>
        <w:numPr>
          <w:ilvl w:val="2"/>
          <w:numId w:val="21"/>
        </w:numPr>
        <w:rPr>
          <w:del w:id="1676" w:author="Havican, Jared W" w:date="2014-06-10T15:47:00Z"/>
        </w:rPr>
      </w:pPr>
      <w:del w:id="1677" w:author="Havican, Jared W" w:date="2014-06-10T15:47:00Z">
        <w:r w:rsidRPr="0025279D" w:rsidDel="0040237F">
          <w:delText xml:space="preserve">If pgcb_pok is de-asserted, </w:delText>
        </w:r>
        <w:r w:rsidDel="0040237F">
          <w:delText>the IP</w:delText>
        </w:r>
        <w:r w:rsidRPr="0025279D" w:rsidDel="0040237F">
          <w:delText xml:space="preserve"> is considered in the IP-Inaccessible State.  The cdc_idle is only asserted when all the synchronized version of </w:delText>
        </w:r>
        <w:r w:rsidDel="0040237F">
          <w:delText>soc</w:delText>
        </w:r>
        <w:r w:rsidRPr="0025279D" w:rsidDel="0040237F">
          <w:delText xml:space="preserve">_clkreq/clkack are not asserted.  The cdc_wake will be asserted if any live version of the </w:delText>
        </w:r>
        <w:r w:rsidDel="0040237F">
          <w:delText>soc</w:delText>
        </w:r>
        <w:r w:rsidRPr="0025279D" w:rsidDel="0040237F">
          <w:delText>_clkreq is asserted.</w:delText>
        </w:r>
      </w:del>
    </w:p>
    <w:p w14:paraId="3A1FCFF7" w14:textId="2894FE22" w:rsidR="00F81A0A" w:rsidRPr="0025279D" w:rsidDel="0040237F" w:rsidRDefault="00F81A0A">
      <w:pPr>
        <w:pStyle w:val="ListParagraph"/>
        <w:rPr>
          <w:del w:id="1678" w:author="Havican, Jared W" w:date="2014-06-10T15:47:00Z"/>
        </w:rPr>
      </w:pPr>
    </w:p>
    <w:p w14:paraId="7179F7B1" w14:textId="6654FD52" w:rsidR="00F81A0A" w:rsidRPr="0025279D" w:rsidDel="0040237F" w:rsidRDefault="00F81A0A">
      <w:pPr>
        <w:pStyle w:val="ListParagraph"/>
        <w:numPr>
          <w:ilvl w:val="0"/>
          <w:numId w:val="21"/>
        </w:numPr>
        <w:rPr>
          <w:del w:id="1679" w:author="Havican, Jared W" w:date="2014-06-10T15:47:00Z"/>
        </w:rPr>
      </w:pPr>
      <w:del w:id="1680" w:author="Havican, Jared W" w:date="2014-06-10T15:47:00Z">
        <w:r w:rsidRPr="0025279D" w:rsidDel="0040237F">
          <w:delText xml:space="preserve">If IP-Accessible Power Gating is supported, the PGCBCG is required to detect the changes of the ultimate indication of the IP-Accessible Power Gating disable signal.  The live version of the IP-Accessible Power Gating disable signal will be captured using a double-synchronizer when the PGCB clock is valid.   The changes of the power gating disable signal could be determined by comparing the live version of the IP-Accessible Power Gating disable signal and the power gating disable signal that has been captured.   Once it detected a change, a pwrgate_wake indication will be asserted when </w:delText>
        </w:r>
        <w:r w:rsidDel="0040237F">
          <w:delText>the IP</w:delText>
        </w:r>
        <w:r w:rsidRPr="0025279D" w:rsidDel="0040237F">
          <w:delText xml:space="preserve"> is still in the IP-Accessible state.</w:delText>
        </w:r>
      </w:del>
    </w:p>
    <w:p w14:paraId="6F202DA5" w14:textId="284DB021" w:rsidR="00F81A0A" w:rsidRPr="0025279D" w:rsidDel="0040237F" w:rsidRDefault="00F81A0A">
      <w:pPr>
        <w:pStyle w:val="ListParagraph"/>
        <w:numPr>
          <w:ilvl w:val="1"/>
          <w:numId w:val="21"/>
        </w:numPr>
        <w:rPr>
          <w:del w:id="1681" w:author="Havican, Jared W" w:date="2014-06-10T15:47:00Z"/>
        </w:rPr>
      </w:pPr>
      <w:del w:id="1682" w:author="Havican, Jared W" w:date="2014-06-10T15:47:00Z">
        <w:r w:rsidRPr="0025279D" w:rsidDel="0040237F">
          <w:delText xml:space="preserve">Note:  The PGCB clock valid indication (i.e. sync_clkvld signal) will be provided by the </w:delText>
        </w:r>
        <w:r w:rsidDel="0040237F">
          <w:delText xml:space="preserve">PCGU </w:delText>
        </w:r>
        <w:r w:rsidRPr="0025279D" w:rsidDel="0040237F">
          <w:delText>component.</w:delText>
        </w:r>
      </w:del>
    </w:p>
    <w:p w14:paraId="408405F5" w14:textId="476A9983" w:rsidR="00F81A0A" w:rsidRPr="0025279D" w:rsidDel="0040237F" w:rsidRDefault="00F81A0A">
      <w:pPr>
        <w:pStyle w:val="ListParagraph"/>
        <w:ind w:left="1440"/>
        <w:rPr>
          <w:del w:id="1683" w:author="Havican, Jared W" w:date="2014-06-10T15:47:00Z"/>
        </w:rPr>
      </w:pPr>
    </w:p>
    <w:p w14:paraId="23E55AF4" w14:textId="48C8A3C7" w:rsidR="00F81A0A" w:rsidRPr="0025279D" w:rsidDel="0040237F" w:rsidRDefault="00F81A0A">
      <w:pPr>
        <w:pStyle w:val="ListParagraph"/>
        <w:numPr>
          <w:ilvl w:val="0"/>
          <w:numId w:val="21"/>
        </w:numPr>
        <w:rPr>
          <w:del w:id="1684" w:author="Havican, Jared W" w:date="2014-06-10T15:47:00Z"/>
        </w:rPr>
      </w:pPr>
      <w:del w:id="1685" w:author="Havican, Jared W" w:date="2014-06-10T15:47:00Z">
        <w:r w:rsidRPr="0025279D" w:rsidDel="0040237F">
          <w:delText xml:space="preserve">The pmc_pg_wake signal should be synchronized to the pgcb_clk domain to determine if PMC allow </w:delText>
        </w:r>
        <w:r w:rsidDel="0040237F">
          <w:delText>the IP</w:delText>
        </w:r>
        <w:r w:rsidRPr="0025279D" w:rsidDel="0040237F">
          <w:delText xml:space="preserve"> to gate the PGCB clock.   The pmc_idle is only asserted when the synchronized version of the pmc_pg_wake is de-asserted.  A pmc_wake will be asserted if the live version of the pmc_pg_wake is asserted.</w:delText>
        </w:r>
      </w:del>
    </w:p>
    <w:p w14:paraId="30DEF90A" w14:textId="543FD532" w:rsidR="00F81A0A" w:rsidRPr="0025279D" w:rsidDel="0040237F" w:rsidRDefault="00F81A0A">
      <w:pPr>
        <w:pStyle w:val="ListParagraph"/>
        <w:rPr>
          <w:del w:id="1686" w:author="Havican, Jared W" w:date="2014-06-10T15:47:00Z"/>
        </w:rPr>
      </w:pPr>
    </w:p>
    <w:p w14:paraId="7504C986" w14:textId="7142F0D2" w:rsidR="00F81A0A" w:rsidRPr="0025279D" w:rsidDel="0040237F" w:rsidRDefault="00F81A0A">
      <w:pPr>
        <w:pStyle w:val="ListParagraph"/>
        <w:numPr>
          <w:ilvl w:val="0"/>
          <w:numId w:val="21"/>
        </w:numPr>
        <w:rPr>
          <w:del w:id="1687" w:author="Havican, Jared W" w:date="2014-06-10T15:47:00Z"/>
        </w:rPr>
      </w:pPr>
      <w:del w:id="1688" w:author="Havican, Jared W" w:date="2014-06-10T15:47:00Z">
        <w:r w:rsidRPr="0025279D" w:rsidDel="0040237F">
          <w:delText>Aggregate the wake indications from all the CDC, Power Gate Disable, PGCB and PMC evaluation logic to generate a</w:delText>
        </w:r>
        <w:r w:rsidDel="0040237F">
          <w:delText>n</w:delText>
        </w:r>
        <w:r w:rsidRPr="0025279D" w:rsidDel="0040237F">
          <w:delText xml:space="preserve"> async_wake indication.  The async_wake indication will be asserted when pgcb_idle is not asserted, or any of the cdc_wake, pwrgate_wake, and pmc_wake is asserted.</w:delText>
        </w:r>
      </w:del>
    </w:p>
    <w:p w14:paraId="53B4122A" w14:textId="301D96E2" w:rsidR="00F81A0A" w:rsidRPr="0025279D" w:rsidDel="0040237F" w:rsidRDefault="00F81A0A">
      <w:pPr>
        <w:pStyle w:val="ListParagraph"/>
        <w:rPr>
          <w:del w:id="1689" w:author="Havican, Jared W" w:date="2014-06-10T15:47:00Z"/>
        </w:rPr>
      </w:pPr>
    </w:p>
    <w:p w14:paraId="3E29B218" w14:textId="33305690" w:rsidR="00F81A0A" w:rsidRPr="0025279D" w:rsidDel="0040237F" w:rsidRDefault="00F81A0A">
      <w:pPr>
        <w:pStyle w:val="ListParagraph"/>
        <w:numPr>
          <w:ilvl w:val="0"/>
          <w:numId w:val="21"/>
        </w:numPr>
        <w:rPr>
          <w:del w:id="1690" w:author="Havican, Jared W" w:date="2014-06-10T15:47:00Z"/>
        </w:rPr>
      </w:pPr>
      <w:del w:id="1691" w:author="Havican, Jared W" w:date="2014-06-10T15:47:00Z">
        <w:r w:rsidRPr="0025279D" w:rsidDel="0040237F">
          <w:delText>Implement a</w:delText>
        </w:r>
        <w:r w:rsidDel="0040237F">
          <w:delText>n IP-Specific</w:delText>
        </w:r>
        <w:r w:rsidRPr="0025279D" w:rsidDel="0040237F">
          <w:delText xml:space="preserve"> Wake Control logic to generate the async_wake_b for PCGU in a glitch-free manner.</w:delText>
        </w:r>
      </w:del>
    </w:p>
    <w:p w14:paraId="60A21E94" w14:textId="60759BAA" w:rsidR="00F81A0A" w:rsidRPr="0025279D" w:rsidDel="0040237F" w:rsidRDefault="00F81A0A">
      <w:pPr>
        <w:pStyle w:val="ListParagraph"/>
        <w:rPr>
          <w:del w:id="1692" w:author="Havican, Jared W" w:date="2014-06-10T15:47:00Z"/>
        </w:rPr>
      </w:pPr>
    </w:p>
    <w:p w14:paraId="467C0821" w14:textId="61E7828C" w:rsidR="00F81A0A" w:rsidRPr="0025279D" w:rsidDel="0040237F" w:rsidRDefault="00F81A0A">
      <w:pPr>
        <w:pStyle w:val="ListParagraph"/>
        <w:numPr>
          <w:ilvl w:val="0"/>
          <w:numId w:val="21"/>
        </w:numPr>
        <w:rPr>
          <w:del w:id="1693" w:author="Havican, Jared W" w:date="2014-06-10T15:47:00Z"/>
        </w:rPr>
      </w:pPr>
      <w:del w:id="1694" w:author="Havican, Jared W" w:date="2014-06-10T15:47:00Z">
        <w:r w:rsidRPr="0025279D" w:rsidDel="0040237F">
          <w:delText>Aggregate the gate indications from all the CDC, PGCB, PMC and the Wake Control logic to generate a sync_gate indication for PCGU.  The sync_gate indication will be asserted when all the following conditions are true:</w:delText>
        </w:r>
      </w:del>
    </w:p>
    <w:p w14:paraId="1F50B734" w14:textId="098823C2" w:rsidR="00F81A0A" w:rsidRPr="0025279D" w:rsidDel="0040237F" w:rsidRDefault="00F81A0A">
      <w:pPr>
        <w:pStyle w:val="ListParagraph"/>
        <w:numPr>
          <w:ilvl w:val="1"/>
          <w:numId w:val="21"/>
        </w:numPr>
        <w:rPr>
          <w:del w:id="1695" w:author="Havican, Jared W" w:date="2014-06-10T15:47:00Z"/>
        </w:rPr>
      </w:pPr>
      <w:del w:id="1696" w:author="Havican, Jared W" w:date="2014-06-10T15:47:00Z">
        <w:r w:rsidRPr="0025279D" w:rsidDel="0040237F">
          <w:delText xml:space="preserve">All the cdc_idle, pgcb_idle, and pmc_idle  are asserted.  </w:delText>
        </w:r>
      </w:del>
    </w:p>
    <w:p w14:paraId="7690F7DD" w14:textId="46D0765C" w:rsidR="00F81A0A" w:rsidRPr="0025279D" w:rsidDel="0040237F" w:rsidRDefault="00F81A0A">
      <w:pPr>
        <w:pStyle w:val="ListParagraph"/>
        <w:numPr>
          <w:ilvl w:val="1"/>
          <w:numId w:val="21"/>
        </w:numPr>
        <w:rPr>
          <w:del w:id="1697" w:author="Havican, Jared W" w:date="2014-06-10T15:47:00Z"/>
        </w:rPr>
      </w:pPr>
      <w:del w:id="1698" w:author="Havican, Jared W" w:date="2014-06-10T15:47:00Z">
        <w:r w:rsidRPr="0025279D" w:rsidDel="0040237F">
          <w:delText>The pgcb_clkgate_disabled fuse/strap are not asserted.</w:delText>
        </w:r>
      </w:del>
    </w:p>
    <w:p w14:paraId="3281DF68" w14:textId="465979B1" w:rsidR="00F81A0A" w:rsidRPr="0025279D" w:rsidDel="0040237F" w:rsidRDefault="00F81A0A">
      <w:pPr>
        <w:pStyle w:val="ListParagraph"/>
        <w:numPr>
          <w:ilvl w:val="1"/>
          <w:numId w:val="21"/>
        </w:numPr>
        <w:rPr>
          <w:del w:id="1699" w:author="Havican, Jared W" w:date="2014-06-10T15:47:00Z"/>
        </w:rPr>
      </w:pPr>
      <w:del w:id="1700" w:author="Havican, Jared W" w:date="2014-06-10T15:47:00Z">
        <w:r w:rsidRPr="0025279D" w:rsidDel="0040237F">
          <w:delText>The async_wake_b for PCGU is not asserted.</w:delText>
        </w:r>
      </w:del>
    </w:p>
    <w:p w14:paraId="3B647804" w14:textId="64BEBA85" w:rsidR="00F81A0A" w:rsidRPr="0025279D" w:rsidDel="0040237F" w:rsidRDefault="00F81A0A">
      <w:pPr>
        <w:pStyle w:val="ListParagraph"/>
        <w:numPr>
          <w:ilvl w:val="2"/>
          <w:numId w:val="21"/>
        </w:numPr>
        <w:rPr>
          <w:del w:id="1701" w:author="Havican, Jared W" w:date="2014-06-10T15:47:00Z"/>
        </w:rPr>
      </w:pPr>
      <w:del w:id="1702" w:author="Havican, Jared W" w:date="2014-06-10T15:47:00Z">
        <w:r w:rsidRPr="0025279D" w:rsidDel="0040237F">
          <w:delText>Note: The async_wake_b signal should be synchronized to the PGCB clock domain.</w:delText>
        </w:r>
      </w:del>
    </w:p>
    <w:p w14:paraId="185D0620" w14:textId="0406756F" w:rsidR="00F81A0A" w:rsidRPr="0025279D" w:rsidDel="0040237F" w:rsidRDefault="00F81A0A">
      <w:pPr>
        <w:pStyle w:val="ListParagraph"/>
        <w:rPr>
          <w:del w:id="1703" w:author="Havican, Jared W" w:date="2014-06-10T15:47:00Z"/>
        </w:rPr>
      </w:pPr>
    </w:p>
    <w:p w14:paraId="43C0B6D7" w14:textId="07576E7C" w:rsidR="00F81A0A" w:rsidRPr="0025279D" w:rsidDel="0040237F" w:rsidRDefault="00F81A0A">
      <w:pPr>
        <w:pStyle w:val="ListParagraph"/>
        <w:numPr>
          <w:ilvl w:val="0"/>
          <w:numId w:val="21"/>
        </w:numPr>
        <w:rPr>
          <w:del w:id="1704" w:author="Havican, Jared W" w:date="2014-06-10T15:47:00Z"/>
        </w:rPr>
      </w:pPr>
      <w:del w:id="1705" w:author="Havican, Jared W" w:date="2014-06-10T15:47:00Z">
        <w:r w:rsidRPr="0025279D" w:rsidDel="0040237F">
          <w:delText>To prevent CDC and PGCB to respond to any wake event when PCGU is about to enable SOC to gate the PGCB clock, implement a local clock gating logic to gate the PGCB clock when the sync_clkvld is de-asserted.  All the CDCs and PGCB should be running on a gated version of the PGCB clock.</w:delText>
        </w:r>
      </w:del>
    </w:p>
    <w:p w14:paraId="53333F4E" w14:textId="40364830" w:rsidR="00F81A0A" w:rsidRPr="000109E5" w:rsidDel="0040237F" w:rsidRDefault="00F81A0A">
      <w:pPr>
        <w:spacing w:after="0" w:line="240" w:lineRule="auto"/>
        <w:rPr>
          <w:del w:id="1706" w:author="Havican, Jared W" w:date="2014-06-10T15:47:00Z"/>
          <w:rFonts w:ascii="Neo Sans Intel" w:hAnsi="Neo Sans Intel"/>
          <w:sz w:val="20"/>
          <w:szCs w:val="20"/>
        </w:rPr>
      </w:pPr>
    </w:p>
    <w:p w14:paraId="70106E12" w14:textId="539D3767" w:rsidR="00F81A0A" w:rsidDel="0040237F" w:rsidRDefault="0040237F">
      <w:pPr>
        <w:keepNext/>
        <w:rPr>
          <w:del w:id="1707" w:author="Havican, Jared W" w:date="2014-06-10T15:47:00Z"/>
        </w:rPr>
        <w:pPrChange w:id="1708" w:author="Havican, Jared W" w:date="2014-06-10T15:48:00Z">
          <w:pPr>
            <w:keepNext/>
            <w:jc w:val="center"/>
          </w:pPr>
        </w:pPrChange>
      </w:pPr>
      <w:del w:id="1709" w:author="Havican, Jared W" w:date="2014-06-10T15:47:00Z">
        <w:r w:rsidDel="0040237F">
          <w:object w:dxaOrig="13365" w:dyaOrig="18751" w14:anchorId="34F1E40C">
            <v:shape id="_x0000_i1042" type="#_x0000_t75" style="width:436.5pt;height:612pt" o:ole="">
              <v:imagedata r:id="rId46" o:title=""/>
            </v:shape>
            <o:OLEObject Type="Embed" ProgID="Visio.Drawing.11" ShapeID="_x0000_i1042" DrawAspect="Content" ObjectID="_1464444628" r:id="rId47"/>
          </w:object>
        </w:r>
      </w:del>
    </w:p>
    <w:p w14:paraId="415BA778" w14:textId="2770230D" w:rsidR="00F81A0A" w:rsidRPr="000109E5" w:rsidRDefault="00F81A0A">
      <w:pPr>
        <w:pStyle w:val="Caption"/>
        <w:rPr>
          <w:rFonts w:ascii="Neo Sans Intel" w:hAnsi="Neo Sans Intel"/>
          <w:b w:val="0"/>
          <w:sz w:val="20"/>
          <w:szCs w:val="20"/>
        </w:rPr>
        <w:pPrChange w:id="1710" w:author="Havican, Jared W" w:date="2014-06-10T15:48:00Z">
          <w:pPr>
            <w:pStyle w:val="Caption"/>
            <w:jc w:val="center"/>
          </w:pPr>
        </w:pPrChange>
      </w:pPr>
      <w:bookmarkStart w:id="1711" w:name="_Ref370813716"/>
      <w:del w:id="1712" w:author="Havican, Jared W" w:date="2014-06-10T15:47:00Z">
        <w:r w:rsidRPr="000109E5" w:rsidDel="0040237F">
          <w:rPr>
            <w:rFonts w:ascii="Neo Sans Intel" w:hAnsi="Neo Sans Intel"/>
            <w:sz w:val="20"/>
            <w:szCs w:val="20"/>
          </w:rPr>
          <w:delText xml:space="preserve">Figure </w:delText>
        </w:r>
        <w:r w:rsidRPr="000109E5" w:rsidDel="0040237F">
          <w:rPr>
            <w:rFonts w:ascii="Neo Sans Intel" w:hAnsi="Neo Sans Intel"/>
            <w:sz w:val="20"/>
            <w:szCs w:val="20"/>
          </w:rPr>
          <w:fldChar w:fldCharType="begin"/>
        </w:r>
        <w:r w:rsidRPr="000109E5" w:rsidDel="0040237F">
          <w:rPr>
            <w:rFonts w:ascii="Neo Sans Intel" w:hAnsi="Neo Sans Intel"/>
            <w:sz w:val="20"/>
            <w:szCs w:val="20"/>
          </w:rPr>
          <w:delInstrText xml:space="preserve"> SEQ Figure \* ARABIC </w:delInstrText>
        </w:r>
        <w:r w:rsidRPr="000109E5" w:rsidDel="0040237F">
          <w:rPr>
            <w:rFonts w:ascii="Neo Sans Intel" w:hAnsi="Neo Sans Intel"/>
            <w:sz w:val="20"/>
            <w:szCs w:val="20"/>
          </w:rPr>
          <w:fldChar w:fldCharType="separate"/>
        </w:r>
        <w:r w:rsidR="00346D30" w:rsidDel="0040237F">
          <w:rPr>
            <w:rFonts w:ascii="Neo Sans Intel" w:hAnsi="Neo Sans Intel"/>
            <w:noProof/>
            <w:sz w:val="20"/>
            <w:szCs w:val="20"/>
          </w:rPr>
          <w:delText>14</w:delText>
        </w:r>
        <w:r w:rsidRPr="000109E5" w:rsidDel="0040237F">
          <w:rPr>
            <w:rFonts w:ascii="Neo Sans Intel" w:hAnsi="Neo Sans Intel"/>
            <w:sz w:val="20"/>
            <w:szCs w:val="20"/>
          </w:rPr>
          <w:fldChar w:fldCharType="end"/>
        </w:r>
        <w:bookmarkEnd w:id="1711"/>
        <w:r w:rsidRPr="000109E5" w:rsidDel="0040237F">
          <w:rPr>
            <w:rFonts w:ascii="Neo Sans Intel" w:hAnsi="Neo Sans Intel"/>
            <w:sz w:val="20"/>
            <w:szCs w:val="20"/>
          </w:rPr>
          <w:delText>: PGCB Clock Gating Block</w:delText>
        </w:r>
      </w:del>
      <w:r>
        <w:br w:type="page"/>
      </w:r>
    </w:p>
    <w:p w14:paraId="449E9061" w14:textId="25D045B3" w:rsidR="002B04A1" w:rsidRPr="002E3EB9" w:rsidRDefault="002B04A1" w:rsidP="002E3EB9">
      <w:pPr>
        <w:pStyle w:val="Heading1"/>
      </w:pPr>
      <w:bookmarkStart w:id="1713" w:name="_Toc390267840"/>
      <w:r w:rsidRPr="002E3EB9">
        <w:t>Open Issues</w:t>
      </w:r>
      <w:bookmarkEnd w:id="1064"/>
      <w:bookmarkEnd w:id="1713"/>
    </w:p>
    <w:tbl>
      <w:tblPr>
        <w:tblStyle w:val="MediumGrid1-Accent1"/>
        <w:tblW w:w="0" w:type="auto"/>
        <w:tblLook w:val="04A0" w:firstRow="1" w:lastRow="0" w:firstColumn="1" w:lastColumn="0" w:noHBand="0" w:noVBand="1"/>
      </w:tblPr>
      <w:tblGrid>
        <w:gridCol w:w="452"/>
        <w:gridCol w:w="1800"/>
        <w:gridCol w:w="3034"/>
        <w:gridCol w:w="3080"/>
        <w:gridCol w:w="768"/>
      </w:tblGrid>
      <w:tr w:rsidR="00665F9C" w:rsidRPr="002E3EB9" w14:paraId="1145F3C5" w14:textId="77777777" w:rsidTr="00665F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215BF98" w14:textId="77777777" w:rsidR="002B04A1" w:rsidRPr="002E3EB9" w:rsidRDefault="002B04A1" w:rsidP="002E3EB9">
            <w:pPr>
              <w:jc w:val="center"/>
              <w:rPr>
                <w:rFonts w:ascii="Neo Sans Intel" w:eastAsiaTheme="minorEastAsia" w:hAnsi="Neo Sans Intel" w:cstheme="minorBidi"/>
                <w:b w:val="0"/>
                <w:bCs w:val="0"/>
                <w:i/>
              </w:rPr>
            </w:pPr>
            <w:r w:rsidRPr="002E3EB9">
              <w:rPr>
                <w:rFonts w:ascii="Neo Sans Intel" w:eastAsiaTheme="minorEastAsia" w:hAnsi="Neo Sans Intel" w:cstheme="minorBidi"/>
              </w:rPr>
              <w:t>No</w:t>
            </w:r>
          </w:p>
        </w:tc>
        <w:tc>
          <w:tcPr>
            <w:tcW w:w="1800" w:type="dxa"/>
            <w:noWrap/>
          </w:tcPr>
          <w:p w14:paraId="6763E257" w14:textId="77777777" w:rsidR="002B04A1" w:rsidRPr="002E3EB9" w:rsidRDefault="002B04A1" w:rsidP="002E3EB9">
            <w:pPr>
              <w:jc w:val="center"/>
              <w:cnfStyle w:val="100000000000" w:firstRow="1" w:lastRow="0" w:firstColumn="0" w:lastColumn="0" w:oddVBand="0" w:evenVBand="0" w:oddHBand="0" w:evenHBand="0" w:firstRowFirstColumn="0" w:firstRowLastColumn="0" w:lastRowFirstColumn="0" w:lastRowLastColumn="0"/>
              <w:rPr>
                <w:rFonts w:ascii="Neo Sans Intel" w:eastAsiaTheme="minorEastAsia" w:hAnsi="Neo Sans Intel" w:cstheme="minorBidi"/>
                <w:b w:val="0"/>
                <w:bCs w:val="0"/>
                <w:i/>
              </w:rPr>
            </w:pPr>
            <w:r w:rsidRPr="002E3EB9">
              <w:rPr>
                <w:rFonts w:ascii="Neo Sans Intel" w:eastAsiaTheme="minorEastAsia" w:hAnsi="Neo Sans Intel" w:cstheme="minorBidi"/>
              </w:rPr>
              <w:t>Issue</w:t>
            </w:r>
          </w:p>
        </w:tc>
        <w:tc>
          <w:tcPr>
            <w:tcW w:w="3034" w:type="dxa"/>
          </w:tcPr>
          <w:p w14:paraId="7DEEFF50" w14:textId="77777777" w:rsidR="002B04A1" w:rsidRPr="002E3EB9" w:rsidRDefault="002B04A1" w:rsidP="002E3EB9">
            <w:pPr>
              <w:jc w:val="center"/>
              <w:cnfStyle w:val="100000000000" w:firstRow="1" w:lastRow="0" w:firstColumn="0" w:lastColumn="0" w:oddVBand="0" w:evenVBand="0" w:oddHBand="0" w:evenHBand="0" w:firstRowFirstColumn="0" w:firstRowLastColumn="0" w:lastRowFirstColumn="0" w:lastRowLastColumn="0"/>
              <w:rPr>
                <w:rFonts w:ascii="Neo Sans Intel" w:eastAsiaTheme="minorEastAsia" w:hAnsi="Neo Sans Intel" w:cstheme="minorBidi"/>
                <w:b w:val="0"/>
                <w:bCs w:val="0"/>
              </w:rPr>
            </w:pPr>
            <w:r w:rsidRPr="002E3EB9">
              <w:rPr>
                <w:rFonts w:ascii="Neo Sans Intel" w:eastAsiaTheme="minorEastAsia" w:hAnsi="Neo Sans Intel" w:cstheme="minorBidi"/>
              </w:rPr>
              <w:t>Description</w:t>
            </w:r>
          </w:p>
        </w:tc>
        <w:tc>
          <w:tcPr>
            <w:tcW w:w="3080" w:type="dxa"/>
          </w:tcPr>
          <w:p w14:paraId="54C5ACDA" w14:textId="77777777" w:rsidR="002B04A1" w:rsidRPr="002E3EB9" w:rsidRDefault="002B04A1" w:rsidP="002E3EB9">
            <w:pPr>
              <w:jc w:val="center"/>
              <w:cnfStyle w:val="100000000000" w:firstRow="1" w:lastRow="0" w:firstColumn="0" w:lastColumn="0" w:oddVBand="0" w:evenVBand="0" w:oddHBand="0" w:evenHBand="0" w:firstRowFirstColumn="0" w:firstRowLastColumn="0" w:lastRowFirstColumn="0" w:lastRowLastColumn="0"/>
              <w:rPr>
                <w:rFonts w:ascii="Neo Sans Intel" w:eastAsiaTheme="minorEastAsia" w:hAnsi="Neo Sans Intel" w:cstheme="minorBidi"/>
                <w:b w:val="0"/>
                <w:bCs w:val="0"/>
              </w:rPr>
            </w:pPr>
            <w:r w:rsidRPr="002E3EB9">
              <w:rPr>
                <w:rFonts w:ascii="Neo Sans Intel" w:eastAsiaTheme="minorEastAsia" w:hAnsi="Neo Sans Intel" w:cstheme="minorBidi"/>
              </w:rPr>
              <w:t>Resolution</w:t>
            </w:r>
          </w:p>
        </w:tc>
        <w:tc>
          <w:tcPr>
            <w:tcW w:w="0" w:type="auto"/>
          </w:tcPr>
          <w:p w14:paraId="3E850CB9" w14:textId="77777777" w:rsidR="002B04A1" w:rsidRPr="002E3EB9" w:rsidRDefault="002B04A1" w:rsidP="002E3EB9">
            <w:pPr>
              <w:jc w:val="center"/>
              <w:cnfStyle w:val="100000000000" w:firstRow="1" w:lastRow="0" w:firstColumn="0" w:lastColumn="0" w:oddVBand="0" w:evenVBand="0" w:oddHBand="0" w:evenHBand="0" w:firstRowFirstColumn="0" w:firstRowLastColumn="0" w:lastRowFirstColumn="0" w:lastRowLastColumn="0"/>
              <w:rPr>
                <w:rFonts w:ascii="Neo Sans Intel" w:eastAsiaTheme="minorEastAsia" w:hAnsi="Neo Sans Intel" w:cstheme="minorBidi"/>
                <w:b w:val="0"/>
                <w:bCs w:val="0"/>
              </w:rPr>
            </w:pPr>
            <w:r w:rsidRPr="002E3EB9">
              <w:rPr>
                <w:rFonts w:ascii="Neo Sans Intel" w:eastAsiaTheme="minorEastAsia" w:hAnsi="Neo Sans Intel" w:cstheme="minorBidi"/>
              </w:rPr>
              <w:t>Status</w:t>
            </w:r>
          </w:p>
        </w:tc>
      </w:tr>
      <w:tr w:rsidR="00665F9C" w:rsidRPr="002E3EB9" w14:paraId="444D0B8C" w14:textId="77777777" w:rsidTr="00665F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A588E2" w14:textId="77777777" w:rsidR="002B04A1" w:rsidRPr="002E3EB9" w:rsidRDefault="002B04A1" w:rsidP="002E3EB9">
            <w:pPr>
              <w:jc w:val="right"/>
              <w:rPr>
                <w:rFonts w:ascii="Neo Sans Intel" w:eastAsiaTheme="minorEastAsia" w:hAnsi="Neo Sans Intel" w:cstheme="minorBidi"/>
                <w:b w:val="0"/>
                <w:bCs w:val="0"/>
              </w:rPr>
            </w:pPr>
            <w:r w:rsidRPr="002E3EB9">
              <w:rPr>
                <w:rFonts w:ascii="Neo Sans Intel" w:eastAsiaTheme="minorEastAsia" w:hAnsi="Neo Sans Intel" w:cstheme="minorBidi"/>
                <w:b w:val="0"/>
              </w:rPr>
              <w:t>1</w:t>
            </w:r>
          </w:p>
        </w:tc>
        <w:tc>
          <w:tcPr>
            <w:tcW w:w="1800" w:type="dxa"/>
            <w:noWrap/>
          </w:tcPr>
          <w:p w14:paraId="40812868" w14:textId="77777777" w:rsidR="002B04A1" w:rsidRPr="002E3EB9" w:rsidRDefault="007D35F1" w:rsidP="002E3EB9">
            <w:pPr>
              <w:cnfStyle w:val="000000100000" w:firstRow="0" w:lastRow="0" w:firstColumn="0" w:lastColumn="0" w:oddVBand="0" w:evenVBand="0" w:oddHBand="1" w:evenHBand="0" w:firstRowFirstColumn="0" w:firstRowLastColumn="0" w:lastRowFirstColumn="0" w:lastRowLastColumn="0"/>
              <w:rPr>
                <w:rFonts w:ascii="Neo Sans Intel" w:eastAsiaTheme="minorEastAsia" w:hAnsi="Neo Sans Intel" w:cstheme="minorBidi"/>
              </w:rPr>
            </w:pPr>
            <w:r w:rsidRPr="002E3EB9">
              <w:rPr>
                <w:rFonts w:ascii="Neo Sans Intel" w:eastAsiaTheme="minorEastAsia" w:hAnsi="Neo Sans Intel" w:cstheme="minorBidi"/>
              </w:rPr>
              <w:t>PGCB Clock usage in CDC after de-asserting the CLKREQ to SOC</w:t>
            </w:r>
          </w:p>
        </w:tc>
        <w:tc>
          <w:tcPr>
            <w:tcW w:w="3034" w:type="dxa"/>
          </w:tcPr>
          <w:p w14:paraId="35F8039C" w14:textId="77777777" w:rsidR="002B04A1" w:rsidRPr="002E3EB9" w:rsidRDefault="007D35F1" w:rsidP="002E3EB9">
            <w:pPr>
              <w:cnfStyle w:val="000000100000" w:firstRow="0" w:lastRow="0" w:firstColumn="0" w:lastColumn="0" w:oddVBand="0" w:evenVBand="0" w:oddHBand="1" w:evenHBand="0" w:firstRowFirstColumn="0" w:firstRowLastColumn="0" w:lastRowFirstColumn="0" w:lastRowLastColumn="0"/>
              <w:rPr>
                <w:rFonts w:ascii="Neo Sans Intel" w:eastAsiaTheme="minorEastAsia" w:hAnsi="Neo Sans Intel" w:cstheme="minorBidi"/>
              </w:rPr>
            </w:pPr>
            <w:r w:rsidRPr="002E3EB9">
              <w:rPr>
                <w:rFonts w:ascii="Neo Sans Intel" w:eastAsiaTheme="minorEastAsia" w:hAnsi="Neo Sans Intel" w:cstheme="minorBidi"/>
              </w:rPr>
              <w:t>When IP or Fabric initiates a wake event to the CDC, how does CDC propagate event to PGCB clock domain?</w:t>
            </w:r>
          </w:p>
          <w:p w14:paraId="06AF4BBF" w14:textId="77777777" w:rsidR="007D35F1" w:rsidRPr="002E3EB9" w:rsidRDefault="007D35F1" w:rsidP="002E3EB9">
            <w:pPr>
              <w:cnfStyle w:val="000000100000" w:firstRow="0" w:lastRow="0" w:firstColumn="0" w:lastColumn="0" w:oddVBand="0" w:evenVBand="0" w:oddHBand="1" w:evenHBand="0" w:firstRowFirstColumn="0" w:firstRowLastColumn="0" w:lastRowFirstColumn="0" w:lastRowLastColumn="0"/>
              <w:rPr>
                <w:rFonts w:ascii="Neo Sans Intel" w:eastAsiaTheme="minorEastAsia" w:hAnsi="Neo Sans Intel" w:cstheme="minorBidi"/>
              </w:rPr>
            </w:pPr>
            <w:r w:rsidRPr="002E3EB9">
              <w:rPr>
                <w:rFonts w:ascii="Neo Sans Intel" w:eastAsiaTheme="minorEastAsia" w:hAnsi="Neo Sans Intel" w:cstheme="minorBidi"/>
              </w:rPr>
              <w:t xml:space="preserve">What will happens if the PGCB clock stop running for a while? </w:t>
            </w:r>
          </w:p>
        </w:tc>
        <w:tc>
          <w:tcPr>
            <w:tcW w:w="3080" w:type="dxa"/>
          </w:tcPr>
          <w:p w14:paraId="0DF98A39" w14:textId="77777777" w:rsidR="002B04A1" w:rsidRPr="002E3EB9" w:rsidRDefault="002B04A1" w:rsidP="002E3EB9">
            <w:pPr>
              <w:cnfStyle w:val="000000100000" w:firstRow="0" w:lastRow="0" w:firstColumn="0" w:lastColumn="0" w:oddVBand="0" w:evenVBand="0" w:oddHBand="1" w:evenHBand="0" w:firstRowFirstColumn="0" w:firstRowLastColumn="0" w:lastRowFirstColumn="0" w:lastRowLastColumn="0"/>
              <w:rPr>
                <w:rFonts w:ascii="Neo Sans Intel" w:eastAsiaTheme="minorEastAsia" w:hAnsi="Neo Sans Intel" w:cstheme="minorBidi"/>
              </w:rPr>
            </w:pPr>
          </w:p>
        </w:tc>
        <w:tc>
          <w:tcPr>
            <w:tcW w:w="0" w:type="auto"/>
          </w:tcPr>
          <w:p w14:paraId="39386A26" w14:textId="77777777" w:rsidR="002B04A1" w:rsidRPr="002E3EB9" w:rsidRDefault="007D35F1" w:rsidP="002E3EB9">
            <w:pPr>
              <w:jc w:val="center"/>
              <w:cnfStyle w:val="000000100000" w:firstRow="0" w:lastRow="0" w:firstColumn="0" w:lastColumn="0" w:oddVBand="0" w:evenVBand="0" w:oddHBand="1" w:evenHBand="0" w:firstRowFirstColumn="0" w:firstRowLastColumn="0" w:lastRowFirstColumn="0" w:lastRowLastColumn="0"/>
              <w:rPr>
                <w:rFonts w:ascii="Neo Sans Intel" w:eastAsiaTheme="minorEastAsia" w:hAnsi="Neo Sans Intel" w:cstheme="minorBidi"/>
                <w:b/>
                <w:color w:val="FF0000"/>
              </w:rPr>
            </w:pPr>
            <w:r w:rsidRPr="002E3EB9">
              <w:rPr>
                <w:rFonts w:ascii="Neo Sans Intel" w:eastAsiaTheme="minorEastAsia" w:hAnsi="Neo Sans Intel" w:cstheme="minorBidi"/>
                <w:b/>
                <w:color w:val="FF0000"/>
              </w:rPr>
              <w:t>Open</w:t>
            </w:r>
          </w:p>
        </w:tc>
      </w:tr>
      <w:tr w:rsidR="00665F9C" w:rsidRPr="002E3EB9" w14:paraId="0EE648E8" w14:textId="77777777" w:rsidTr="00665F9C">
        <w:tc>
          <w:tcPr>
            <w:cnfStyle w:val="001000000000" w:firstRow="0" w:lastRow="0" w:firstColumn="1" w:lastColumn="0" w:oddVBand="0" w:evenVBand="0" w:oddHBand="0" w:evenHBand="0" w:firstRowFirstColumn="0" w:firstRowLastColumn="0" w:lastRowFirstColumn="0" w:lastRowLastColumn="0"/>
            <w:tcW w:w="0" w:type="auto"/>
          </w:tcPr>
          <w:p w14:paraId="5AC0C83C" w14:textId="77777777" w:rsidR="00C779A4" w:rsidRPr="002E3EB9" w:rsidRDefault="00C779A4" w:rsidP="002E3EB9">
            <w:pPr>
              <w:jc w:val="right"/>
              <w:rPr>
                <w:rFonts w:ascii="Neo Sans Intel" w:eastAsiaTheme="minorEastAsia" w:hAnsi="Neo Sans Intel" w:cstheme="minorBidi"/>
                <w:b w:val="0"/>
                <w:bCs w:val="0"/>
              </w:rPr>
            </w:pPr>
            <w:r w:rsidRPr="002E3EB9">
              <w:rPr>
                <w:rFonts w:ascii="Neo Sans Intel" w:eastAsiaTheme="minorEastAsia" w:hAnsi="Neo Sans Intel" w:cstheme="minorBidi"/>
                <w:b w:val="0"/>
                <w:bCs w:val="0"/>
              </w:rPr>
              <w:t>2.</w:t>
            </w:r>
          </w:p>
        </w:tc>
        <w:tc>
          <w:tcPr>
            <w:tcW w:w="1800" w:type="dxa"/>
            <w:noWrap/>
          </w:tcPr>
          <w:p w14:paraId="30CE7F7D" w14:textId="77777777" w:rsidR="00C779A4" w:rsidRPr="002E3EB9" w:rsidRDefault="00C779A4" w:rsidP="002E3EB9">
            <w:pPr>
              <w:cnfStyle w:val="000000000000" w:firstRow="0" w:lastRow="0" w:firstColumn="0" w:lastColumn="0" w:oddVBand="0" w:evenVBand="0" w:oddHBand="0" w:evenHBand="0" w:firstRowFirstColumn="0" w:firstRowLastColumn="0" w:lastRowFirstColumn="0" w:lastRowLastColumn="0"/>
              <w:rPr>
                <w:rFonts w:ascii="Neo Sans Intel" w:eastAsiaTheme="minorEastAsia" w:hAnsi="Neo Sans Intel" w:cstheme="minorBidi"/>
              </w:rPr>
            </w:pPr>
            <w:r w:rsidRPr="002E3EB9">
              <w:rPr>
                <w:rFonts w:ascii="Neo Sans Intel" w:eastAsiaTheme="minorEastAsia" w:hAnsi="Neo Sans Intel" w:cstheme="minorBidi"/>
              </w:rPr>
              <w:t>IP-Specific usage of the PGCB Clock in the AON domain</w:t>
            </w:r>
          </w:p>
        </w:tc>
        <w:tc>
          <w:tcPr>
            <w:tcW w:w="3034" w:type="dxa"/>
          </w:tcPr>
          <w:p w14:paraId="7CFDA224" w14:textId="77777777" w:rsidR="00C779A4" w:rsidRPr="002E3EB9" w:rsidRDefault="00C779A4" w:rsidP="002E3EB9">
            <w:pPr>
              <w:cnfStyle w:val="000000000000" w:firstRow="0" w:lastRow="0" w:firstColumn="0" w:lastColumn="0" w:oddVBand="0" w:evenVBand="0" w:oddHBand="0" w:evenHBand="0" w:firstRowFirstColumn="0" w:firstRowLastColumn="0" w:lastRowFirstColumn="0" w:lastRowLastColumn="0"/>
              <w:rPr>
                <w:rFonts w:ascii="Neo Sans Intel" w:eastAsiaTheme="minorEastAsia" w:hAnsi="Neo Sans Intel" w:cstheme="minorBidi"/>
              </w:rPr>
            </w:pPr>
            <w:r w:rsidRPr="002E3EB9">
              <w:rPr>
                <w:rFonts w:ascii="Neo Sans Intel" w:eastAsiaTheme="minorEastAsia" w:hAnsi="Neo Sans Intel" w:cstheme="minorBidi"/>
              </w:rPr>
              <w:t>Should we provide a hook to aggregate the PGCB clock request from the IP-Specific AON logic?</w:t>
            </w:r>
          </w:p>
        </w:tc>
        <w:tc>
          <w:tcPr>
            <w:tcW w:w="3080" w:type="dxa"/>
          </w:tcPr>
          <w:p w14:paraId="29424713" w14:textId="77777777" w:rsidR="00C779A4" w:rsidRPr="002E3EB9" w:rsidRDefault="00665F9C" w:rsidP="002E3EB9">
            <w:pPr>
              <w:cnfStyle w:val="000000000000" w:firstRow="0" w:lastRow="0" w:firstColumn="0" w:lastColumn="0" w:oddVBand="0" w:evenVBand="0" w:oddHBand="0" w:evenHBand="0" w:firstRowFirstColumn="0" w:firstRowLastColumn="0" w:lastRowFirstColumn="0" w:lastRowLastColumn="0"/>
              <w:rPr>
                <w:rFonts w:ascii="Neo Sans Intel" w:eastAsiaTheme="minorEastAsia" w:hAnsi="Neo Sans Intel" w:cstheme="minorBidi"/>
                <w:sz w:val="22"/>
                <w:szCs w:val="22"/>
                <w:lang w:eastAsia="zh-CN"/>
              </w:rPr>
            </w:pPr>
            <w:r w:rsidRPr="002E3EB9">
              <w:rPr>
                <w:rFonts w:ascii="Neo Sans Intel" w:eastAsiaTheme="minorEastAsia" w:hAnsi="Neo Sans Intel" w:cstheme="minorBidi"/>
              </w:rPr>
              <w:t>[130702] There is no requirement to aggregate the PGCB clock request.  OK to  expose a dedicated et of CLKREQ/CLKACK for PGCB clock</w:t>
            </w:r>
          </w:p>
        </w:tc>
        <w:tc>
          <w:tcPr>
            <w:tcW w:w="0" w:type="auto"/>
          </w:tcPr>
          <w:p w14:paraId="6EAD7173" w14:textId="77777777" w:rsidR="00C779A4" w:rsidRPr="002E3EB9" w:rsidRDefault="00665F9C" w:rsidP="002E3EB9">
            <w:pPr>
              <w:jc w:val="center"/>
              <w:cnfStyle w:val="000000000000" w:firstRow="0" w:lastRow="0" w:firstColumn="0" w:lastColumn="0" w:oddVBand="0" w:evenVBand="0" w:oddHBand="0" w:evenHBand="0" w:firstRowFirstColumn="0" w:firstRowLastColumn="0" w:lastRowFirstColumn="0" w:lastRowLastColumn="0"/>
              <w:rPr>
                <w:rFonts w:ascii="Neo Sans Intel" w:eastAsiaTheme="minorEastAsia" w:hAnsi="Neo Sans Intel" w:cstheme="minorBidi"/>
                <w:b/>
                <w:color w:val="FF0000"/>
              </w:rPr>
            </w:pPr>
            <w:r w:rsidRPr="002E3EB9">
              <w:rPr>
                <w:rFonts w:ascii="Neo Sans Intel" w:hAnsi="Neo Sans Intel"/>
                <w:b/>
              </w:rPr>
              <w:t>Closed</w:t>
            </w:r>
          </w:p>
        </w:tc>
      </w:tr>
      <w:tr w:rsidR="00C703A6" w:rsidRPr="002E3EB9" w14:paraId="2E01484F" w14:textId="77777777" w:rsidTr="00665F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387B723" w14:textId="77777777" w:rsidR="00C703A6" w:rsidRPr="002E3EB9" w:rsidRDefault="00C703A6" w:rsidP="002E3EB9">
            <w:pPr>
              <w:jc w:val="right"/>
              <w:rPr>
                <w:rFonts w:ascii="Neo Sans Intel" w:eastAsiaTheme="minorEastAsia" w:hAnsi="Neo Sans Intel" w:cstheme="minorBidi"/>
                <w:b w:val="0"/>
                <w:bCs w:val="0"/>
              </w:rPr>
            </w:pPr>
            <w:r w:rsidRPr="002E3EB9">
              <w:rPr>
                <w:rFonts w:ascii="Neo Sans Intel" w:eastAsiaTheme="minorEastAsia" w:hAnsi="Neo Sans Intel" w:cstheme="minorBidi"/>
                <w:b w:val="0"/>
                <w:bCs w:val="0"/>
              </w:rPr>
              <w:t>3.</w:t>
            </w:r>
          </w:p>
        </w:tc>
        <w:tc>
          <w:tcPr>
            <w:tcW w:w="1800" w:type="dxa"/>
            <w:noWrap/>
          </w:tcPr>
          <w:p w14:paraId="78897ECC" w14:textId="77777777" w:rsidR="00C703A6" w:rsidRPr="002E3EB9" w:rsidRDefault="00C703A6" w:rsidP="002E3EB9">
            <w:pPr>
              <w:cnfStyle w:val="000000100000" w:firstRow="0" w:lastRow="0" w:firstColumn="0" w:lastColumn="0" w:oddVBand="0" w:evenVBand="0" w:oddHBand="1" w:evenHBand="0" w:firstRowFirstColumn="0" w:firstRowLastColumn="0" w:lastRowFirstColumn="0" w:lastRowLastColumn="0"/>
              <w:rPr>
                <w:rFonts w:ascii="Neo Sans Intel" w:eastAsiaTheme="minorEastAsia" w:hAnsi="Neo Sans Intel" w:cstheme="minorBidi"/>
                <w:sz w:val="22"/>
                <w:szCs w:val="22"/>
                <w:lang w:eastAsia="zh-CN"/>
              </w:rPr>
            </w:pPr>
            <w:proofErr w:type="spellStart"/>
            <w:r w:rsidRPr="002E3EB9">
              <w:rPr>
                <w:rFonts w:ascii="Neo Sans Intel" w:eastAsiaTheme="minorEastAsia" w:hAnsi="Neo Sans Intel" w:cstheme="minorBidi"/>
              </w:rPr>
              <w:t>Glitchy</w:t>
            </w:r>
            <w:proofErr w:type="spellEnd"/>
            <w:r w:rsidRPr="002E3EB9">
              <w:rPr>
                <w:rFonts w:ascii="Neo Sans Intel" w:eastAsiaTheme="minorEastAsia" w:hAnsi="Neo Sans Intel" w:cstheme="minorBidi"/>
              </w:rPr>
              <w:t xml:space="preserve"> Preset Pin </w:t>
            </w:r>
          </w:p>
        </w:tc>
        <w:tc>
          <w:tcPr>
            <w:tcW w:w="3034" w:type="dxa"/>
          </w:tcPr>
          <w:p w14:paraId="4DD24415" w14:textId="77777777" w:rsidR="00C703A6" w:rsidRPr="002E3EB9" w:rsidRDefault="00C703A6" w:rsidP="002E3EB9">
            <w:pPr>
              <w:cnfStyle w:val="000000100000" w:firstRow="0" w:lastRow="0" w:firstColumn="0" w:lastColumn="0" w:oddVBand="0" w:evenVBand="0" w:oddHBand="1" w:evenHBand="0" w:firstRowFirstColumn="0" w:firstRowLastColumn="0" w:lastRowFirstColumn="0" w:lastRowLastColumn="0"/>
              <w:rPr>
                <w:rFonts w:ascii="Neo Sans Intel" w:eastAsiaTheme="minorEastAsia" w:hAnsi="Neo Sans Intel" w:cstheme="minorBidi"/>
                <w:sz w:val="22"/>
                <w:szCs w:val="22"/>
                <w:lang w:eastAsia="zh-CN"/>
              </w:rPr>
            </w:pPr>
            <w:r w:rsidRPr="002E3EB9">
              <w:rPr>
                <w:rFonts w:ascii="Neo Sans Intel" w:eastAsiaTheme="minorEastAsia" w:hAnsi="Neo Sans Intel" w:cstheme="minorBidi"/>
              </w:rPr>
              <w:t>Will it cause any meta-stability issue? If so, how to quantify and eliminate the impact?</w:t>
            </w:r>
          </w:p>
        </w:tc>
        <w:tc>
          <w:tcPr>
            <w:tcW w:w="3080" w:type="dxa"/>
          </w:tcPr>
          <w:p w14:paraId="168AA9BB" w14:textId="77777777" w:rsidR="00C703A6" w:rsidRPr="002E3EB9" w:rsidRDefault="00C703A6" w:rsidP="00C703A6">
            <w:pPr>
              <w:cnfStyle w:val="000000100000" w:firstRow="0" w:lastRow="0" w:firstColumn="0" w:lastColumn="0" w:oddVBand="0" w:evenVBand="0" w:oddHBand="1" w:evenHBand="0" w:firstRowFirstColumn="0" w:firstRowLastColumn="0" w:lastRowFirstColumn="0" w:lastRowLastColumn="0"/>
              <w:rPr>
                <w:rFonts w:ascii="Neo Sans Intel" w:eastAsiaTheme="minorEastAsia" w:hAnsi="Neo Sans Intel" w:cstheme="minorBidi"/>
              </w:rPr>
            </w:pPr>
            <w:r>
              <w:rPr>
                <w:rFonts w:ascii="Neo Sans Intel" w:eastAsiaTheme="minorEastAsia" w:hAnsi="Neo Sans Intel" w:cstheme="minorBidi"/>
              </w:rPr>
              <w:t>[130716</w:t>
            </w:r>
            <w:r w:rsidRPr="002E3EB9">
              <w:rPr>
                <w:rFonts w:ascii="Neo Sans Intel" w:eastAsiaTheme="minorEastAsia" w:hAnsi="Neo Sans Intel" w:cstheme="minorBidi"/>
              </w:rPr>
              <w:t xml:space="preserve">] </w:t>
            </w:r>
            <w:r>
              <w:rPr>
                <w:rFonts w:ascii="Neo Sans Intel" w:eastAsiaTheme="minorEastAsia" w:hAnsi="Neo Sans Intel" w:cstheme="minorBidi"/>
              </w:rPr>
              <w:t xml:space="preserve">Met with Library folks and conclude that there is no best way to quantify the impact of a meta-stability.  The recommendation is to have the IP-specific mechanism to avoid meta-stability.   There is a tool from </w:t>
            </w:r>
            <w:proofErr w:type="spellStart"/>
            <w:r>
              <w:rPr>
                <w:rFonts w:ascii="Neo Sans Intel" w:eastAsiaTheme="minorEastAsia" w:hAnsi="Neo Sans Intel" w:cstheme="minorBidi"/>
              </w:rPr>
              <w:t>Haswell</w:t>
            </w:r>
            <w:proofErr w:type="spellEnd"/>
            <w:r>
              <w:rPr>
                <w:rFonts w:ascii="Neo Sans Intel" w:eastAsiaTheme="minorEastAsia" w:hAnsi="Neo Sans Intel" w:cstheme="minorBidi"/>
              </w:rPr>
              <w:t xml:space="preserve"> that could be leveraged to check the glitch violation.  </w:t>
            </w:r>
          </w:p>
        </w:tc>
        <w:tc>
          <w:tcPr>
            <w:tcW w:w="0" w:type="auto"/>
          </w:tcPr>
          <w:p w14:paraId="609E2514" w14:textId="77777777" w:rsidR="00C703A6" w:rsidRPr="002E3EB9" w:rsidRDefault="00C703A6" w:rsidP="00195D46">
            <w:pPr>
              <w:jc w:val="center"/>
              <w:cnfStyle w:val="000000100000" w:firstRow="0" w:lastRow="0" w:firstColumn="0" w:lastColumn="0" w:oddVBand="0" w:evenVBand="0" w:oddHBand="1" w:evenHBand="0" w:firstRowFirstColumn="0" w:firstRowLastColumn="0" w:lastRowFirstColumn="0" w:lastRowLastColumn="0"/>
              <w:rPr>
                <w:rFonts w:ascii="Neo Sans Intel" w:eastAsiaTheme="minorEastAsia" w:hAnsi="Neo Sans Intel" w:cstheme="minorBidi"/>
                <w:b/>
                <w:color w:val="FF0000"/>
              </w:rPr>
            </w:pPr>
            <w:r w:rsidRPr="002E3EB9">
              <w:rPr>
                <w:rFonts w:ascii="Neo Sans Intel" w:hAnsi="Neo Sans Intel"/>
                <w:b/>
              </w:rPr>
              <w:t>Closed</w:t>
            </w:r>
          </w:p>
        </w:tc>
      </w:tr>
      <w:tr w:rsidR="00C703A6" w:rsidRPr="002E3EB9" w14:paraId="6EAF2DAE" w14:textId="77777777" w:rsidTr="00665F9C">
        <w:tc>
          <w:tcPr>
            <w:cnfStyle w:val="001000000000" w:firstRow="0" w:lastRow="0" w:firstColumn="1" w:lastColumn="0" w:oddVBand="0" w:evenVBand="0" w:oddHBand="0" w:evenHBand="0" w:firstRowFirstColumn="0" w:firstRowLastColumn="0" w:lastRowFirstColumn="0" w:lastRowLastColumn="0"/>
            <w:tcW w:w="0" w:type="auto"/>
          </w:tcPr>
          <w:p w14:paraId="023FC297" w14:textId="77777777" w:rsidR="00C703A6" w:rsidRPr="002E3EB9" w:rsidRDefault="00C703A6" w:rsidP="002E3EB9">
            <w:pPr>
              <w:jc w:val="right"/>
              <w:rPr>
                <w:rFonts w:ascii="Neo Sans Intel" w:eastAsiaTheme="minorEastAsia" w:hAnsi="Neo Sans Intel" w:cstheme="minorBidi"/>
                <w:b w:val="0"/>
                <w:bCs w:val="0"/>
              </w:rPr>
            </w:pPr>
            <w:r w:rsidRPr="002E3EB9">
              <w:rPr>
                <w:rFonts w:ascii="Neo Sans Intel" w:eastAsiaTheme="minorEastAsia" w:hAnsi="Neo Sans Intel" w:cstheme="minorBidi"/>
                <w:b w:val="0"/>
                <w:bCs w:val="0"/>
              </w:rPr>
              <w:t>4</w:t>
            </w:r>
          </w:p>
        </w:tc>
        <w:tc>
          <w:tcPr>
            <w:tcW w:w="1800" w:type="dxa"/>
            <w:noWrap/>
          </w:tcPr>
          <w:p w14:paraId="6318BDB2" w14:textId="77777777" w:rsidR="00C703A6" w:rsidRPr="002E3EB9" w:rsidRDefault="00C703A6" w:rsidP="002E3EB9">
            <w:pPr>
              <w:cnfStyle w:val="000000000000" w:firstRow="0" w:lastRow="0" w:firstColumn="0" w:lastColumn="0" w:oddVBand="0" w:evenVBand="0" w:oddHBand="0" w:evenHBand="0" w:firstRowFirstColumn="0" w:firstRowLastColumn="0" w:lastRowFirstColumn="0" w:lastRowLastColumn="0"/>
              <w:rPr>
                <w:rFonts w:ascii="Neo Sans Intel" w:eastAsiaTheme="minorEastAsia" w:hAnsi="Neo Sans Intel" w:cstheme="minorBidi"/>
              </w:rPr>
            </w:pPr>
            <w:r w:rsidRPr="002E3EB9">
              <w:rPr>
                <w:rFonts w:ascii="Neo Sans Intel" w:eastAsiaTheme="minorEastAsia" w:hAnsi="Neo Sans Intel" w:cstheme="minorBidi"/>
              </w:rPr>
              <w:t>Local PGCB Clock Gating</w:t>
            </w:r>
          </w:p>
        </w:tc>
        <w:tc>
          <w:tcPr>
            <w:tcW w:w="3034" w:type="dxa"/>
          </w:tcPr>
          <w:p w14:paraId="47324143" w14:textId="77777777" w:rsidR="00C703A6" w:rsidRPr="002E3EB9" w:rsidRDefault="00C703A6" w:rsidP="002E3EB9">
            <w:pPr>
              <w:cnfStyle w:val="000000000000" w:firstRow="0" w:lastRow="0" w:firstColumn="0" w:lastColumn="0" w:oddVBand="0" w:evenVBand="0" w:oddHBand="0" w:evenHBand="0" w:firstRowFirstColumn="0" w:firstRowLastColumn="0" w:lastRowFirstColumn="0" w:lastRowLastColumn="0"/>
              <w:rPr>
                <w:rFonts w:ascii="Neo Sans Intel" w:eastAsiaTheme="minorEastAsia" w:hAnsi="Neo Sans Intel" w:cstheme="minorBidi"/>
              </w:rPr>
            </w:pPr>
            <w:r w:rsidRPr="002E3EB9">
              <w:rPr>
                <w:rFonts w:ascii="Neo Sans Intel" w:eastAsiaTheme="minorEastAsia" w:hAnsi="Neo Sans Intel" w:cstheme="minorBidi"/>
              </w:rPr>
              <w:t>Do we need to locally gate the PGCB clock once it enable PCG to shut down the clock?</w:t>
            </w:r>
          </w:p>
        </w:tc>
        <w:tc>
          <w:tcPr>
            <w:tcW w:w="3080" w:type="dxa"/>
          </w:tcPr>
          <w:p w14:paraId="6DFE91E3" w14:textId="77777777" w:rsidR="00C703A6" w:rsidRPr="002E3EB9" w:rsidRDefault="00C703A6" w:rsidP="002E3EB9">
            <w:pPr>
              <w:cnfStyle w:val="000000000000" w:firstRow="0" w:lastRow="0" w:firstColumn="0" w:lastColumn="0" w:oddVBand="0" w:evenVBand="0" w:oddHBand="0" w:evenHBand="0" w:firstRowFirstColumn="0" w:firstRowLastColumn="0" w:lastRowFirstColumn="0" w:lastRowLastColumn="0"/>
              <w:rPr>
                <w:rFonts w:ascii="Neo Sans Intel" w:eastAsiaTheme="minorEastAsia" w:hAnsi="Neo Sans Intel" w:cstheme="minorBidi"/>
                <w:sz w:val="22"/>
                <w:szCs w:val="22"/>
                <w:lang w:eastAsia="zh-CN"/>
              </w:rPr>
            </w:pPr>
            <w:r w:rsidRPr="002E3EB9">
              <w:rPr>
                <w:rFonts w:ascii="Neo Sans Intel" w:eastAsiaTheme="minorEastAsia" w:hAnsi="Neo Sans Intel" w:cstheme="minorBidi"/>
              </w:rPr>
              <w:t xml:space="preserve">[130702] Michael K confirmed that the local PGCB clock gating is not a requirement for BXT.  </w:t>
            </w:r>
          </w:p>
        </w:tc>
        <w:tc>
          <w:tcPr>
            <w:tcW w:w="0" w:type="auto"/>
          </w:tcPr>
          <w:p w14:paraId="5A2F968B" w14:textId="77777777" w:rsidR="00C703A6" w:rsidRPr="002E3EB9" w:rsidRDefault="00C703A6" w:rsidP="002E3EB9">
            <w:pPr>
              <w:jc w:val="center"/>
              <w:cnfStyle w:val="000000000000" w:firstRow="0" w:lastRow="0" w:firstColumn="0" w:lastColumn="0" w:oddVBand="0" w:evenVBand="0" w:oddHBand="0" w:evenHBand="0" w:firstRowFirstColumn="0" w:firstRowLastColumn="0" w:lastRowFirstColumn="0" w:lastRowLastColumn="0"/>
              <w:rPr>
                <w:rFonts w:ascii="Neo Sans Intel" w:eastAsiaTheme="minorEastAsia" w:hAnsi="Neo Sans Intel" w:cstheme="minorBidi"/>
                <w:b/>
                <w:color w:val="FF0000"/>
              </w:rPr>
            </w:pPr>
            <w:r w:rsidRPr="002E3EB9">
              <w:rPr>
                <w:rFonts w:ascii="Neo Sans Intel" w:eastAsiaTheme="minorEastAsia" w:hAnsi="Neo Sans Intel" w:cstheme="minorBidi"/>
                <w:b/>
              </w:rPr>
              <w:t>Closed</w:t>
            </w:r>
          </w:p>
        </w:tc>
      </w:tr>
      <w:tr w:rsidR="00C703A6" w:rsidRPr="002E3EB9" w14:paraId="0717BF6E" w14:textId="77777777" w:rsidTr="00665F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786E96" w14:textId="77777777" w:rsidR="00C703A6" w:rsidRPr="002E3EB9" w:rsidRDefault="00C703A6" w:rsidP="002E3EB9">
            <w:pPr>
              <w:jc w:val="right"/>
              <w:rPr>
                <w:rFonts w:ascii="Neo Sans Intel" w:eastAsiaTheme="minorEastAsia" w:hAnsi="Neo Sans Intel" w:cstheme="minorBidi"/>
                <w:b w:val="0"/>
                <w:bCs w:val="0"/>
              </w:rPr>
            </w:pPr>
          </w:p>
        </w:tc>
        <w:tc>
          <w:tcPr>
            <w:tcW w:w="1800" w:type="dxa"/>
            <w:noWrap/>
          </w:tcPr>
          <w:p w14:paraId="14374C6F" w14:textId="77777777" w:rsidR="00C703A6" w:rsidRPr="002E3EB9" w:rsidRDefault="00C703A6" w:rsidP="002E3EB9">
            <w:pPr>
              <w:cnfStyle w:val="000000100000" w:firstRow="0" w:lastRow="0" w:firstColumn="0" w:lastColumn="0" w:oddVBand="0" w:evenVBand="0" w:oddHBand="1" w:evenHBand="0" w:firstRowFirstColumn="0" w:firstRowLastColumn="0" w:lastRowFirstColumn="0" w:lastRowLastColumn="0"/>
              <w:rPr>
                <w:rFonts w:ascii="Neo Sans Intel" w:eastAsiaTheme="minorEastAsia" w:hAnsi="Neo Sans Intel" w:cstheme="minorBidi"/>
              </w:rPr>
            </w:pPr>
          </w:p>
        </w:tc>
        <w:tc>
          <w:tcPr>
            <w:tcW w:w="3034" w:type="dxa"/>
          </w:tcPr>
          <w:p w14:paraId="287BECEE" w14:textId="77777777" w:rsidR="00C703A6" w:rsidRPr="002E3EB9" w:rsidRDefault="00C703A6" w:rsidP="002E3EB9">
            <w:pPr>
              <w:cnfStyle w:val="000000100000" w:firstRow="0" w:lastRow="0" w:firstColumn="0" w:lastColumn="0" w:oddVBand="0" w:evenVBand="0" w:oddHBand="1" w:evenHBand="0" w:firstRowFirstColumn="0" w:firstRowLastColumn="0" w:lastRowFirstColumn="0" w:lastRowLastColumn="0"/>
              <w:rPr>
                <w:rFonts w:ascii="Neo Sans Intel" w:eastAsiaTheme="minorEastAsia" w:hAnsi="Neo Sans Intel" w:cstheme="minorBidi"/>
              </w:rPr>
            </w:pPr>
          </w:p>
        </w:tc>
        <w:tc>
          <w:tcPr>
            <w:tcW w:w="3080" w:type="dxa"/>
          </w:tcPr>
          <w:p w14:paraId="353D3F8D" w14:textId="77777777" w:rsidR="00C703A6" w:rsidRPr="002E3EB9" w:rsidRDefault="00C703A6" w:rsidP="002E3EB9">
            <w:pPr>
              <w:cnfStyle w:val="000000100000" w:firstRow="0" w:lastRow="0" w:firstColumn="0" w:lastColumn="0" w:oddVBand="0" w:evenVBand="0" w:oddHBand="1" w:evenHBand="0" w:firstRowFirstColumn="0" w:firstRowLastColumn="0" w:lastRowFirstColumn="0" w:lastRowLastColumn="0"/>
              <w:rPr>
                <w:rFonts w:ascii="Neo Sans Intel" w:eastAsiaTheme="minorEastAsia" w:hAnsi="Neo Sans Intel" w:cstheme="minorBidi"/>
              </w:rPr>
            </w:pPr>
          </w:p>
        </w:tc>
        <w:tc>
          <w:tcPr>
            <w:tcW w:w="0" w:type="auto"/>
          </w:tcPr>
          <w:p w14:paraId="09BBDCF1" w14:textId="77777777" w:rsidR="00C703A6" w:rsidRPr="002E3EB9" w:rsidRDefault="00C703A6" w:rsidP="002E3EB9">
            <w:pPr>
              <w:jc w:val="center"/>
              <w:cnfStyle w:val="000000100000" w:firstRow="0" w:lastRow="0" w:firstColumn="0" w:lastColumn="0" w:oddVBand="0" w:evenVBand="0" w:oddHBand="1" w:evenHBand="0" w:firstRowFirstColumn="0" w:firstRowLastColumn="0" w:lastRowFirstColumn="0" w:lastRowLastColumn="0"/>
              <w:rPr>
                <w:rFonts w:ascii="Neo Sans Intel" w:eastAsiaTheme="minorEastAsia" w:hAnsi="Neo Sans Intel" w:cstheme="minorBidi"/>
                <w:b/>
              </w:rPr>
            </w:pPr>
          </w:p>
        </w:tc>
      </w:tr>
      <w:tr w:rsidR="00C703A6" w:rsidRPr="002E3EB9" w14:paraId="51F532DF" w14:textId="77777777" w:rsidTr="00665F9C">
        <w:tc>
          <w:tcPr>
            <w:cnfStyle w:val="001000000000" w:firstRow="0" w:lastRow="0" w:firstColumn="1" w:lastColumn="0" w:oddVBand="0" w:evenVBand="0" w:oddHBand="0" w:evenHBand="0" w:firstRowFirstColumn="0" w:firstRowLastColumn="0" w:lastRowFirstColumn="0" w:lastRowLastColumn="0"/>
            <w:tcW w:w="0" w:type="auto"/>
          </w:tcPr>
          <w:p w14:paraId="35178314" w14:textId="77777777" w:rsidR="00C703A6" w:rsidRPr="002E3EB9" w:rsidRDefault="00C703A6" w:rsidP="002E3EB9">
            <w:pPr>
              <w:jc w:val="right"/>
              <w:rPr>
                <w:rFonts w:ascii="Neo Sans Intel" w:eastAsiaTheme="minorEastAsia" w:hAnsi="Neo Sans Intel" w:cstheme="minorBidi"/>
                <w:b w:val="0"/>
                <w:bCs w:val="0"/>
              </w:rPr>
            </w:pPr>
          </w:p>
        </w:tc>
        <w:tc>
          <w:tcPr>
            <w:tcW w:w="1800" w:type="dxa"/>
            <w:noWrap/>
          </w:tcPr>
          <w:p w14:paraId="620C5EDF" w14:textId="77777777" w:rsidR="00C703A6" w:rsidRPr="002E3EB9" w:rsidRDefault="00C703A6" w:rsidP="002E3EB9">
            <w:pPr>
              <w:cnfStyle w:val="000000000000" w:firstRow="0" w:lastRow="0" w:firstColumn="0" w:lastColumn="0" w:oddVBand="0" w:evenVBand="0" w:oddHBand="0" w:evenHBand="0" w:firstRowFirstColumn="0" w:firstRowLastColumn="0" w:lastRowFirstColumn="0" w:lastRowLastColumn="0"/>
              <w:rPr>
                <w:rFonts w:ascii="Neo Sans Intel" w:eastAsiaTheme="minorEastAsia" w:hAnsi="Neo Sans Intel" w:cstheme="minorBidi"/>
              </w:rPr>
            </w:pPr>
          </w:p>
        </w:tc>
        <w:tc>
          <w:tcPr>
            <w:tcW w:w="3034" w:type="dxa"/>
          </w:tcPr>
          <w:p w14:paraId="0FA06B3B" w14:textId="77777777" w:rsidR="00C703A6" w:rsidRPr="002E3EB9" w:rsidRDefault="00C703A6" w:rsidP="002E3EB9">
            <w:pPr>
              <w:cnfStyle w:val="000000000000" w:firstRow="0" w:lastRow="0" w:firstColumn="0" w:lastColumn="0" w:oddVBand="0" w:evenVBand="0" w:oddHBand="0" w:evenHBand="0" w:firstRowFirstColumn="0" w:firstRowLastColumn="0" w:lastRowFirstColumn="0" w:lastRowLastColumn="0"/>
              <w:rPr>
                <w:rFonts w:ascii="Neo Sans Intel" w:eastAsiaTheme="minorEastAsia" w:hAnsi="Neo Sans Intel" w:cstheme="minorBidi"/>
              </w:rPr>
            </w:pPr>
          </w:p>
        </w:tc>
        <w:tc>
          <w:tcPr>
            <w:tcW w:w="3080" w:type="dxa"/>
          </w:tcPr>
          <w:p w14:paraId="183E5E39" w14:textId="77777777" w:rsidR="00C703A6" w:rsidRPr="002E3EB9" w:rsidRDefault="00C703A6" w:rsidP="002E3EB9">
            <w:pPr>
              <w:cnfStyle w:val="000000000000" w:firstRow="0" w:lastRow="0" w:firstColumn="0" w:lastColumn="0" w:oddVBand="0" w:evenVBand="0" w:oddHBand="0" w:evenHBand="0" w:firstRowFirstColumn="0" w:firstRowLastColumn="0" w:lastRowFirstColumn="0" w:lastRowLastColumn="0"/>
              <w:rPr>
                <w:rFonts w:ascii="Neo Sans Intel" w:eastAsiaTheme="minorEastAsia" w:hAnsi="Neo Sans Intel" w:cstheme="minorBidi"/>
              </w:rPr>
            </w:pPr>
          </w:p>
        </w:tc>
        <w:tc>
          <w:tcPr>
            <w:tcW w:w="0" w:type="auto"/>
          </w:tcPr>
          <w:p w14:paraId="2BB1757E" w14:textId="77777777" w:rsidR="00C703A6" w:rsidRPr="002E3EB9" w:rsidRDefault="00C703A6" w:rsidP="002E3EB9">
            <w:pPr>
              <w:jc w:val="center"/>
              <w:cnfStyle w:val="000000000000" w:firstRow="0" w:lastRow="0" w:firstColumn="0" w:lastColumn="0" w:oddVBand="0" w:evenVBand="0" w:oddHBand="0" w:evenHBand="0" w:firstRowFirstColumn="0" w:firstRowLastColumn="0" w:lastRowFirstColumn="0" w:lastRowLastColumn="0"/>
              <w:rPr>
                <w:rFonts w:ascii="Neo Sans Intel" w:eastAsiaTheme="minorEastAsia" w:hAnsi="Neo Sans Intel" w:cstheme="minorBidi"/>
                <w:b/>
              </w:rPr>
            </w:pPr>
          </w:p>
        </w:tc>
      </w:tr>
      <w:tr w:rsidR="00C703A6" w:rsidRPr="002E3EB9" w14:paraId="070CEF81" w14:textId="77777777" w:rsidTr="00665F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6AD7585" w14:textId="77777777" w:rsidR="00C703A6" w:rsidRPr="002E3EB9" w:rsidRDefault="00C703A6" w:rsidP="002E3EB9">
            <w:pPr>
              <w:jc w:val="right"/>
              <w:rPr>
                <w:rFonts w:ascii="Neo Sans Intel" w:eastAsiaTheme="minorEastAsia" w:hAnsi="Neo Sans Intel" w:cstheme="minorBidi"/>
              </w:rPr>
            </w:pPr>
          </w:p>
        </w:tc>
        <w:tc>
          <w:tcPr>
            <w:tcW w:w="1800" w:type="dxa"/>
            <w:noWrap/>
          </w:tcPr>
          <w:p w14:paraId="0782475C" w14:textId="77777777" w:rsidR="00C703A6" w:rsidRPr="002E3EB9" w:rsidRDefault="00C703A6" w:rsidP="002E3EB9">
            <w:pPr>
              <w:cnfStyle w:val="000000100000" w:firstRow="0" w:lastRow="0" w:firstColumn="0" w:lastColumn="0" w:oddVBand="0" w:evenVBand="0" w:oddHBand="1" w:evenHBand="0" w:firstRowFirstColumn="0" w:firstRowLastColumn="0" w:lastRowFirstColumn="0" w:lastRowLastColumn="0"/>
              <w:rPr>
                <w:rFonts w:ascii="Neo Sans Intel" w:eastAsiaTheme="minorEastAsia" w:hAnsi="Neo Sans Intel" w:cstheme="minorBidi"/>
              </w:rPr>
            </w:pPr>
          </w:p>
        </w:tc>
        <w:tc>
          <w:tcPr>
            <w:tcW w:w="3034" w:type="dxa"/>
          </w:tcPr>
          <w:p w14:paraId="2BF8584F" w14:textId="77777777" w:rsidR="00C703A6" w:rsidRPr="002E3EB9" w:rsidRDefault="00C703A6" w:rsidP="002E3EB9">
            <w:pPr>
              <w:cnfStyle w:val="000000100000" w:firstRow="0" w:lastRow="0" w:firstColumn="0" w:lastColumn="0" w:oddVBand="0" w:evenVBand="0" w:oddHBand="1" w:evenHBand="0" w:firstRowFirstColumn="0" w:firstRowLastColumn="0" w:lastRowFirstColumn="0" w:lastRowLastColumn="0"/>
              <w:rPr>
                <w:rFonts w:ascii="Neo Sans Intel" w:eastAsiaTheme="minorEastAsia" w:hAnsi="Neo Sans Intel" w:cstheme="minorBidi"/>
              </w:rPr>
            </w:pPr>
          </w:p>
        </w:tc>
        <w:tc>
          <w:tcPr>
            <w:tcW w:w="3080" w:type="dxa"/>
          </w:tcPr>
          <w:p w14:paraId="716097E7" w14:textId="77777777" w:rsidR="00C703A6" w:rsidRPr="002E3EB9" w:rsidRDefault="00C703A6" w:rsidP="003246C7">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eastAsiaTheme="minorEastAsia" w:cstheme="minorBidi"/>
              </w:rPr>
            </w:pPr>
          </w:p>
        </w:tc>
        <w:tc>
          <w:tcPr>
            <w:tcW w:w="0" w:type="auto"/>
          </w:tcPr>
          <w:p w14:paraId="21B06484" w14:textId="77777777" w:rsidR="00C703A6" w:rsidRPr="002E3EB9" w:rsidRDefault="00C703A6" w:rsidP="002E3EB9">
            <w:pPr>
              <w:jc w:val="center"/>
              <w:cnfStyle w:val="000000100000" w:firstRow="0" w:lastRow="0" w:firstColumn="0" w:lastColumn="0" w:oddVBand="0" w:evenVBand="0" w:oddHBand="1" w:evenHBand="0" w:firstRowFirstColumn="0" w:firstRowLastColumn="0" w:lastRowFirstColumn="0" w:lastRowLastColumn="0"/>
              <w:rPr>
                <w:rFonts w:ascii="Neo Sans Intel" w:eastAsiaTheme="minorEastAsia" w:hAnsi="Neo Sans Intel" w:cstheme="minorBidi"/>
                <w:b/>
              </w:rPr>
            </w:pPr>
          </w:p>
        </w:tc>
      </w:tr>
    </w:tbl>
    <w:p w14:paraId="164CC949" w14:textId="77777777" w:rsidR="002B04A1" w:rsidRPr="002E3EB9" w:rsidRDefault="002B04A1" w:rsidP="002E3EB9">
      <w:pPr>
        <w:spacing w:line="240" w:lineRule="auto"/>
        <w:rPr>
          <w:rFonts w:ascii="Neo Sans Intel" w:hAnsi="Neo Sans Intel"/>
          <w:sz w:val="20"/>
          <w:szCs w:val="20"/>
        </w:rPr>
      </w:pPr>
    </w:p>
    <w:p w14:paraId="1AD2A973" w14:textId="77777777" w:rsidR="006B0A12" w:rsidRPr="002E3EB9" w:rsidRDefault="006B0A12" w:rsidP="002E3EB9">
      <w:pPr>
        <w:spacing w:line="240" w:lineRule="auto"/>
        <w:rPr>
          <w:rFonts w:ascii="Neo Sans Intel" w:hAnsi="Neo Sans Intel"/>
          <w:sz w:val="20"/>
          <w:szCs w:val="20"/>
        </w:rPr>
      </w:pPr>
    </w:p>
    <w:p w14:paraId="1EBB4F89" w14:textId="77777777" w:rsidR="006B0A12" w:rsidRPr="002E3EB9" w:rsidRDefault="006B0A12" w:rsidP="002E3EB9">
      <w:pPr>
        <w:spacing w:line="240" w:lineRule="auto"/>
        <w:rPr>
          <w:rFonts w:ascii="Neo Sans Intel" w:eastAsia="Times New Roman" w:hAnsi="Neo Sans Intel" w:cs="Times New Roman"/>
          <w:b/>
          <w:color w:val="0862A8"/>
          <w:kern w:val="28"/>
          <w:sz w:val="32"/>
          <w:szCs w:val="20"/>
          <w:lang w:eastAsia="en-US"/>
        </w:rPr>
      </w:pPr>
      <w:r w:rsidRPr="002E3EB9">
        <w:rPr>
          <w:rFonts w:ascii="Neo Sans Intel" w:hAnsi="Neo Sans Intel"/>
        </w:rPr>
        <w:br w:type="page"/>
      </w:r>
    </w:p>
    <w:p w14:paraId="12E6FB70" w14:textId="77777777" w:rsidR="006B0A12" w:rsidRPr="002E3EB9" w:rsidRDefault="006B0A12" w:rsidP="002E3EB9">
      <w:pPr>
        <w:pStyle w:val="Heading1"/>
      </w:pPr>
      <w:bookmarkStart w:id="1714" w:name="_Toc390267841"/>
      <w:r w:rsidRPr="002E3EB9">
        <w:t>Appendix</w:t>
      </w:r>
      <w:bookmarkEnd w:id="1714"/>
    </w:p>
    <w:p w14:paraId="4248A1CC" w14:textId="77777777" w:rsidR="008B62A4" w:rsidRPr="002E3EB9" w:rsidRDefault="008B62A4" w:rsidP="002E3EB9">
      <w:pPr>
        <w:pStyle w:val="Heading2"/>
      </w:pPr>
      <w:bookmarkStart w:id="1715" w:name="_Toc390267842"/>
      <w:r w:rsidRPr="002E3EB9">
        <w:t>Synchronous Assertion and De-assertion of the PGCB Clock Request</w:t>
      </w:r>
      <w:bookmarkEnd w:id="1715"/>
    </w:p>
    <w:p w14:paraId="7773EC18" w14:textId="64295FDA" w:rsidR="008B62A4" w:rsidRPr="002E3EB9" w:rsidRDefault="002E3EB9" w:rsidP="008B62A4">
      <w:pPr>
        <w:spacing w:after="0" w:line="240" w:lineRule="auto"/>
        <w:rPr>
          <w:rFonts w:ascii="Neo Sans Intel" w:hAnsi="Neo Sans Intel"/>
          <w:sz w:val="20"/>
          <w:szCs w:val="20"/>
          <w:lang w:eastAsia="en-US"/>
        </w:rPr>
      </w:pPr>
      <w:r>
        <w:rPr>
          <w:rFonts w:ascii="Neo Sans Intel" w:hAnsi="Neo Sans Intel"/>
          <w:sz w:val="20"/>
          <w:szCs w:val="20"/>
          <w:lang w:eastAsia="en-US"/>
        </w:rPr>
        <w:fldChar w:fldCharType="begin"/>
      </w:r>
      <w:r>
        <w:rPr>
          <w:rFonts w:ascii="Neo Sans Intel" w:hAnsi="Neo Sans Intel"/>
          <w:sz w:val="20"/>
          <w:szCs w:val="20"/>
          <w:lang w:eastAsia="en-US"/>
        </w:rPr>
        <w:instrText xml:space="preserve"> REF _Ref361746765 \h </w:instrText>
      </w:r>
      <w:r>
        <w:rPr>
          <w:rFonts w:ascii="Neo Sans Intel" w:hAnsi="Neo Sans Intel"/>
          <w:sz w:val="20"/>
          <w:szCs w:val="20"/>
          <w:lang w:eastAsia="en-US"/>
        </w:rPr>
      </w:r>
      <w:r>
        <w:rPr>
          <w:rFonts w:ascii="Neo Sans Intel" w:hAnsi="Neo Sans Intel"/>
          <w:sz w:val="20"/>
          <w:szCs w:val="20"/>
          <w:lang w:eastAsia="en-US"/>
        </w:rPr>
        <w:fldChar w:fldCharType="separate"/>
      </w:r>
      <w:ins w:id="1716" w:author="Havican, Jared W" w:date="2014-06-11T16:54:00Z">
        <w:r w:rsidR="00196BCA" w:rsidRPr="002E3EB9">
          <w:rPr>
            <w:rFonts w:ascii="Neo Sans Intel" w:hAnsi="Neo Sans Intel"/>
            <w:sz w:val="20"/>
            <w:szCs w:val="20"/>
          </w:rPr>
          <w:t xml:space="preserve">Figure </w:t>
        </w:r>
        <w:r w:rsidR="00196BCA">
          <w:rPr>
            <w:rFonts w:ascii="Neo Sans Intel" w:hAnsi="Neo Sans Intel"/>
            <w:noProof/>
            <w:sz w:val="20"/>
            <w:szCs w:val="20"/>
          </w:rPr>
          <w:t>17</w:t>
        </w:r>
      </w:ins>
      <w:del w:id="1717" w:author="Havican, Jared W" w:date="2014-06-11T16:34:00Z">
        <w:r w:rsidR="00346D30" w:rsidRPr="002E3EB9" w:rsidDel="006D684D">
          <w:rPr>
            <w:rFonts w:ascii="Neo Sans Intel" w:hAnsi="Neo Sans Intel"/>
            <w:sz w:val="20"/>
            <w:szCs w:val="20"/>
          </w:rPr>
          <w:delText xml:space="preserve">Figure </w:delText>
        </w:r>
        <w:r w:rsidR="00346D30" w:rsidDel="006D684D">
          <w:rPr>
            <w:rFonts w:ascii="Neo Sans Intel" w:hAnsi="Neo Sans Intel"/>
            <w:noProof/>
            <w:sz w:val="20"/>
            <w:szCs w:val="20"/>
          </w:rPr>
          <w:delText>15</w:delText>
        </w:r>
      </w:del>
      <w:r>
        <w:rPr>
          <w:rFonts w:ascii="Neo Sans Intel" w:hAnsi="Neo Sans Intel"/>
          <w:sz w:val="20"/>
          <w:szCs w:val="20"/>
          <w:lang w:eastAsia="en-US"/>
        </w:rPr>
        <w:fldChar w:fldCharType="end"/>
      </w:r>
      <w:r>
        <w:rPr>
          <w:rFonts w:ascii="Neo Sans Intel" w:hAnsi="Neo Sans Intel"/>
          <w:sz w:val="20"/>
          <w:szCs w:val="20"/>
          <w:lang w:eastAsia="en-US"/>
        </w:rPr>
        <w:t xml:space="preserve"> </w:t>
      </w:r>
      <w:r w:rsidR="008B62A4" w:rsidRPr="002E3EB9">
        <w:rPr>
          <w:rFonts w:ascii="Neo Sans Intel" w:hAnsi="Neo Sans Intel"/>
          <w:sz w:val="20"/>
          <w:szCs w:val="20"/>
          <w:lang w:eastAsia="en-US"/>
        </w:rPr>
        <w:t>illustrates the PGCB Clock Control Block with Synchronous Assertion and De-Assertion of the PGCB Clock Request.</w:t>
      </w:r>
    </w:p>
    <w:p w14:paraId="35353E85" w14:textId="77777777" w:rsidR="004A3090" w:rsidRPr="002E3EB9" w:rsidRDefault="008B62A4" w:rsidP="002E3EB9">
      <w:pPr>
        <w:keepNext/>
        <w:spacing w:after="0" w:line="240" w:lineRule="auto"/>
        <w:rPr>
          <w:rFonts w:ascii="Neo Sans Intel" w:hAnsi="Neo Sans Intel"/>
        </w:rPr>
      </w:pPr>
      <w:r w:rsidRPr="002E3EB9">
        <w:rPr>
          <w:rFonts w:ascii="Neo Sans Intel" w:hAnsi="Neo Sans Intel"/>
        </w:rPr>
        <w:object w:dxaOrig="23468" w:dyaOrig="10935" w14:anchorId="6061C475">
          <v:shape id="_x0000_i1043" type="#_x0000_t75" style="width:450.75pt;height:208.5pt" o:ole="">
            <v:imagedata r:id="rId48" o:title=""/>
          </v:shape>
          <o:OLEObject Type="Embed" ProgID="Visio.Drawing.11" ShapeID="_x0000_i1043" DrawAspect="Content" ObjectID="_1464444629" r:id="rId49"/>
        </w:object>
      </w:r>
    </w:p>
    <w:p w14:paraId="56AC3A13" w14:textId="224F09E9" w:rsidR="008B62A4" w:rsidRPr="002E3EB9" w:rsidRDefault="004A3090" w:rsidP="002E3EB9">
      <w:pPr>
        <w:pStyle w:val="Caption"/>
        <w:jc w:val="center"/>
        <w:rPr>
          <w:rFonts w:ascii="Neo Sans Intel" w:hAnsi="Neo Sans Intel"/>
          <w:sz w:val="20"/>
          <w:szCs w:val="20"/>
        </w:rPr>
      </w:pPr>
      <w:bookmarkStart w:id="1718" w:name="_Ref361746765"/>
      <w:bookmarkStart w:id="1719" w:name="_Toc390267859"/>
      <w:r w:rsidRPr="002E3EB9">
        <w:rPr>
          <w:rFonts w:ascii="Neo Sans Intel" w:hAnsi="Neo Sans Intel"/>
          <w:sz w:val="20"/>
          <w:szCs w:val="20"/>
        </w:rPr>
        <w:t xml:space="preserve">Figure </w:t>
      </w:r>
      <w:r w:rsidRPr="002E3EB9">
        <w:rPr>
          <w:rFonts w:ascii="Neo Sans Intel" w:hAnsi="Neo Sans Intel"/>
          <w:sz w:val="20"/>
          <w:szCs w:val="20"/>
        </w:rPr>
        <w:fldChar w:fldCharType="begin"/>
      </w:r>
      <w:r w:rsidRPr="002E3EB9">
        <w:rPr>
          <w:rFonts w:ascii="Neo Sans Intel" w:hAnsi="Neo Sans Intel"/>
          <w:sz w:val="20"/>
          <w:szCs w:val="20"/>
        </w:rPr>
        <w:instrText xml:space="preserve"> SEQ Figure \* ARABIC </w:instrText>
      </w:r>
      <w:r w:rsidRPr="002E3EB9">
        <w:rPr>
          <w:rFonts w:ascii="Neo Sans Intel" w:hAnsi="Neo Sans Intel"/>
          <w:sz w:val="20"/>
          <w:szCs w:val="20"/>
        </w:rPr>
        <w:fldChar w:fldCharType="separate"/>
      </w:r>
      <w:ins w:id="1720" w:author="Havican, Jared W" w:date="2014-06-11T16:54:00Z">
        <w:r w:rsidR="00196BCA">
          <w:rPr>
            <w:rFonts w:ascii="Neo Sans Intel" w:hAnsi="Neo Sans Intel"/>
            <w:noProof/>
            <w:sz w:val="20"/>
            <w:szCs w:val="20"/>
          </w:rPr>
          <w:t>17</w:t>
        </w:r>
      </w:ins>
      <w:del w:id="1721" w:author="Havican, Jared W" w:date="2014-06-11T16:34:00Z">
        <w:r w:rsidR="00346D30" w:rsidDel="006D684D">
          <w:rPr>
            <w:rFonts w:ascii="Neo Sans Intel" w:hAnsi="Neo Sans Intel"/>
            <w:noProof/>
            <w:sz w:val="20"/>
            <w:szCs w:val="20"/>
          </w:rPr>
          <w:delText>15</w:delText>
        </w:r>
      </w:del>
      <w:r w:rsidRPr="002E3EB9">
        <w:rPr>
          <w:rFonts w:ascii="Neo Sans Intel" w:hAnsi="Neo Sans Intel"/>
          <w:sz w:val="20"/>
          <w:szCs w:val="20"/>
        </w:rPr>
        <w:fldChar w:fldCharType="end"/>
      </w:r>
      <w:bookmarkEnd w:id="1718"/>
      <w:r w:rsidRPr="002E3EB9">
        <w:rPr>
          <w:rFonts w:ascii="Neo Sans Intel" w:hAnsi="Neo Sans Intel"/>
          <w:sz w:val="20"/>
          <w:szCs w:val="20"/>
        </w:rPr>
        <w:t>: PGCB Clock Control Block w/ Synchronous Handling of the PGCB Clock Request</w:t>
      </w:r>
      <w:bookmarkEnd w:id="1719"/>
    </w:p>
    <w:p w14:paraId="283CC8DD" w14:textId="77777777" w:rsidR="008B62A4" w:rsidRPr="002E3EB9" w:rsidRDefault="008B62A4" w:rsidP="008B62A4">
      <w:pPr>
        <w:spacing w:after="0" w:line="240" w:lineRule="auto"/>
        <w:rPr>
          <w:rFonts w:ascii="Neo Sans Intel" w:hAnsi="Neo Sans Intel"/>
          <w:sz w:val="20"/>
          <w:szCs w:val="20"/>
          <w:lang w:eastAsia="en-US"/>
        </w:rPr>
      </w:pPr>
    </w:p>
    <w:p w14:paraId="3EF29795" w14:textId="77777777" w:rsidR="008B62A4" w:rsidRPr="002E3EB9" w:rsidRDefault="008B62A4" w:rsidP="008B62A4">
      <w:pPr>
        <w:spacing w:after="0" w:line="240" w:lineRule="auto"/>
        <w:rPr>
          <w:rFonts w:ascii="Neo Sans Intel" w:hAnsi="Neo Sans Intel"/>
          <w:sz w:val="20"/>
          <w:szCs w:val="20"/>
          <w:lang w:eastAsia="en-US"/>
        </w:rPr>
      </w:pPr>
      <w:r w:rsidRPr="002E3EB9">
        <w:rPr>
          <w:rFonts w:ascii="Neo Sans Intel" w:hAnsi="Neo Sans Intel"/>
          <w:sz w:val="20"/>
          <w:szCs w:val="20"/>
          <w:lang w:eastAsia="en-US"/>
        </w:rPr>
        <w:t>The implementation of the PGCB Clock Control logic is summarized as follow:</w:t>
      </w:r>
    </w:p>
    <w:p w14:paraId="7BAE0C09" w14:textId="77777777" w:rsidR="008B62A4" w:rsidRPr="002E3EB9" w:rsidRDefault="008B62A4" w:rsidP="003246C7">
      <w:pPr>
        <w:pStyle w:val="ListParagraph"/>
        <w:numPr>
          <w:ilvl w:val="0"/>
          <w:numId w:val="2"/>
        </w:numPr>
      </w:pPr>
      <w:r w:rsidRPr="002E3EB9">
        <w:t xml:space="preserve">Use an always-on clock source (e.g. RTC clock) to synchronize all the </w:t>
      </w:r>
      <w:proofErr w:type="spellStart"/>
      <w:r w:rsidRPr="002E3EB9">
        <w:t>sync_clkvld</w:t>
      </w:r>
      <w:proofErr w:type="spellEnd"/>
      <w:r w:rsidRPr="002E3EB9">
        <w:t xml:space="preserve">, async_wake_b events, as well as the </w:t>
      </w:r>
      <w:proofErr w:type="spellStart"/>
      <w:r w:rsidRPr="002E3EB9">
        <w:t>pgcb_clkack</w:t>
      </w:r>
      <w:proofErr w:type="spellEnd"/>
      <w:r w:rsidRPr="002E3EB9">
        <w:t>.</w:t>
      </w:r>
    </w:p>
    <w:p w14:paraId="5F10BE76" w14:textId="77777777" w:rsidR="008B62A4" w:rsidRPr="002E3EB9" w:rsidRDefault="008B62A4" w:rsidP="003246C7">
      <w:pPr>
        <w:pStyle w:val="ListParagraph"/>
        <w:numPr>
          <w:ilvl w:val="0"/>
          <w:numId w:val="2"/>
        </w:numPr>
      </w:pPr>
      <w:r w:rsidRPr="002E3EB9">
        <w:t>Implement a PGCB CLKREQ sequencer to synchronously evaluate the PGCB Clock Gate and Wake condition in the always-on-clock domain, and manage the PGCB CLKREQ full handshake with SOC, and the Local PGCB clock gating full handshake within the PGCB clock control block.</w:t>
      </w:r>
    </w:p>
    <w:p w14:paraId="2067A530" w14:textId="77777777" w:rsidR="008B62A4" w:rsidRPr="002E3EB9" w:rsidRDefault="008B62A4" w:rsidP="003246C7">
      <w:pPr>
        <w:pStyle w:val="ListParagraph"/>
        <w:numPr>
          <w:ilvl w:val="0"/>
          <w:numId w:val="2"/>
        </w:numPr>
      </w:pPr>
      <w:r w:rsidRPr="002E3EB9">
        <w:t xml:space="preserve">Generate the </w:t>
      </w:r>
      <w:proofErr w:type="spellStart"/>
      <w:r w:rsidRPr="002E3EB9">
        <w:t>sync_clkvld</w:t>
      </w:r>
      <w:proofErr w:type="spellEnd"/>
      <w:r w:rsidRPr="002E3EB9">
        <w:t xml:space="preserve"> in PGCB clock domain.  </w:t>
      </w:r>
    </w:p>
    <w:p w14:paraId="4338E0A1" w14:textId="77777777" w:rsidR="008B62A4" w:rsidRPr="002E3EB9" w:rsidRDefault="008B62A4" w:rsidP="003246C7">
      <w:pPr>
        <w:pStyle w:val="ListParagraph"/>
        <w:numPr>
          <w:ilvl w:val="1"/>
          <w:numId w:val="2"/>
        </w:numPr>
      </w:pPr>
      <w:r w:rsidRPr="002E3EB9">
        <w:t xml:space="preserve">Once the IP enable the PGCB clock to be gated by asserting the </w:t>
      </w:r>
      <w:proofErr w:type="spellStart"/>
      <w:r w:rsidRPr="002E3EB9">
        <w:t>sync_gate</w:t>
      </w:r>
      <w:proofErr w:type="spellEnd"/>
      <w:r w:rsidRPr="002E3EB9">
        <w:t xml:space="preserve">, the </w:t>
      </w:r>
      <w:proofErr w:type="spellStart"/>
      <w:r w:rsidRPr="002E3EB9">
        <w:t>sync_clkvld</w:t>
      </w:r>
      <w:proofErr w:type="spellEnd"/>
      <w:r w:rsidRPr="002E3EB9">
        <w:t xml:space="preserve"> will be gated immediately.  </w:t>
      </w:r>
    </w:p>
    <w:p w14:paraId="780E512F" w14:textId="77777777" w:rsidR="008B62A4" w:rsidRPr="002E3EB9" w:rsidRDefault="008B62A4" w:rsidP="003246C7">
      <w:pPr>
        <w:pStyle w:val="ListParagraph"/>
        <w:numPr>
          <w:ilvl w:val="1"/>
          <w:numId w:val="2"/>
        </w:numPr>
      </w:pPr>
      <w:r w:rsidRPr="002E3EB9">
        <w:t xml:space="preserve">The </w:t>
      </w:r>
      <w:proofErr w:type="spellStart"/>
      <w:r w:rsidRPr="002E3EB9">
        <w:t>sync_clkvld</w:t>
      </w:r>
      <w:proofErr w:type="spellEnd"/>
      <w:r w:rsidRPr="002E3EB9">
        <w:t xml:space="preserve"> will be asserted once the PGCB CLKREQ Sequencer brings back the PGCB clock from SOC.  </w:t>
      </w:r>
    </w:p>
    <w:p w14:paraId="584D69F7" w14:textId="77777777" w:rsidR="008B62A4" w:rsidRPr="002E3EB9" w:rsidRDefault="008B62A4" w:rsidP="003246C7">
      <w:pPr>
        <w:pStyle w:val="ListParagraph"/>
        <w:numPr>
          <w:ilvl w:val="1"/>
          <w:numId w:val="2"/>
        </w:numPr>
      </w:pPr>
      <w:r w:rsidRPr="002E3EB9">
        <w:t xml:space="preserve">A full handshake between </w:t>
      </w:r>
      <w:proofErr w:type="spellStart"/>
      <w:r w:rsidRPr="002E3EB9">
        <w:t>gate_aon_b</w:t>
      </w:r>
      <w:proofErr w:type="spellEnd"/>
      <w:r w:rsidRPr="002E3EB9">
        <w:t xml:space="preserve"> and </w:t>
      </w:r>
      <w:proofErr w:type="spellStart"/>
      <w:r w:rsidRPr="002E3EB9">
        <w:t>wake_pgcb</w:t>
      </w:r>
      <w:proofErr w:type="spellEnd"/>
      <w:r w:rsidRPr="002E3EB9">
        <w:t xml:space="preserve"> must be used to prevent any race condition on the </w:t>
      </w:r>
      <w:proofErr w:type="spellStart"/>
      <w:r w:rsidRPr="002E3EB9">
        <w:t>sync_clkvld</w:t>
      </w:r>
      <w:proofErr w:type="spellEnd"/>
      <w:r w:rsidRPr="002E3EB9">
        <w:t xml:space="preserve"> generation.</w:t>
      </w:r>
    </w:p>
    <w:p w14:paraId="2CE7062B" w14:textId="77777777" w:rsidR="008B62A4" w:rsidRPr="002E3EB9" w:rsidRDefault="008B62A4" w:rsidP="003246C7">
      <w:pPr>
        <w:pStyle w:val="ListParagraph"/>
        <w:numPr>
          <w:ilvl w:val="2"/>
          <w:numId w:val="2"/>
        </w:numPr>
      </w:pPr>
      <w:r w:rsidRPr="002E3EB9">
        <w:t xml:space="preserve">When </w:t>
      </w:r>
      <w:proofErr w:type="spellStart"/>
      <w:r w:rsidRPr="002E3EB9">
        <w:t>sync_clkvld</w:t>
      </w:r>
      <w:proofErr w:type="spellEnd"/>
      <w:r w:rsidRPr="002E3EB9">
        <w:t xml:space="preserve"> is de-asserted, the </w:t>
      </w:r>
      <w:proofErr w:type="spellStart"/>
      <w:r w:rsidRPr="002E3EB9">
        <w:t>gate_aon_b</w:t>
      </w:r>
      <w:proofErr w:type="spellEnd"/>
      <w:r w:rsidRPr="002E3EB9">
        <w:t xml:space="preserve"> will be asserted in the AON clock domain.  Once the </w:t>
      </w:r>
      <w:proofErr w:type="spellStart"/>
      <w:r w:rsidRPr="002E3EB9">
        <w:t>gate_aon_b</w:t>
      </w:r>
      <w:proofErr w:type="spellEnd"/>
      <w:r w:rsidRPr="002E3EB9">
        <w:t xml:space="preserve"> is asserted, it will remains asserted until </w:t>
      </w:r>
      <w:proofErr w:type="spellStart"/>
      <w:r w:rsidRPr="002E3EB9">
        <w:t>wake_pgcd</w:t>
      </w:r>
      <w:proofErr w:type="spellEnd"/>
      <w:r w:rsidRPr="002E3EB9">
        <w:t xml:space="preserve"> is asserted.</w:t>
      </w:r>
    </w:p>
    <w:p w14:paraId="35E46681" w14:textId="77777777" w:rsidR="008B62A4" w:rsidRPr="002E3EB9" w:rsidRDefault="008B62A4" w:rsidP="003246C7">
      <w:pPr>
        <w:pStyle w:val="ListParagraph"/>
        <w:numPr>
          <w:ilvl w:val="2"/>
          <w:numId w:val="2"/>
        </w:numPr>
      </w:pPr>
      <w:r w:rsidRPr="002E3EB9">
        <w:t xml:space="preserve">When the </w:t>
      </w:r>
      <w:proofErr w:type="spellStart"/>
      <w:r w:rsidRPr="002E3EB9">
        <w:t>wake_pgcb</w:t>
      </w:r>
      <w:proofErr w:type="spellEnd"/>
      <w:r w:rsidRPr="002E3EB9">
        <w:t xml:space="preserve"> is asserted, the </w:t>
      </w:r>
      <w:proofErr w:type="spellStart"/>
      <w:r w:rsidRPr="002E3EB9">
        <w:t>sync_clkvld</w:t>
      </w:r>
      <w:proofErr w:type="spellEnd"/>
      <w:r w:rsidRPr="002E3EB9">
        <w:t xml:space="preserve"> will be asserted and eventually de-assert the </w:t>
      </w:r>
      <w:proofErr w:type="spellStart"/>
      <w:r w:rsidRPr="002E3EB9">
        <w:t>gate_aon_b</w:t>
      </w:r>
      <w:proofErr w:type="spellEnd"/>
      <w:r w:rsidRPr="002E3EB9">
        <w:t xml:space="preserve">.  Once the </w:t>
      </w:r>
      <w:proofErr w:type="spellStart"/>
      <w:r w:rsidRPr="002E3EB9">
        <w:t>wake_pgcb</w:t>
      </w:r>
      <w:proofErr w:type="spellEnd"/>
      <w:r w:rsidRPr="002E3EB9">
        <w:t xml:space="preserve"> is asserted, it will remains asserted until the </w:t>
      </w:r>
      <w:proofErr w:type="spellStart"/>
      <w:r w:rsidRPr="002E3EB9">
        <w:t>gate_aon_b</w:t>
      </w:r>
      <w:proofErr w:type="spellEnd"/>
      <w:r w:rsidRPr="002E3EB9">
        <w:t xml:space="preserve"> is de-asserted.</w:t>
      </w:r>
    </w:p>
    <w:p w14:paraId="163D3643" w14:textId="77777777" w:rsidR="008B62A4" w:rsidRPr="002E3EB9" w:rsidRDefault="008B62A4" w:rsidP="003246C7">
      <w:pPr>
        <w:pStyle w:val="ListParagraph"/>
        <w:numPr>
          <w:ilvl w:val="0"/>
          <w:numId w:val="2"/>
        </w:numPr>
      </w:pPr>
      <w:r w:rsidRPr="002E3EB9">
        <w:t xml:space="preserve">Implement a clock request control logic to generate the </w:t>
      </w:r>
      <w:proofErr w:type="spellStart"/>
      <w:r w:rsidRPr="002E3EB9">
        <w:t>pgcb_clkreq</w:t>
      </w:r>
      <w:proofErr w:type="spellEnd"/>
      <w:r w:rsidRPr="002E3EB9">
        <w:t xml:space="preserve"> in the always-on-clock domain:</w:t>
      </w:r>
    </w:p>
    <w:p w14:paraId="4557622F" w14:textId="77777777" w:rsidR="008B62A4" w:rsidRPr="002E3EB9" w:rsidRDefault="008B62A4" w:rsidP="003246C7">
      <w:pPr>
        <w:pStyle w:val="ListParagraph"/>
        <w:numPr>
          <w:ilvl w:val="1"/>
          <w:numId w:val="2"/>
        </w:numPr>
      </w:pPr>
      <w:r w:rsidRPr="002E3EB9">
        <w:t>Reset by pgcb_rst_b that synchronized to the always-on clock domain.  The default reset value should be 0 (De-Asserted).</w:t>
      </w:r>
    </w:p>
    <w:p w14:paraId="445E879B" w14:textId="77777777" w:rsidR="008B62A4" w:rsidRPr="002E3EB9" w:rsidRDefault="008B62A4" w:rsidP="003246C7">
      <w:pPr>
        <w:pStyle w:val="ListParagraph"/>
        <w:numPr>
          <w:ilvl w:val="1"/>
          <w:numId w:val="2"/>
        </w:numPr>
      </w:pPr>
      <w:r w:rsidRPr="002E3EB9">
        <w:t xml:space="preserve">When </w:t>
      </w:r>
      <w:proofErr w:type="spellStart"/>
      <w:r w:rsidRPr="002E3EB9">
        <w:t>pgcb_clkack</w:t>
      </w:r>
      <w:proofErr w:type="spellEnd"/>
      <w:r w:rsidRPr="002E3EB9">
        <w:t xml:space="preserve"> is asserted, de-assert the </w:t>
      </w:r>
      <w:proofErr w:type="spellStart"/>
      <w:r w:rsidRPr="002E3EB9">
        <w:t>pgcb_clkreq</w:t>
      </w:r>
      <w:proofErr w:type="spellEnd"/>
      <w:r w:rsidRPr="002E3EB9">
        <w:t xml:space="preserve"> when the IP enable the PGCB clock to be gated.  </w:t>
      </w:r>
    </w:p>
    <w:p w14:paraId="798519AD" w14:textId="77777777" w:rsidR="008B62A4" w:rsidRPr="002E3EB9" w:rsidRDefault="008B62A4" w:rsidP="003246C7">
      <w:pPr>
        <w:pStyle w:val="ListParagraph"/>
        <w:numPr>
          <w:ilvl w:val="1"/>
          <w:numId w:val="2"/>
        </w:numPr>
      </w:pPr>
      <w:r w:rsidRPr="002E3EB9">
        <w:t xml:space="preserve">When </w:t>
      </w:r>
      <w:proofErr w:type="spellStart"/>
      <w:r w:rsidRPr="002E3EB9">
        <w:t>pgcb_clkack</w:t>
      </w:r>
      <w:proofErr w:type="spellEnd"/>
      <w:r w:rsidRPr="002E3EB9">
        <w:t xml:space="preserve"> is de-asserted, assert the </w:t>
      </w:r>
      <w:proofErr w:type="spellStart"/>
      <w:r w:rsidRPr="002E3EB9">
        <w:t>pgcb_clkreq</w:t>
      </w:r>
      <w:proofErr w:type="spellEnd"/>
      <w:r w:rsidRPr="002E3EB9">
        <w:t xml:space="preserve"> when any of the PGCB wake conditions is detected.  </w:t>
      </w:r>
    </w:p>
    <w:p w14:paraId="0236EFEC" w14:textId="77777777" w:rsidR="008B62A4" w:rsidRPr="002E3EB9" w:rsidRDefault="008B62A4" w:rsidP="008B62A4">
      <w:pPr>
        <w:pStyle w:val="ListParagraph"/>
        <w:ind w:left="1440"/>
      </w:pPr>
    </w:p>
    <w:p w14:paraId="109EDDC5" w14:textId="77777777" w:rsidR="006B0A12" w:rsidRPr="002E3EB9" w:rsidRDefault="006B0A12" w:rsidP="002E3EB9">
      <w:pPr>
        <w:spacing w:line="240" w:lineRule="auto"/>
        <w:rPr>
          <w:rFonts w:ascii="Neo Sans Intel" w:hAnsi="Neo Sans Intel"/>
          <w:lang w:eastAsia="en-US"/>
        </w:rPr>
      </w:pPr>
    </w:p>
    <w:p w14:paraId="39AE886A" w14:textId="77777777" w:rsidR="006B0A12" w:rsidRPr="002E3EB9" w:rsidRDefault="006B0A12" w:rsidP="002E3EB9">
      <w:pPr>
        <w:spacing w:line="240" w:lineRule="auto"/>
        <w:rPr>
          <w:rFonts w:ascii="Neo Sans Intel" w:hAnsi="Neo Sans Intel"/>
          <w:sz w:val="20"/>
          <w:szCs w:val="20"/>
        </w:rPr>
      </w:pPr>
    </w:p>
    <w:sectPr w:rsidR="006B0A12" w:rsidRPr="002E3EB9" w:rsidSect="00946C6C">
      <w:headerReference w:type="even" r:id="rId50"/>
      <w:headerReference w:type="default" r:id="rId51"/>
      <w:footerReference w:type="even" r:id="rId52"/>
      <w:footerReference w:type="default" r:id="rId5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C657AB" w14:textId="77777777" w:rsidR="00190206" w:rsidRDefault="00190206">
      <w:pPr>
        <w:spacing w:after="0" w:line="240" w:lineRule="auto"/>
      </w:pPr>
      <w:r>
        <w:separator/>
      </w:r>
    </w:p>
  </w:endnote>
  <w:endnote w:type="continuationSeparator" w:id="0">
    <w:p w14:paraId="6FE029FC" w14:textId="77777777" w:rsidR="00190206" w:rsidRDefault="001902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Neo Sans Intel">
    <w:panose1 w:val="020B05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Helv">
    <w:panose1 w:val="020B060402020203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032021" w14:textId="77777777" w:rsidR="00190206" w:rsidRDefault="00190206" w:rsidP="00B24A62">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iv</w:t>
    </w:r>
    <w:r>
      <w:rPr>
        <w:rStyle w:val="PageNumber"/>
      </w:rPr>
      <w:fldChar w:fldCharType="end"/>
    </w:r>
  </w:p>
  <w:p w14:paraId="58F498B5" w14:textId="77777777" w:rsidR="00190206" w:rsidRPr="00B06DEC" w:rsidRDefault="00190206" w:rsidP="00B24A62">
    <w:pPr>
      <w:pStyle w:val="Footer"/>
      <w:ind w:right="360" w:firstLine="360"/>
      <w:jc w:val="center"/>
      <w:rPr>
        <w:b/>
      </w:rPr>
    </w:pPr>
    <w:r w:rsidRPr="00D8089B">
      <w:rPr>
        <w:b/>
      </w:rPr>
      <w:t>Intel Top Secret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4C3E93" w14:textId="77777777" w:rsidR="00190206" w:rsidRDefault="00190206" w:rsidP="00080F36">
    <w:pPr>
      <w:pStyle w:val="Footer"/>
      <w:framePr w:w="241" w:wrap="around" w:vAnchor="text" w:hAnchor="page" w:x="11257" w:y="1"/>
      <w:rPr>
        <w:rStyle w:val="PageNumber"/>
      </w:rPr>
    </w:pPr>
    <w:r>
      <w:rPr>
        <w:rStyle w:val="PageNumber"/>
      </w:rPr>
      <w:fldChar w:fldCharType="begin"/>
    </w:r>
    <w:r>
      <w:rPr>
        <w:rStyle w:val="PageNumber"/>
      </w:rPr>
      <w:instrText xml:space="preserve">PAGE  </w:instrText>
    </w:r>
    <w:r>
      <w:rPr>
        <w:rStyle w:val="PageNumber"/>
      </w:rPr>
      <w:fldChar w:fldCharType="separate"/>
    </w:r>
    <w:r w:rsidR="00310336">
      <w:rPr>
        <w:rStyle w:val="PageNumber"/>
        <w:noProof/>
      </w:rPr>
      <w:t>viii</w:t>
    </w:r>
    <w:r>
      <w:rPr>
        <w:rStyle w:val="PageNumber"/>
      </w:rPr>
      <w:fldChar w:fldCharType="end"/>
    </w:r>
  </w:p>
  <w:p w14:paraId="6B0973FA" w14:textId="77777777" w:rsidR="00190206" w:rsidRPr="00B06DEC" w:rsidRDefault="00190206" w:rsidP="00B24A62">
    <w:pPr>
      <w:pStyle w:val="Footer"/>
      <w:ind w:right="360" w:firstLine="360"/>
      <w:jc w:val="center"/>
      <w:rPr>
        <w:b/>
      </w:rPr>
    </w:pPr>
    <w:r w:rsidRPr="00D8089B">
      <w:rPr>
        <w:b/>
      </w:rPr>
      <w:t>Intel Top Secret</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BEC40" w14:textId="77777777" w:rsidR="00190206" w:rsidRDefault="00190206" w:rsidP="00997C47">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09C32E24" w14:textId="77777777" w:rsidR="00190206" w:rsidRPr="00B06DEC" w:rsidRDefault="00190206" w:rsidP="00997C47">
    <w:pPr>
      <w:pStyle w:val="Footer"/>
      <w:ind w:right="360" w:firstLine="360"/>
      <w:jc w:val="center"/>
      <w:rPr>
        <w:b/>
      </w:rPr>
    </w:pPr>
    <w:r w:rsidRPr="00D8089B">
      <w:rPr>
        <w:b/>
      </w:rPr>
      <w:t>Intel Top Secret</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5FB967" w14:textId="77777777" w:rsidR="00190206" w:rsidRDefault="00190206" w:rsidP="00080F36">
    <w:pPr>
      <w:pStyle w:val="Footer"/>
      <w:framePr w:w="241" w:wrap="around" w:vAnchor="text" w:hAnchor="page" w:x="11257" w:y="1"/>
      <w:rPr>
        <w:rStyle w:val="PageNumber"/>
      </w:rPr>
    </w:pPr>
    <w:r>
      <w:rPr>
        <w:rStyle w:val="PageNumber"/>
      </w:rPr>
      <w:fldChar w:fldCharType="begin"/>
    </w:r>
    <w:r>
      <w:rPr>
        <w:rStyle w:val="PageNumber"/>
      </w:rPr>
      <w:instrText xml:space="preserve">PAGE  </w:instrText>
    </w:r>
    <w:r>
      <w:rPr>
        <w:rStyle w:val="PageNumber"/>
      </w:rPr>
      <w:fldChar w:fldCharType="separate"/>
    </w:r>
    <w:r w:rsidR="00310336">
      <w:rPr>
        <w:rStyle w:val="PageNumber"/>
        <w:noProof/>
      </w:rPr>
      <w:t>36</w:t>
    </w:r>
    <w:r>
      <w:rPr>
        <w:rStyle w:val="PageNumber"/>
      </w:rPr>
      <w:fldChar w:fldCharType="end"/>
    </w:r>
  </w:p>
  <w:p w14:paraId="6E5877E3" w14:textId="77777777" w:rsidR="00190206" w:rsidRPr="00B06DEC" w:rsidRDefault="00190206" w:rsidP="00B24A62">
    <w:pPr>
      <w:pStyle w:val="Footer"/>
      <w:ind w:right="360" w:firstLine="360"/>
      <w:jc w:val="center"/>
      <w:rPr>
        <w:b/>
      </w:rPr>
    </w:pPr>
    <w:r w:rsidRPr="00D8089B">
      <w:rPr>
        <w:b/>
      </w:rPr>
      <w:t>Intel Top Secret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01E6E7" w14:textId="77777777" w:rsidR="00190206" w:rsidRDefault="00190206">
      <w:pPr>
        <w:spacing w:after="0" w:line="240" w:lineRule="auto"/>
      </w:pPr>
      <w:r>
        <w:separator/>
      </w:r>
    </w:p>
  </w:footnote>
  <w:footnote w:type="continuationSeparator" w:id="0">
    <w:p w14:paraId="4B0D6447" w14:textId="77777777" w:rsidR="00190206" w:rsidRDefault="0019020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CE5930" w14:textId="77777777" w:rsidR="00190206" w:rsidRPr="00C71D52" w:rsidRDefault="00190206" w:rsidP="00B24A62">
    <w:pPr>
      <w:pStyle w:val="Header"/>
      <w:jc w:val="center"/>
      <w:rPr>
        <w:b/>
      </w:rPr>
    </w:pPr>
    <w:proofErr w:type="spellStart"/>
    <w:r>
      <w:rPr>
        <w:b/>
      </w:rPr>
      <w:t>MinuteIA</w:t>
    </w:r>
    <w:proofErr w:type="spellEnd"/>
    <w:r>
      <w:rPr>
        <w:b/>
      </w:rPr>
      <w:t xml:space="preserve"> System Agent High Level Architecture Specification</w:t>
    </w:r>
  </w:p>
  <w:p w14:paraId="78404A18" w14:textId="77777777" w:rsidR="00190206" w:rsidRPr="00C71D52" w:rsidRDefault="00190206" w:rsidP="00B24A62">
    <w:pPr>
      <w:pStyle w:val="Header"/>
      <w:jc w:val="center"/>
      <w:rPr>
        <w:b/>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73B3F7" w14:textId="77777777" w:rsidR="00190206" w:rsidRPr="00C71D52" w:rsidRDefault="00190206" w:rsidP="00997C47">
    <w:pPr>
      <w:pStyle w:val="Header"/>
      <w:jc w:val="center"/>
      <w:rPr>
        <w:b/>
      </w:rPr>
    </w:pPr>
    <w:r w:rsidRPr="006217C6">
      <w:rPr>
        <w:b/>
      </w:rPr>
      <w:t>SPT ISH Power Gating</w:t>
    </w:r>
    <w:r>
      <w:rPr>
        <w:b/>
      </w:rPr>
      <w:t xml:space="preserve"> High Level Architecture Specification</w:t>
    </w:r>
  </w:p>
  <w:p w14:paraId="76CBF247" w14:textId="77777777" w:rsidR="00190206" w:rsidRPr="00C71D52" w:rsidRDefault="00190206" w:rsidP="00997C47">
    <w:pPr>
      <w:pStyle w:val="Header"/>
      <w:jc w:val="center"/>
      <w:rPr>
        <w:b/>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7F92" w14:textId="77777777" w:rsidR="00190206" w:rsidRPr="00B06DEC" w:rsidRDefault="00190206" w:rsidP="00946C6C">
    <w:pPr>
      <w:pStyle w:val="Footer"/>
      <w:ind w:right="360" w:firstLine="360"/>
      <w:jc w:val="center"/>
      <w:rPr>
        <w:b/>
      </w:rPr>
    </w:pPr>
    <w:r>
      <w:rPr>
        <w:b/>
      </w:rPr>
      <w:t>PGCB Clock Gating</w:t>
    </w:r>
  </w:p>
  <w:p w14:paraId="0AA0F76F" w14:textId="77777777" w:rsidR="00190206" w:rsidRDefault="0019020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3"/>
    <w:multiLevelType w:val="singleLevel"/>
    <w:tmpl w:val="ABB81D24"/>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FFFFFF89"/>
    <w:multiLevelType w:val="singleLevel"/>
    <w:tmpl w:val="3AE85DFC"/>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FFFFFFFB"/>
    <w:multiLevelType w:val="multilevel"/>
    <w:tmpl w:val="0B121146"/>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3">
    <w:nsid w:val="02C2713F"/>
    <w:multiLevelType w:val="hybridMultilevel"/>
    <w:tmpl w:val="F82EA5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442610"/>
    <w:multiLevelType w:val="hybridMultilevel"/>
    <w:tmpl w:val="B4A471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43164D"/>
    <w:multiLevelType w:val="hybridMultilevel"/>
    <w:tmpl w:val="8FC29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0A21DF"/>
    <w:multiLevelType w:val="hybridMultilevel"/>
    <w:tmpl w:val="1D56F7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7F079CB"/>
    <w:multiLevelType w:val="hybridMultilevel"/>
    <w:tmpl w:val="56E622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8936BAC"/>
    <w:multiLevelType w:val="hybridMultilevel"/>
    <w:tmpl w:val="BF303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9C01BB0"/>
    <w:multiLevelType w:val="hybridMultilevel"/>
    <w:tmpl w:val="56E622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9C53E33"/>
    <w:multiLevelType w:val="hybridMultilevel"/>
    <w:tmpl w:val="E8ACA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D6A71CF"/>
    <w:multiLevelType w:val="hybridMultilevel"/>
    <w:tmpl w:val="B9E663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37BB4DB4"/>
    <w:multiLevelType w:val="hybridMultilevel"/>
    <w:tmpl w:val="1D56F7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8E61281"/>
    <w:multiLevelType w:val="hybridMultilevel"/>
    <w:tmpl w:val="01CEB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A1C77B5"/>
    <w:multiLevelType w:val="hybridMultilevel"/>
    <w:tmpl w:val="8F66C4E4"/>
    <w:lvl w:ilvl="0" w:tplc="6EA41182">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B1A210B"/>
    <w:multiLevelType w:val="hybridMultilevel"/>
    <w:tmpl w:val="A48897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3ED0679F"/>
    <w:multiLevelType w:val="hybridMultilevel"/>
    <w:tmpl w:val="1542F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6487FDA"/>
    <w:multiLevelType w:val="hybridMultilevel"/>
    <w:tmpl w:val="1D56F7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8AA5F8B"/>
    <w:multiLevelType w:val="hybridMultilevel"/>
    <w:tmpl w:val="629683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F76346F"/>
    <w:multiLevelType w:val="hybridMultilevel"/>
    <w:tmpl w:val="A4D069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69A095E"/>
    <w:multiLevelType w:val="hybridMultilevel"/>
    <w:tmpl w:val="8BC6B9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9BD7F0C"/>
    <w:multiLevelType w:val="hybridMultilevel"/>
    <w:tmpl w:val="911202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0503932"/>
    <w:multiLevelType w:val="hybridMultilevel"/>
    <w:tmpl w:val="EF342F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654C54E4"/>
    <w:multiLevelType w:val="hybridMultilevel"/>
    <w:tmpl w:val="1D56F7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E796E16"/>
    <w:multiLevelType w:val="singleLevel"/>
    <w:tmpl w:val="200E44CE"/>
    <w:lvl w:ilvl="0">
      <w:start w:val="1"/>
      <w:numFmt w:val="bullet"/>
      <w:pStyle w:val="BulletSub"/>
      <w:lvlText w:val=""/>
      <w:lvlJc w:val="left"/>
      <w:pPr>
        <w:tabs>
          <w:tab w:val="num" w:pos="360"/>
        </w:tabs>
        <w:ind w:left="0" w:firstLine="0"/>
      </w:pPr>
      <w:rPr>
        <w:rFonts w:ascii="Symbol" w:hAnsi="Symbol" w:hint="default"/>
      </w:rPr>
    </w:lvl>
  </w:abstractNum>
  <w:abstractNum w:abstractNumId="25">
    <w:nsid w:val="72516215"/>
    <w:multiLevelType w:val="hybridMultilevel"/>
    <w:tmpl w:val="2A80C1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7C3145D2"/>
    <w:multiLevelType w:val="hybridMultilevel"/>
    <w:tmpl w:val="48D0A4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E8514AB"/>
    <w:multiLevelType w:val="hybridMultilevel"/>
    <w:tmpl w:val="45AEA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20"/>
  </w:num>
  <w:num w:numId="4">
    <w:abstractNumId w:val="4"/>
  </w:num>
  <w:num w:numId="5">
    <w:abstractNumId w:val="13"/>
  </w:num>
  <w:num w:numId="6">
    <w:abstractNumId w:val="8"/>
  </w:num>
  <w:num w:numId="7">
    <w:abstractNumId w:val="26"/>
  </w:num>
  <w:num w:numId="8">
    <w:abstractNumId w:val="15"/>
  </w:num>
  <w:num w:numId="9">
    <w:abstractNumId w:val="25"/>
  </w:num>
  <w:num w:numId="10">
    <w:abstractNumId w:val="11"/>
  </w:num>
  <w:num w:numId="11">
    <w:abstractNumId w:val="19"/>
  </w:num>
  <w:num w:numId="12">
    <w:abstractNumId w:val="22"/>
  </w:num>
  <w:num w:numId="13">
    <w:abstractNumId w:val="1"/>
  </w:num>
  <w:num w:numId="14">
    <w:abstractNumId w:val="0"/>
  </w:num>
  <w:num w:numId="15">
    <w:abstractNumId w:val="24"/>
  </w:num>
  <w:num w:numId="16">
    <w:abstractNumId w:val="14"/>
  </w:num>
  <w:num w:numId="17">
    <w:abstractNumId w:val="7"/>
  </w:num>
  <w:num w:numId="18">
    <w:abstractNumId w:val="12"/>
  </w:num>
  <w:num w:numId="19">
    <w:abstractNumId w:val="23"/>
  </w:num>
  <w:num w:numId="20">
    <w:abstractNumId w:val="6"/>
  </w:num>
  <w:num w:numId="21">
    <w:abstractNumId w:val="9"/>
  </w:num>
  <w:num w:numId="22">
    <w:abstractNumId w:val="10"/>
  </w:num>
  <w:num w:numId="23">
    <w:abstractNumId w:val="21"/>
  </w:num>
  <w:num w:numId="24">
    <w:abstractNumId w:val="16"/>
  </w:num>
  <w:num w:numId="25">
    <w:abstractNumId w:val="17"/>
  </w:num>
  <w:num w:numId="26">
    <w:abstractNumId w:val="18"/>
  </w:num>
  <w:num w:numId="27">
    <w:abstractNumId w:val="2"/>
  </w:num>
  <w:num w:numId="28">
    <w:abstractNumId w:val="5"/>
  </w:num>
  <w:num w:numId="29">
    <w:abstractNumId w:val="27"/>
  </w:num>
  <w:numIdMacAtCleanup w:val="1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avican, Jared W">
    <w15:presenceInfo w15:providerId="AD" w15:userId="S-1-5-21-725345543-602162358-527237240-18144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characterSpacingControl w:val="doNotCompress"/>
  <w:hdrShapeDefaults>
    <o:shapedefaults v:ext="edit" spidmax="1433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11C6"/>
    <w:rsid w:val="0000188A"/>
    <w:rsid w:val="00012864"/>
    <w:rsid w:val="000133D9"/>
    <w:rsid w:val="000235B2"/>
    <w:rsid w:val="00027094"/>
    <w:rsid w:val="000272A9"/>
    <w:rsid w:val="0003277E"/>
    <w:rsid w:val="00040E19"/>
    <w:rsid w:val="00041794"/>
    <w:rsid w:val="00052742"/>
    <w:rsid w:val="00061020"/>
    <w:rsid w:val="00062DD4"/>
    <w:rsid w:val="000736A9"/>
    <w:rsid w:val="00080F36"/>
    <w:rsid w:val="00087207"/>
    <w:rsid w:val="00091EF7"/>
    <w:rsid w:val="000A229E"/>
    <w:rsid w:val="000B061D"/>
    <w:rsid w:val="000B33C1"/>
    <w:rsid w:val="000B6F55"/>
    <w:rsid w:val="000C0507"/>
    <w:rsid w:val="000C279E"/>
    <w:rsid w:val="000C7BBD"/>
    <w:rsid w:val="000D32B2"/>
    <w:rsid w:val="000D3414"/>
    <w:rsid w:val="000D492D"/>
    <w:rsid w:val="000E6B9D"/>
    <w:rsid w:val="000F0BC0"/>
    <w:rsid w:val="000F11DD"/>
    <w:rsid w:val="000F5D22"/>
    <w:rsid w:val="00115675"/>
    <w:rsid w:val="0011769E"/>
    <w:rsid w:val="00123208"/>
    <w:rsid w:val="00126FF4"/>
    <w:rsid w:val="001307B6"/>
    <w:rsid w:val="0013236C"/>
    <w:rsid w:val="00165BA8"/>
    <w:rsid w:val="0017351C"/>
    <w:rsid w:val="001762A3"/>
    <w:rsid w:val="00186DFA"/>
    <w:rsid w:val="00190206"/>
    <w:rsid w:val="0019486B"/>
    <w:rsid w:val="00195D46"/>
    <w:rsid w:val="00196BCA"/>
    <w:rsid w:val="001A4174"/>
    <w:rsid w:val="001A46B4"/>
    <w:rsid w:val="001B34BA"/>
    <w:rsid w:val="001B63A0"/>
    <w:rsid w:val="001C14BE"/>
    <w:rsid w:val="001C1C63"/>
    <w:rsid w:val="001C4EC6"/>
    <w:rsid w:val="001D7B78"/>
    <w:rsid w:val="001E3F0F"/>
    <w:rsid w:val="001E3FE0"/>
    <w:rsid w:val="00204000"/>
    <w:rsid w:val="0020504A"/>
    <w:rsid w:val="00210A9C"/>
    <w:rsid w:val="0022289C"/>
    <w:rsid w:val="00224FF1"/>
    <w:rsid w:val="00227907"/>
    <w:rsid w:val="00230C79"/>
    <w:rsid w:val="00236436"/>
    <w:rsid w:val="002376C8"/>
    <w:rsid w:val="00240E7C"/>
    <w:rsid w:val="00242CC4"/>
    <w:rsid w:val="00242D17"/>
    <w:rsid w:val="0025244B"/>
    <w:rsid w:val="0025279D"/>
    <w:rsid w:val="0026606B"/>
    <w:rsid w:val="00274FA8"/>
    <w:rsid w:val="002761D2"/>
    <w:rsid w:val="00276635"/>
    <w:rsid w:val="00277281"/>
    <w:rsid w:val="00281EF7"/>
    <w:rsid w:val="002907B4"/>
    <w:rsid w:val="00290E6A"/>
    <w:rsid w:val="002A0616"/>
    <w:rsid w:val="002A1DD3"/>
    <w:rsid w:val="002A239C"/>
    <w:rsid w:val="002A393E"/>
    <w:rsid w:val="002B04A1"/>
    <w:rsid w:val="002B3CF8"/>
    <w:rsid w:val="002B7D48"/>
    <w:rsid w:val="002C512B"/>
    <w:rsid w:val="002D037D"/>
    <w:rsid w:val="002D1AFB"/>
    <w:rsid w:val="002D1FD2"/>
    <w:rsid w:val="002D3F40"/>
    <w:rsid w:val="002D616D"/>
    <w:rsid w:val="002E3EB9"/>
    <w:rsid w:val="002E48A8"/>
    <w:rsid w:val="002F4341"/>
    <w:rsid w:val="002F47A1"/>
    <w:rsid w:val="00310336"/>
    <w:rsid w:val="00311649"/>
    <w:rsid w:val="003246C7"/>
    <w:rsid w:val="00333656"/>
    <w:rsid w:val="003407D4"/>
    <w:rsid w:val="003412D3"/>
    <w:rsid w:val="00346D30"/>
    <w:rsid w:val="00351F8C"/>
    <w:rsid w:val="003524EC"/>
    <w:rsid w:val="00354206"/>
    <w:rsid w:val="003562C1"/>
    <w:rsid w:val="00357E4E"/>
    <w:rsid w:val="00373B3E"/>
    <w:rsid w:val="003743A2"/>
    <w:rsid w:val="00374C05"/>
    <w:rsid w:val="00385551"/>
    <w:rsid w:val="00387C24"/>
    <w:rsid w:val="00393ECA"/>
    <w:rsid w:val="003B13B6"/>
    <w:rsid w:val="003B73ED"/>
    <w:rsid w:val="003D3D2B"/>
    <w:rsid w:val="0040237F"/>
    <w:rsid w:val="00411C00"/>
    <w:rsid w:val="00412F8E"/>
    <w:rsid w:val="00415990"/>
    <w:rsid w:val="00420624"/>
    <w:rsid w:val="00423D64"/>
    <w:rsid w:val="00427F51"/>
    <w:rsid w:val="004316B0"/>
    <w:rsid w:val="00433DB0"/>
    <w:rsid w:val="0043655A"/>
    <w:rsid w:val="00446E4F"/>
    <w:rsid w:val="00450D8D"/>
    <w:rsid w:val="00460601"/>
    <w:rsid w:val="004635F6"/>
    <w:rsid w:val="00467F41"/>
    <w:rsid w:val="00475FED"/>
    <w:rsid w:val="00480BAB"/>
    <w:rsid w:val="00487D24"/>
    <w:rsid w:val="00487F81"/>
    <w:rsid w:val="004904C1"/>
    <w:rsid w:val="00491C84"/>
    <w:rsid w:val="00493103"/>
    <w:rsid w:val="0049320A"/>
    <w:rsid w:val="004A1C40"/>
    <w:rsid w:val="004A3090"/>
    <w:rsid w:val="004B1941"/>
    <w:rsid w:val="004B3116"/>
    <w:rsid w:val="004C2BB5"/>
    <w:rsid w:val="004C7653"/>
    <w:rsid w:val="004E598A"/>
    <w:rsid w:val="004F2394"/>
    <w:rsid w:val="005001DF"/>
    <w:rsid w:val="00513E21"/>
    <w:rsid w:val="00515724"/>
    <w:rsid w:val="00526183"/>
    <w:rsid w:val="00533450"/>
    <w:rsid w:val="00540F86"/>
    <w:rsid w:val="00545C8D"/>
    <w:rsid w:val="00552717"/>
    <w:rsid w:val="00555816"/>
    <w:rsid w:val="0055675E"/>
    <w:rsid w:val="00560BF0"/>
    <w:rsid w:val="005657E3"/>
    <w:rsid w:val="00566B78"/>
    <w:rsid w:val="005711C6"/>
    <w:rsid w:val="005826B6"/>
    <w:rsid w:val="00585690"/>
    <w:rsid w:val="0059058C"/>
    <w:rsid w:val="00592F3C"/>
    <w:rsid w:val="005937CB"/>
    <w:rsid w:val="005A1079"/>
    <w:rsid w:val="005B4D5B"/>
    <w:rsid w:val="005B77B0"/>
    <w:rsid w:val="005C1DAB"/>
    <w:rsid w:val="005C4EB5"/>
    <w:rsid w:val="005C583B"/>
    <w:rsid w:val="005E325E"/>
    <w:rsid w:val="005E33FD"/>
    <w:rsid w:val="005E3948"/>
    <w:rsid w:val="005E4665"/>
    <w:rsid w:val="005E5814"/>
    <w:rsid w:val="005E7D83"/>
    <w:rsid w:val="005F7771"/>
    <w:rsid w:val="00607B52"/>
    <w:rsid w:val="00607EE4"/>
    <w:rsid w:val="006103C9"/>
    <w:rsid w:val="00613B9F"/>
    <w:rsid w:val="0062064B"/>
    <w:rsid w:val="006316D5"/>
    <w:rsid w:val="0063389B"/>
    <w:rsid w:val="00636EDA"/>
    <w:rsid w:val="00637E99"/>
    <w:rsid w:val="00641D26"/>
    <w:rsid w:val="0065021C"/>
    <w:rsid w:val="00662F8A"/>
    <w:rsid w:val="00665F9C"/>
    <w:rsid w:val="00667BC9"/>
    <w:rsid w:val="00677B46"/>
    <w:rsid w:val="00680366"/>
    <w:rsid w:val="006912C1"/>
    <w:rsid w:val="006963D2"/>
    <w:rsid w:val="006A041D"/>
    <w:rsid w:val="006A162B"/>
    <w:rsid w:val="006A610D"/>
    <w:rsid w:val="006A76FC"/>
    <w:rsid w:val="006B0A12"/>
    <w:rsid w:val="006B375E"/>
    <w:rsid w:val="006B41AD"/>
    <w:rsid w:val="006B44B1"/>
    <w:rsid w:val="006B5EB9"/>
    <w:rsid w:val="006C1D62"/>
    <w:rsid w:val="006C1FAE"/>
    <w:rsid w:val="006C35EA"/>
    <w:rsid w:val="006C67EB"/>
    <w:rsid w:val="006D684D"/>
    <w:rsid w:val="006E2A4E"/>
    <w:rsid w:val="006E4119"/>
    <w:rsid w:val="006F0E27"/>
    <w:rsid w:val="006F25E1"/>
    <w:rsid w:val="006F5998"/>
    <w:rsid w:val="006F6612"/>
    <w:rsid w:val="006F79FC"/>
    <w:rsid w:val="00714783"/>
    <w:rsid w:val="0071497D"/>
    <w:rsid w:val="00717EE2"/>
    <w:rsid w:val="00730818"/>
    <w:rsid w:val="00733AD2"/>
    <w:rsid w:val="007371A3"/>
    <w:rsid w:val="00741BE6"/>
    <w:rsid w:val="0074264D"/>
    <w:rsid w:val="007433A6"/>
    <w:rsid w:val="007440A6"/>
    <w:rsid w:val="00754294"/>
    <w:rsid w:val="00764D71"/>
    <w:rsid w:val="00783FB6"/>
    <w:rsid w:val="00785A36"/>
    <w:rsid w:val="0079146F"/>
    <w:rsid w:val="007916E3"/>
    <w:rsid w:val="007B368C"/>
    <w:rsid w:val="007B5DF1"/>
    <w:rsid w:val="007C0429"/>
    <w:rsid w:val="007C3548"/>
    <w:rsid w:val="007C4926"/>
    <w:rsid w:val="007C7B30"/>
    <w:rsid w:val="007D35F1"/>
    <w:rsid w:val="007D7D90"/>
    <w:rsid w:val="007E2785"/>
    <w:rsid w:val="007F02EB"/>
    <w:rsid w:val="007F4D13"/>
    <w:rsid w:val="00815976"/>
    <w:rsid w:val="00815F6C"/>
    <w:rsid w:val="00831DF7"/>
    <w:rsid w:val="00837109"/>
    <w:rsid w:val="00840BEB"/>
    <w:rsid w:val="008416BB"/>
    <w:rsid w:val="00842198"/>
    <w:rsid w:val="00844CCF"/>
    <w:rsid w:val="0085260A"/>
    <w:rsid w:val="00855C7B"/>
    <w:rsid w:val="00856069"/>
    <w:rsid w:val="00856B5A"/>
    <w:rsid w:val="00872017"/>
    <w:rsid w:val="00881E2F"/>
    <w:rsid w:val="00884299"/>
    <w:rsid w:val="00897715"/>
    <w:rsid w:val="008A1331"/>
    <w:rsid w:val="008A726A"/>
    <w:rsid w:val="008B3EE4"/>
    <w:rsid w:val="008B6039"/>
    <w:rsid w:val="008B62A4"/>
    <w:rsid w:val="008C18AB"/>
    <w:rsid w:val="008C308C"/>
    <w:rsid w:val="008D29D7"/>
    <w:rsid w:val="008D3C5B"/>
    <w:rsid w:val="008D67F2"/>
    <w:rsid w:val="008E2EED"/>
    <w:rsid w:val="00903587"/>
    <w:rsid w:val="00916B52"/>
    <w:rsid w:val="0092503D"/>
    <w:rsid w:val="0093268B"/>
    <w:rsid w:val="00933367"/>
    <w:rsid w:val="00936DFC"/>
    <w:rsid w:val="00946C6C"/>
    <w:rsid w:val="009542EF"/>
    <w:rsid w:val="00963538"/>
    <w:rsid w:val="00972BE6"/>
    <w:rsid w:val="00974949"/>
    <w:rsid w:val="00982698"/>
    <w:rsid w:val="009832CD"/>
    <w:rsid w:val="00984D8D"/>
    <w:rsid w:val="00985EBE"/>
    <w:rsid w:val="009908F1"/>
    <w:rsid w:val="009935FF"/>
    <w:rsid w:val="00995259"/>
    <w:rsid w:val="00997408"/>
    <w:rsid w:val="00997C47"/>
    <w:rsid w:val="009A2A46"/>
    <w:rsid w:val="009B1CA0"/>
    <w:rsid w:val="009B4FA6"/>
    <w:rsid w:val="009B5926"/>
    <w:rsid w:val="009B6799"/>
    <w:rsid w:val="009C5510"/>
    <w:rsid w:val="009C79D0"/>
    <w:rsid w:val="009D4275"/>
    <w:rsid w:val="009F05C8"/>
    <w:rsid w:val="009F24F8"/>
    <w:rsid w:val="00A02B0D"/>
    <w:rsid w:val="00A06D8A"/>
    <w:rsid w:val="00A14706"/>
    <w:rsid w:val="00A168FF"/>
    <w:rsid w:val="00A1758C"/>
    <w:rsid w:val="00A23127"/>
    <w:rsid w:val="00A30491"/>
    <w:rsid w:val="00A328DB"/>
    <w:rsid w:val="00A33497"/>
    <w:rsid w:val="00A40345"/>
    <w:rsid w:val="00A43E48"/>
    <w:rsid w:val="00A45530"/>
    <w:rsid w:val="00A468DE"/>
    <w:rsid w:val="00A55EDE"/>
    <w:rsid w:val="00A67A3A"/>
    <w:rsid w:val="00A70F63"/>
    <w:rsid w:val="00A73C2B"/>
    <w:rsid w:val="00A81D6A"/>
    <w:rsid w:val="00A86EC1"/>
    <w:rsid w:val="00A9658F"/>
    <w:rsid w:val="00AA2E41"/>
    <w:rsid w:val="00AA3892"/>
    <w:rsid w:val="00AA41F5"/>
    <w:rsid w:val="00AA5E93"/>
    <w:rsid w:val="00AB10B1"/>
    <w:rsid w:val="00AB1B82"/>
    <w:rsid w:val="00AB2ED4"/>
    <w:rsid w:val="00AB5011"/>
    <w:rsid w:val="00AB571C"/>
    <w:rsid w:val="00AB78F5"/>
    <w:rsid w:val="00AC10FA"/>
    <w:rsid w:val="00AC209D"/>
    <w:rsid w:val="00AD2F2C"/>
    <w:rsid w:val="00AD3393"/>
    <w:rsid w:val="00AD77F6"/>
    <w:rsid w:val="00AF7452"/>
    <w:rsid w:val="00B00749"/>
    <w:rsid w:val="00B05CBB"/>
    <w:rsid w:val="00B21BDE"/>
    <w:rsid w:val="00B22654"/>
    <w:rsid w:val="00B22A13"/>
    <w:rsid w:val="00B24A62"/>
    <w:rsid w:val="00B257C7"/>
    <w:rsid w:val="00B27F69"/>
    <w:rsid w:val="00B31313"/>
    <w:rsid w:val="00B342E8"/>
    <w:rsid w:val="00B359DE"/>
    <w:rsid w:val="00B3645C"/>
    <w:rsid w:val="00B407B7"/>
    <w:rsid w:val="00B454B9"/>
    <w:rsid w:val="00B507F2"/>
    <w:rsid w:val="00B5456E"/>
    <w:rsid w:val="00B56E11"/>
    <w:rsid w:val="00B62663"/>
    <w:rsid w:val="00B63360"/>
    <w:rsid w:val="00B639A0"/>
    <w:rsid w:val="00B64325"/>
    <w:rsid w:val="00B67D9F"/>
    <w:rsid w:val="00B714C3"/>
    <w:rsid w:val="00B71A7F"/>
    <w:rsid w:val="00B71C51"/>
    <w:rsid w:val="00B82B1F"/>
    <w:rsid w:val="00B845A4"/>
    <w:rsid w:val="00B85741"/>
    <w:rsid w:val="00B87775"/>
    <w:rsid w:val="00BB3DFC"/>
    <w:rsid w:val="00BC54FE"/>
    <w:rsid w:val="00BC5ADA"/>
    <w:rsid w:val="00BC6FF9"/>
    <w:rsid w:val="00BF2427"/>
    <w:rsid w:val="00BF3695"/>
    <w:rsid w:val="00C047C4"/>
    <w:rsid w:val="00C06DE7"/>
    <w:rsid w:val="00C1472A"/>
    <w:rsid w:val="00C20DA5"/>
    <w:rsid w:val="00C26AD7"/>
    <w:rsid w:val="00C3094E"/>
    <w:rsid w:val="00C31F3B"/>
    <w:rsid w:val="00C335A5"/>
    <w:rsid w:val="00C41A11"/>
    <w:rsid w:val="00C41FB0"/>
    <w:rsid w:val="00C506AA"/>
    <w:rsid w:val="00C608B0"/>
    <w:rsid w:val="00C64A4C"/>
    <w:rsid w:val="00C65C70"/>
    <w:rsid w:val="00C703A6"/>
    <w:rsid w:val="00C703A9"/>
    <w:rsid w:val="00C779A4"/>
    <w:rsid w:val="00C874C2"/>
    <w:rsid w:val="00CA7235"/>
    <w:rsid w:val="00CA78D6"/>
    <w:rsid w:val="00CB1622"/>
    <w:rsid w:val="00CB5A82"/>
    <w:rsid w:val="00CC6556"/>
    <w:rsid w:val="00CD3171"/>
    <w:rsid w:val="00CE13FA"/>
    <w:rsid w:val="00CE2929"/>
    <w:rsid w:val="00CE438E"/>
    <w:rsid w:val="00CE64E7"/>
    <w:rsid w:val="00CF3CA9"/>
    <w:rsid w:val="00CF5005"/>
    <w:rsid w:val="00D058EC"/>
    <w:rsid w:val="00D06BB8"/>
    <w:rsid w:val="00D15347"/>
    <w:rsid w:val="00D21F6A"/>
    <w:rsid w:val="00D25E76"/>
    <w:rsid w:val="00D26DC4"/>
    <w:rsid w:val="00D276CA"/>
    <w:rsid w:val="00D3035C"/>
    <w:rsid w:val="00D36536"/>
    <w:rsid w:val="00D3728C"/>
    <w:rsid w:val="00D42D92"/>
    <w:rsid w:val="00D440C7"/>
    <w:rsid w:val="00D44E00"/>
    <w:rsid w:val="00D51168"/>
    <w:rsid w:val="00D51A9C"/>
    <w:rsid w:val="00D60EB7"/>
    <w:rsid w:val="00D613A3"/>
    <w:rsid w:val="00D654A6"/>
    <w:rsid w:val="00D66ED1"/>
    <w:rsid w:val="00D81394"/>
    <w:rsid w:val="00D82353"/>
    <w:rsid w:val="00D826F3"/>
    <w:rsid w:val="00D840EB"/>
    <w:rsid w:val="00D84B04"/>
    <w:rsid w:val="00D94FF4"/>
    <w:rsid w:val="00DA2750"/>
    <w:rsid w:val="00DA7325"/>
    <w:rsid w:val="00DB0CF7"/>
    <w:rsid w:val="00DB6DD7"/>
    <w:rsid w:val="00DC0DD5"/>
    <w:rsid w:val="00DE02F5"/>
    <w:rsid w:val="00DE1C2C"/>
    <w:rsid w:val="00DF5A4F"/>
    <w:rsid w:val="00E07BA8"/>
    <w:rsid w:val="00E147E9"/>
    <w:rsid w:val="00E158C0"/>
    <w:rsid w:val="00E15EDA"/>
    <w:rsid w:val="00E17D98"/>
    <w:rsid w:val="00E17DCB"/>
    <w:rsid w:val="00E20EB9"/>
    <w:rsid w:val="00E22185"/>
    <w:rsid w:val="00E2357A"/>
    <w:rsid w:val="00E32F36"/>
    <w:rsid w:val="00E43F28"/>
    <w:rsid w:val="00E4499E"/>
    <w:rsid w:val="00E4652B"/>
    <w:rsid w:val="00E65D69"/>
    <w:rsid w:val="00E764D5"/>
    <w:rsid w:val="00E80118"/>
    <w:rsid w:val="00E80502"/>
    <w:rsid w:val="00E84112"/>
    <w:rsid w:val="00E976D1"/>
    <w:rsid w:val="00EA0A15"/>
    <w:rsid w:val="00EA1F9D"/>
    <w:rsid w:val="00EA241D"/>
    <w:rsid w:val="00EA3CA0"/>
    <w:rsid w:val="00EA56AA"/>
    <w:rsid w:val="00EA638C"/>
    <w:rsid w:val="00EB5ABE"/>
    <w:rsid w:val="00EB6551"/>
    <w:rsid w:val="00EC0952"/>
    <w:rsid w:val="00EC11A2"/>
    <w:rsid w:val="00EC1E66"/>
    <w:rsid w:val="00EC27AF"/>
    <w:rsid w:val="00EC5150"/>
    <w:rsid w:val="00EE4601"/>
    <w:rsid w:val="00EE7ACF"/>
    <w:rsid w:val="00EF145F"/>
    <w:rsid w:val="00EF47BE"/>
    <w:rsid w:val="00F00C7A"/>
    <w:rsid w:val="00F102F8"/>
    <w:rsid w:val="00F144BE"/>
    <w:rsid w:val="00F14C78"/>
    <w:rsid w:val="00F25762"/>
    <w:rsid w:val="00F2675E"/>
    <w:rsid w:val="00F3510A"/>
    <w:rsid w:val="00F36A04"/>
    <w:rsid w:val="00F407D6"/>
    <w:rsid w:val="00F40929"/>
    <w:rsid w:val="00F41015"/>
    <w:rsid w:val="00F424A2"/>
    <w:rsid w:val="00F55C77"/>
    <w:rsid w:val="00F56952"/>
    <w:rsid w:val="00F72AA6"/>
    <w:rsid w:val="00F75707"/>
    <w:rsid w:val="00F75EFC"/>
    <w:rsid w:val="00F81A0A"/>
    <w:rsid w:val="00F8310D"/>
    <w:rsid w:val="00F90754"/>
    <w:rsid w:val="00F9292F"/>
    <w:rsid w:val="00FA261F"/>
    <w:rsid w:val="00FB0052"/>
    <w:rsid w:val="00FB0A64"/>
    <w:rsid w:val="00FB5995"/>
    <w:rsid w:val="00FB5CA2"/>
    <w:rsid w:val="00FC10E2"/>
    <w:rsid w:val="00FC1459"/>
    <w:rsid w:val="00FC2D22"/>
    <w:rsid w:val="00FD1EF5"/>
    <w:rsid w:val="00FD6FEB"/>
    <w:rsid w:val="00FD78B9"/>
    <w:rsid w:val="00FD7A4A"/>
    <w:rsid w:val="00FE09B7"/>
    <w:rsid w:val="00FF0A9F"/>
    <w:rsid w:val="00FF3DF1"/>
    <w:rsid w:val="00FF53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257ED81C"/>
  <w15:docId w15:val="{42DF876D-B279-4450-9721-C05630A2C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iPriority="0" w:unhideWhenUsed="1"/>
    <w:lsdException w:name="Table Classic 2" w:semiHidden="1" w:unhideWhenUsed="1"/>
    <w:lsdException w:name="Table Classic 3" w:semiHidden="1" w:uiPriority="0"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iPriority="0"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iPriority="0" w:unhideWhenUsed="1"/>
    <w:lsdException w:name="Table Grid 4" w:semiHidden="1" w:unhideWhenUsed="1"/>
    <w:lsdException w:name="Table Grid 5" w:semiHidden="1" w:uiPriority="0" w:unhideWhenUsed="1"/>
    <w:lsdException w:name="Table Grid 6" w:semiHidden="1" w:unhideWhenUsed="1"/>
    <w:lsdException w:name="Table Grid 7" w:semiHidden="1" w:unhideWhenUsed="1"/>
    <w:lsdException w:name="Table Grid 8" w:semiHidden="1" w:uiPriority="0"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iPriority="0"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iPriority="0" w:unhideWhenUsed="1"/>
    <w:lsdException w:name="Table Contemporary" w:semiHidden="1" w:unhideWhenUsed="1"/>
    <w:lsdException w:name="Table Elegant" w:semiHidden="1" w:unhideWhenUsed="1"/>
    <w:lsdException w:name="Table Professional" w:semiHidden="1" w:unhideWhenUsed="1"/>
    <w:lsdException w:name="Table Subtle 1" w:semiHidden="1" w:uiPriority="0"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7207"/>
  </w:style>
  <w:style w:type="paragraph" w:styleId="Heading1">
    <w:name w:val="heading 1"/>
    <w:aliases w:val="H1,H11,H12,H13,H14,H15,H16,H17,H18,H19,H111,H121,H131,H141,H151,H161,H171,H181,H110,H112,H122,H132,H142,H152,H162,H172,H182,H191,H1111,H1211,H1311,H1411,H1511,H1611,H1711,H1811,H113,H123,H133,H143,H153,H163,H173,H183,H192,H1112,H1212,H1312,h1"/>
    <w:basedOn w:val="Normal"/>
    <w:next w:val="Normal"/>
    <w:link w:val="Heading1Char"/>
    <w:qFormat/>
    <w:rsid w:val="00354206"/>
    <w:pPr>
      <w:keepNext/>
      <w:numPr>
        <w:numId w:val="1"/>
      </w:numPr>
      <w:spacing w:before="240" w:after="60" w:line="240" w:lineRule="auto"/>
      <w:outlineLvl w:val="0"/>
    </w:pPr>
    <w:rPr>
      <w:rFonts w:ascii="Neo Sans Intel" w:eastAsia="Times New Roman" w:hAnsi="Neo Sans Intel" w:cs="Times New Roman"/>
      <w:b/>
      <w:color w:val="0862A8"/>
      <w:kern w:val="28"/>
      <w:sz w:val="32"/>
      <w:szCs w:val="20"/>
      <w:lang w:eastAsia="en-US"/>
    </w:rPr>
  </w:style>
  <w:style w:type="paragraph" w:styleId="Heading2">
    <w:name w:val="heading 2"/>
    <w:aliases w:val="Section Name,H2,H21,H22,H211,H23,H212,H24,H213,H25,H214,H26,H215,H27,H216,H28,H217,H221,H2111,H231,H2121,H241,H2131,H251,H2141,H261,H2151,H271,H2161,H29,H218,H222,H2112,H232,H2122,H242,H2132,H252,H2142,H262,H2152,H272,H2162,H210,H219,H223,H233"/>
    <w:basedOn w:val="Normal"/>
    <w:next w:val="Normal"/>
    <w:link w:val="Heading2Char"/>
    <w:qFormat/>
    <w:rsid w:val="00354206"/>
    <w:pPr>
      <w:keepNext/>
      <w:numPr>
        <w:ilvl w:val="1"/>
        <w:numId w:val="1"/>
      </w:numPr>
      <w:spacing w:before="240" w:after="60" w:line="240" w:lineRule="auto"/>
      <w:outlineLvl w:val="1"/>
    </w:pPr>
    <w:rPr>
      <w:rFonts w:ascii="Neo Sans Intel" w:eastAsia="Times New Roman" w:hAnsi="Neo Sans Intel" w:cs="Times New Roman"/>
      <w:b/>
      <w:i/>
      <w:color w:val="0862A8"/>
      <w:sz w:val="28"/>
      <w:szCs w:val="20"/>
      <w:lang w:eastAsia="en-US"/>
    </w:rPr>
  </w:style>
  <w:style w:type="paragraph" w:styleId="Heading3">
    <w:name w:val="heading 3"/>
    <w:aliases w:val="Sub-section name,H3,h3,H31,H32,H33,H34,H35,H36,H37,H38,H39,H311,H321,H331,H341,H351,H361,H371,H381,H310,H312,H322,H332,H342,H352,H362,H372,H382,H313,H314,H323,H333,H343,H353,H363,H373,H383,H315,H324,H334,H344,H354,H364,H374,H384,H316,H325,H335"/>
    <w:basedOn w:val="Normal"/>
    <w:next w:val="Normal"/>
    <w:link w:val="Heading3Char"/>
    <w:qFormat/>
    <w:rsid w:val="00354206"/>
    <w:pPr>
      <w:keepNext/>
      <w:numPr>
        <w:ilvl w:val="2"/>
        <w:numId w:val="1"/>
      </w:numPr>
      <w:spacing w:before="240" w:after="60" w:line="240" w:lineRule="auto"/>
      <w:outlineLvl w:val="2"/>
    </w:pPr>
    <w:rPr>
      <w:rFonts w:ascii="Neo Sans Intel" w:eastAsia="Times New Roman" w:hAnsi="Neo Sans Intel" w:cs="Times New Roman"/>
      <w:b/>
      <w:color w:val="0862A8"/>
      <w:sz w:val="24"/>
      <w:szCs w:val="20"/>
      <w:lang w:eastAsia="en-US"/>
    </w:rPr>
  </w:style>
  <w:style w:type="paragraph" w:styleId="Heading4">
    <w:name w:val="heading 4"/>
    <w:aliases w:val="Heading 14,Heading 141,Heading 142,H4,h4,H41,h41,H42,h42,H43,h43,H44,h44,Heading 143,Heading 1411,Heading 1421,Heading 144,Heading 1412,Heading 1422,Heading 145,Heading 1413,Heading 1423,Heading 146,Heading 1414,Heading 1424,Heading 147"/>
    <w:basedOn w:val="Normal"/>
    <w:next w:val="Normal"/>
    <w:link w:val="Heading4Char"/>
    <w:qFormat/>
    <w:rsid w:val="00354206"/>
    <w:pPr>
      <w:keepNext/>
      <w:numPr>
        <w:ilvl w:val="3"/>
        <w:numId w:val="1"/>
      </w:numPr>
      <w:spacing w:before="240" w:after="60" w:line="240" w:lineRule="auto"/>
      <w:outlineLvl w:val="3"/>
    </w:pPr>
    <w:rPr>
      <w:rFonts w:ascii="Neo Sans Intel" w:eastAsia="Times New Roman" w:hAnsi="Neo Sans Intel" w:cs="Times New Roman"/>
      <w:b/>
      <w:i/>
      <w:color w:val="0862A8"/>
      <w:sz w:val="24"/>
      <w:szCs w:val="20"/>
      <w:lang w:eastAsia="en-US"/>
    </w:rPr>
  </w:style>
  <w:style w:type="paragraph" w:styleId="Heading5">
    <w:name w:val="heading 5"/>
    <w:aliases w:val="H5,H51,H52,H511,H53,H512,H54,H513,H55,H514,H56,H515,H57,H516,H521,H5111,H531,H5121,H541,H5131,H551,H5141,H561,H5151,h5,Heading 5_Figure,H58,H517,H522,H5112,H532,H5122,H542,H5132,H552,H5142,H562,H5152,H571,H5161,H5211,H51111,H5311,H51211,H5411"/>
    <w:basedOn w:val="Normal"/>
    <w:next w:val="Normal"/>
    <w:link w:val="Heading5Char"/>
    <w:qFormat/>
    <w:rsid w:val="00354206"/>
    <w:pPr>
      <w:numPr>
        <w:ilvl w:val="4"/>
        <w:numId w:val="1"/>
      </w:numPr>
      <w:spacing w:before="240" w:after="60" w:line="240" w:lineRule="auto"/>
      <w:outlineLvl w:val="4"/>
    </w:pPr>
    <w:rPr>
      <w:rFonts w:ascii="Neo Sans Intel" w:eastAsia="Times New Roman" w:hAnsi="Neo Sans Intel" w:cs="Times New Roman"/>
      <w:color w:val="0862A8"/>
      <w:szCs w:val="20"/>
      <w:lang w:eastAsia="en-US"/>
    </w:rPr>
  </w:style>
  <w:style w:type="paragraph" w:styleId="Heading6">
    <w:name w:val="heading 6"/>
    <w:aliases w:val="H6,H61,H62,H611,h6,H63,H612,H621,H6111,h61,H64,H613,H622,H6112,h62,H631,H6121,H6211,H61111,h611"/>
    <w:basedOn w:val="Normal"/>
    <w:next w:val="Normal"/>
    <w:link w:val="Heading6Char"/>
    <w:qFormat/>
    <w:rsid w:val="00354206"/>
    <w:pPr>
      <w:numPr>
        <w:ilvl w:val="5"/>
        <w:numId w:val="1"/>
      </w:numPr>
      <w:spacing w:before="240" w:after="60" w:line="240" w:lineRule="auto"/>
      <w:outlineLvl w:val="5"/>
    </w:pPr>
    <w:rPr>
      <w:rFonts w:ascii="Neo Sans Intel" w:eastAsia="Times New Roman" w:hAnsi="Neo Sans Intel" w:cs="Times New Roman"/>
      <w:i/>
      <w:color w:val="0862A8"/>
      <w:szCs w:val="20"/>
      <w:lang w:eastAsia="en-US"/>
    </w:rPr>
  </w:style>
  <w:style w:type="paragraph" w:styleId="Heading7">
    <w:name w:val="heading 7"/>
    <w:aliases w:val="H7,(Do Not Use),H71,H72,H711"/>
    <w:basedOn w:val="Normal"/>
    <w:next w:val="Normal"/>
    <w:link w:val="Heading7Char"/>
    <w:qFormat/>
    <w:rsid w:val="00354206"/>
    <w:pPr>
      <w:numPr>
        <w:ilvl w:val="6"/>
        <w:numId w:val="1"/>
      </w:numPr>
      <w:spacing w:before="240" w:after="60" w:line="240" w:lineRule="auto"/>
      <w:outlineLvl w:val="6"/>
    </w:pPr>
    <w:rPr>
      <w:rFonts w:ascii="Arial" w:eastAsia="Times New Roman" w:hAnsi="Arial" w:cs="Times New Roman"/>
      <w:sz w:val="20"/>
      <w:szCs w:val="20"/>
      <w:lang w:eastAsia="en-US"/>
    </w:rPr>
  </w:style>
  <w:style w:type="paragraph" w:styleId="Heading8">
    <w:name w:val="heading 8"/>
    <w:aliases w:val="H8,(Do Not Use-),H81,H82,H811"/>
    <w:basedOn w:val="Normal"/>
    <w:next w:val="Normal"/>
    <w:link w:val="Heading8Char"/>
    <w:qFormat/>
    <w:rsid w:val="00354206"/>
    <w:pPr>
      <w:numPr>
        <w:ilvl w:val="7"/>
        <w:numId w:val="1"/>
      </w:numPr>
      <w:spacing w:before="240" w:after="60" w:line="240" w:lineRule="auto"/>
      <w:outlineLvl w:val="7"/>
    </w:pPr>
    <w:rPr>
      <w:rFonts w:ascii="Arial" w:eastAsia="Times New Roman" w:hAnsi="Arial" w:cs="Times New Roman"/>
      <w:i/>
      <w:sz w:val="20"/>
      <w:szCs w:val="20"/>
      <w:lang w:eastAsia="en-US"/>
    </w:rPr>
  </w:style>
  <w:style w:type="paragraph" w:styleId="Heading9">
    <w:name w:val="heading 9"/>
    <w:aliases w:val="H9,(Do Not Use ),H91,H92,H911"/>
    <w:basedOn w:val="Normal"/>
    <w:next w:val="Normal"/>
    <w:link w:val="Heading9Char"/>
    <w:qFormat/>
    <w:rsid w:val="00354206"/>
    <w:pPr>
      <w:numPr>
        <w:ilvl w:val="8"/>
        <w:numId w:val="1"/>
      </w:numPr>
      <w:spacing w:before="240" w:after="60" w:line="240" w:lineRule="auto"/>
      <w:outlineLvl w:val="8"/>
    </w:pPr>
    <w:rPr>
      <w:rFonts w:ascii="Arial" w:eastAsia="Times New Roman" w:hAnsi="Arial" w:cs="Times New Roman"/>
      <w:i/>
      <w:sz w:val="20"/>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11 Char,H12 Char,H13 Char,H14 Char,H15 Char,H16 Char,H17 Char,H18 Char,H19 Char,H111 Char,H121 Char,H131 Char,H141 Char,H151 Char,H161 Char,H171 Char,H181 Char,H110 Char,H112 Char,H122 Char,H132 Char,H142 Char,H152 Char,H162 Char"/>
    <w:basedOn w:val="DefaultParagraphFont"/>
    <w:link w:val="Heading1"/>
    <w:rsid w:val="00354206"/>
    <w:rPr>
      <w:rFonts w:ascii="Neo Sans Intel" w:eastAsia="Times New Roman" w:hAnsi="Neo Sans Intel" w:cs="Times New Roman"/>
      <w:b/>
      <w:color w:val="0862A8"/>
      <w:kern w:val="28"/>
      <w:sz w:val="32"/>
      <w:szCs w:val="20"/>
      <w:lang w:eastAsia="en-US"/>
    </w:rPr>
  </w:style>
  <w:style w:type="character" w:customStyle="1" w:styleId="Heading2Char">
    <w:name w:val="Heading 2 Char"/>
    <w:aliases w:val="Section Name Char,H2 Char,H21 Char,H22 Char,H211 Char,H23 Char,H212 Char,H24 Char,H213 Char,H25 Char,H214 Char,H26 Char,H215 Char,H27 Char,H216 Char,H28 Char,H217 Char,H221 Char,H2111 Char,H231 Char,H2121 Char,H241 Char,H2131 Char"/>
    <w:basedOn w:val="DefaultParagraphFont"/>
    <w:link w:val="Heading2"/>
    <w:rsid w:val="00354206"/>
    <w:rPr>
      <w:rFonts w:ascii="Neo Sans Intel" w:eastAsia="Times New Roman" w:hAnsi="Neo Sans Intel" w:cs="Times New Roman"/>
      <w:b/>
      <w:i/>
      <w:color w:val="0862A8"/>
      <w:sz w:val="28"/>
      <w:szCs w:val="20"/>
      <w:lang w:eastAsia="en-US"/>
    </w:rPr>
  </w:style>
  <w:style w:type="character" w:customStyle="1" w:styleId="Heading3Char">
    <w:name w:val="Heading 3 Char"/>
    <w:aliases w:val="Sub-section name Char,H3 Char,h3 Char,H31 Char,H32 Char,H33 Char,H34 Char,H35 Char,H36 Char,H37 Char,H38 Char,H39 Char,H311 Char,H321 Char,H331 Char,H341 Char,H351 Char,H361 Char,H371 Char,H381 Char,H310 Char,H312 Char,H322 Char,H332 Char"/>
    <w:basedOn w:val="DefaultParagraphFont"/>
    <w:link w:val="Heading3"/>
    <w:rsid w:val="00354206"/>
    <w:rPr>
      <w:rFonts w:ascii="Neo Sans Intel" w:eastAsia="Times New Roman" w:hAnsi="Neo Sans Intel" w:cs="Times New Roman"/>
      <w:b/>
      <w:color w:val="0862A8"/>
      <w:sz w:val="24"/>
      <w:szCs w:val="20"/>
      <w:lang w:eastAsia="en-US"/>
    </w:rPr>
  </w:style>
  <w:style w:type="character" w:customStyle="1" w:styleId="Heading4Char">
    <w:name w:val="Heading 4 Char"/>
    <w:aliases w:val="Heading 14 Char,Heading 141 Char,Heading 142 Char,H4 Char,h4 Char,H41 Char,h41 Char,H42 Char,h42 Char,H43 Char,h43 Char,H44 Char,h44 Char,Heading 143 Char,Heading 1411 Char,Heading 1421 Char,Heading 144 Char,Heading 1412 Char"/>
    <w:basedOn w:val="DefaultParagraphFont"/>
    <w:link w:val="Heading4"/>
    <w:rsid w:val="00354206"/>
    <w:rPr>
      <w:rFonts w:ascii="Neo Sans Intel" w:eastAsia="Times New Roman" w:hAnsi="Neo Sans Intel" w:cs="Times New Roman"/>
      <w:b/>
      <w:i/>
      <w:color w:val="0862A8"/>
      <w:sz w:val="24"/>
      <w:szCs w:val="20"/>
      <w:lang w:eastAsia="en-US"/>
    </w:rPr>
  </w:style>
  <w:style w:type="character" w:customStyle="1" w:styleId="Heading5Char">
    <w:name w:val="Heading 5 Char"/>
    <w:aliases w:val="H5 Char,H51 Char,H52 Char,H511 Char,H53 Char,H512 Char,H54 Char,H513 Char,H55 Char,H514 Char,H56 Char,H515 Char,H57 Char,H516 Char,H521 Char,H5111 Char,H531 Char,H5121 Char,H541 Char,H5131 Char,H551 Char,H5141 Char,H561 Char,H5151 Char"/>
    <w:basedOn w:val="DefaultParagraphFont"/>
    <w:link w:val="Heading5"/>
    <w:rsid w:val="00354206"/>
    <w:rPr>
      <w:rFonts w:ascii="Neo Sans Intel" w:eastAsia="Times New Roman" w:hAnsi="Neo Sans Intel" w:cs="Times New Roman"/>
      <w:color w:val="0862A8"/>
      <w:szCs w:val="20"/>
      <w:lang w:eastAsia="en-US"/>
    </w:rPr>
  </w:style>
  <w:style w:type="character" w:customStyle="1" w:styleId="Heading6Char">
    <w:name w:val="Heading 6 Char"/>
    <w:aliases w:val="H6 Char,H61 Char,H62 Char,H611 Char,h6 Char,H63 Char,H612 Char,H621 Char,H6111 Char,h61 Char,H64 Char,H613 Char,H622 Char,H6112 Char,h62 Char,H631 Char,H6121 Char,H6211 Char,H61111 Char,h611 Char"/>
    <w:basedOn w:val="DefaultParagraphFont"/>
    <w:link w:val="Heading6"/>
    <w:rsid w:val="00354206"/>
    <w:rPr>
      <w:rFonts w:ascii="Neo Sans Intel" w:eastAsia="Times New Roman" w:hAnsi="Neo Sans Intel" w:cs="Times New Roman"/>
      <w:i/>
      <w:color w:val="0862A8"/>
      <w:szCs w:val="20"/>
      <w:lang w:eastAsia="en-US"/>
    </w:rPr>
  </w:style>
  <w:style w:type="character" w:customStyle="1" w:styleId="Heading7Char">
    <w:name w:val="Heading 7 Char"/>
    <w:aliases w:val="H7 Char,(Do Not Use) Char,H71 Char,H72 Char,H711 Char"/>
    <w:basedOn w:val="DefaultParagraphFont"/>
    <w:link w:val="Heading7"/>
    <w:rsid w:val="00354206"/>
    <w:rPr>
      <w:rFonts w:ascii="Arial" w:eastAsia="Times New Roman" w:hAnsi="Arial" w:cs="Times New Roman"/>
      <w:sz w:val="20"/>
      <w:szCs w:val="20"/>
      <w:lang w:eastAsia="en-US"/>
    </w:rPr>
  </w:style>
  <w:style w:type="character" w:customStyle="1" w:styleId="Heading8Char">
    <w:name w:val="Heading 8 Char"/>
    <w:aliases w:val="H8 Char,(Do Not Use-) Char,H81 Char,H82 Char,H811 Char"/>
    <w:basedOn w:val="DefaultParagraphFont"/>
    <w:link w:val="Heading8"/>
    <w:rsid w:val="00354206"/>
    <w:rPr>
      <w:rFonts w:ascii="Arial" w:eastAsia="Times New Roman" w:hAnsi="Arial" w:cs="Times New Roman"/>
      <w:i/>
      <w:sz w:val="20"/>
      <w:szCs w:val="20"/>
      <w:lang w:eastAsia="en-US"/>
    </w:rPr>
  </w:style>
  <w:style w:type="character" w:customStyle="1" w:styleId="Heading9Char">
    <w:name w:val="Heading 9 Char"/>
    <w:aliases w:val="H9 Char,(Do Not Use ) Char,H91 Char,H92 Char,H911 Char"/>
    <w:basedOn w:val="DefaultParagraphFont"/>
    <w:link w:val="Heading9"/>
    <w:rsid w:val="00354206"/>
    <w:rPr>
      <w:rFonts w:ascii="Arial" w:eastAsia="Times New Roman" w:hAnsi="Arial" w:cs="Times New Roman"/>
      <w:i/>
      <w:sz w:val="20"/>
      <w:szCs w:val="20"/>
      <w:lang w:eastAsia="en-US"/>
    </w:rPr>
  </w:style>
  <w:style w:type="paragraph" w:styleId="ListParagraph">
    <w:name w:val="List Paragraph"/>
    <w:basedOn w:val="Normal"/>
    <w:uiPriority w:val="34"/>
    <w:qFormat/>
    <w:rsid w:val="00354206"/>
    <w:pPr>
      <w:spacing w:after="0" w:line="240" w:lineRule="auto"/>
      <w:ind w:left="720"/>
      <w:contextualSpacing/>
    </w:pPr>
    <w:rPr>
      <w:rFonts w:ascii="Neo Sans Intel" w:eastAsia="Times New Roman" w:hAnsi="Neo Sans Intel" w:cs="Times New Roman"/>
      <w:sz w:val="20"/>
      <w:szCs w:val="20"/>
      <w:lang w:eastAsia="en-US"/>
    </w:rPr>
  </w:style>
  <w:style w:type="paragraph" w:styleId="Caption">
    <w:name w:val="caption"/>
    <w:aliases w:val="fighead2,fig and tbl,Table Caption,fighead21,fighead22,fighead23,Table Caption1,fighead211,fighead24,Table Caption2,fighead25,fighead212,fighead26,Table Caption3,fighead27,fighead213,Table Caption4,fighead28,fighead214,fighead29,Table Caption5"/>
    <w:basedOn w:val="Normal"/>
    <w:next w:val="Normal"/>
    <w:link w:val="CaptionChar"/>
    <w:uiPriority w:val="35"/>
    <w:unhideWhenUsed/>
    <w:qFormat/>
    <w:rsid w:val="00560BF0"/>
    <w:pPr>
      <w:spacing w:line="240" w:lineRule="auto"/>
    </w:pPr>
    <w:rPr>
      <w:b/>
      <w:bCs/>
      <w:color w:val="4F81BD" w:themeColor="accent1"/>
      <w:sz w:val="18"/>
      <w:szCs w:val="18"/>
    </w:rPr>
  </w:style>
  <w:style w:type="table" w:styleId="TableGrid">
    <w:name w:val="Table Grid"/>
    <w:basedOn w:val="TableNormal"/>
    <w:uiPriority w:val="59"/>
    <w:rsid w:val="006C67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semiHidden/>
    <w:unhideWhenUsed/>
    <w:rsid w:val="00EC51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5150"/>
    <w:rPr>
      <w:rFonts w:ascii="Tahoma" w:hAnsi="Tahoma" w:cs="Tahoma"/>
      <w:sz w:val="16"/>
      <w:szCs w:val="16"/>
    </w:rPr>
  </w:style>
  <w:style w:type="table" w:styleId="MediumGrid1-Accent1">
    <w:name w:val="Medium Grid 1 Accent 1"/>
    <w:basedOn w:val="TableNormal"/>
    <w:uiPriority w:val="67"/>
    <w:rsid w:val="002B04A1"/>
    <w:pPr>
      <w:spacing w:after="0" w:line="240" w:lineRule="auto"/>
    </w:pPr>
    <w:rPr>
      <w:rFonts w:ascii="Times New Roman" w:eastAsia="Times New Roman" w:hAnsi="Times New Roman" w:cs="Times New Roman"/>
      <w:sz w:val="20"/>
      <w:szCs w:val="20"/>
      <w:lang w:eastAsia="en-US"/>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PageNumber">
    <w:name w:val="page number"/>
    <w:basedOn w:val="DefaultParagraphFont"/>
    <w:rsid w:val="001E3F0F"/>
  </w:style>
  <w:style w:type="paragraph" w:styleId="Footer">
    <w:name w:val="footer"/>
    <w:aliases w:val="Footer First,Footer First1,Footer First2,Footer First3,Footer First4,Footer First11,Footer First21,Footer First5,Footer First12,Footer First22,Footer First6,Footer First13,Footer First23,Footer First31,Footer First41,Footer First111,Footer First7"/>
    <w:basedOn w:val="Normal"/>
    <w:link w:val="FooterChar"/>
    <w:rsid w:val="001E3F0F"/>
    <w:pPr>
      <w:tabs>
        <w:tab w:val="center" w:pos="4320"/>
        <w:tab w:val="right" w:pos="8640"/>
      </w:tabs>
      <w:spacing w:after="0" w:line="240" w:lineRule="auto"/>
    </w:pPr>
    <w:rPr>
      <w:rFonts w:ascii="Neo Sans Intel" w:eastAsia="Times New Roman" w:hAnsi="Neo Sans Intel" w:cs="Times New Roman"/>
      <w:sz w:val="20"/>
      <w:szCs w:val="20"/>
      <w:lang w:eastAsia="en-US"/>
    </w:rPr>
  </w:style>
  <w:style w:type="character" w:customStyle="1" w:styleId="FooterChar">
    <w:name w:val="Footer Char"/>
    <w:aliases w:val="Footer First Char,Footer First1 Char,Footer First2 Char,Footer First3 Char,Footer First4 Char,Footer First11 Char,Footer First21 Char,Footer First5 Char,Footer First12 Char,Footer First22 Char,Footer First6 Char,Footer First13 Char"/>
    <w:basedOn w:val="DefaultParagraphFont"/>
    <w:link w:val="Footer"/>
    <w:rsid w:val="001E3F0F"/>
    <w:rPr>
      <w:rFonts w:ascii="Neo Sans Intel" w:eastAsia="Times New Roman" w:hAnsi="Neo Sans Intel" w:cs="Times New Roman"/>
      <w:sz w:val="20"/>
      <w:szCs w:val="20"/>
      <w:lang w:eastAsia="en-US"/>
    </w:rPr>
  </w:style>
  <w:style w:type="paragraph" w:styleId="Header">
    <w:name w:val="header"/>
    <w:basedOn w:val="Normal"/>
    <w:link w:val="HeaderChar"/>
    <w:rsid w:val="001E3F0F"/>
    <w:pPr>
      <w:tabs>
        <w:tab w:val="center" w:pos="4320"/>
        <w:tab w:val="right" w:pos="8640"/>
      </w:tabs>
      <w:spacing w:after="0" w:line="240" w:lineRule="auto"/>
    </w:pPr>
    <w:rPr>
      <w:rFonts w:ascii="Neo Sans Intel" w:eastAsia="Times New Roman" w:hAnsi="Neo Sans Intel" w:cs="Times New Roman"/>
      <w:sz w:val="20"/>
      <w:szCs w:val="20"/>
      <w:lang w:eastAsia="en-US"/>
    </w:rPr>
  </w:style>
  <w:style w:type="character" w:customStyle="1" w:styleId="HeaderChar">
    <w:name w:val="Header Char"/>
    <w:basedOn w:val="DefaultParagraphFont"/>
    <w:link w:val="Header"/>
    <w:uiPriority w:val="99"/>
    <w:rsid w:val="001E3F0F"/>
    <w:rPr>
      <w:rFonts w:ascii="Neo Sans Intel" w:eastAsia="Times New Roman" w:hAnsi="Neo Sans Intel" w:cs="Times New Roman"/>
      <w:sz w:val="20"/>
      <w:szCs w:val="20"/>
      <w:lang w:eastAsia="en-US"/>
    </w:rPr>
  </w:style>
  <w:style w:type="table" w:customStyle="1" w:styleId="LightGrid-Accent12">
    <w:name w:val="Light Grid - Accent 12"/>
    <w:basedOn w:val="TableNormal"/>
    <w:uiPriority w:val="62"/>
    <w:rsid w:val="00B845A4"/>
    <w:pPr>
      <w:spacing w:after="0" w:line="240" w:lineRule="auto"/>
    </w:pPr>
    <w:rPr>
      <w:rFonts w:ascii="Times New Roman" w:eastAsia="Times New Roman" w:hAnsi="Times New Roman" w:cs="Times New Roman"/>
      <w:sz w:val="20"/>
      <w:szCs w:val="20"/>
      <w:lang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TableText">
    <w:name w:val="Table Text"/>
    <w:aliases w:val="Bold,Normal + (Asian) SimSun"/>
    <w:basedOn w:val="Normal"/>
    <w:link w:val="TableTextChar"/>
    <w:rsid w:val="00B845A4"/>
    <w:pPr>
      <w:keepLines/>
      <w:spacing w:after="0" w:line="240" w:lineRule="auto"/>
      <w:jc w:val="center"/>
    </w:pPr>
    <w:rPr>
      <w:rFonts w:ascii="Arial" w:eastAsia="MS Mincho" w:hAnsi="Arial" w:cs="Times New Roman"/>
      <w:noProof/>
      <w:sz w:val="20"/>
      <w:szCs w:val="20"/>
      <w:lang w:eastAsia="en-US"/>
    </w:rPr>
  </w:style>
  <w:style w:type="character" w:customStyle="1" w:styleId="TableTextChar">
    <w:name w:val="Table Text Char"/>
    <w:basedOn w:val="DefaultParagraphFont"/>
    <w:link w:val="TableText"/>
    <w:rsid w:val="00B845A4"/>
    <w:rPr>
      <w:rFonts w:ascii="Arial" w:eastAsia="MS Mincho" w:hAnsi="Arial" w:cs="Times New Roman"/>
      <w:noProof/>
      <w:sz w:val="20"/>
      <w:szCs w:val="20"/>
      <w:lang w:eastAsia="en-US"/>
    </w:rPr>
  </w:style>
  <w:style w:type="paragraph" w:customStyle="1" w:styleId="IntroHeading1">
    <w:name w:val="Intro Heading 1"/>
    <w:basedOn w:val="Heading1"/>
    <w:rsid w:val="00B24A62"/>
    <w:pPr>
      <w:numPr>
        <w:numId w:val="0"/>
      </w:numPr>
      <w:outlineLvl w:val="9"/>
    </w:pPr>
  </w:style>
  <w:style w:type="paragraph" w:customStyle="1" w:styleId="IntroHeading2">
    <w:name w:val="Intro Heading 2"/>
    <w:basedOn w:val="Heading2"/>
    <w:rsid w:val="00B24A62"/>
    <w:pPr>
      <w:numPr>
        <w:ilvl w:val="0"/>
        <w:numId w:val="0"/>
      </w:numPr>
      <w:outlineLvl w:val="9"/>
    </w:pPr>
  </w:style>
  <w:style w:type="paragraph" w:customStyle="1" w:styleId="CombiTable">
    <w:name w:val="CombiTable"/>
    <w:basedOn w:val="Normal"/>
    <w:rsid w:val="00B24A62"/>
    <w:pPr>
      <w:spacing w:after="0" w:line="240" w:lineRule="auto"/>
      <w:jc w:val="center"/>
    </w:pPr>
    <w:rPr>
      <w:rFonts w:ascii="Arial" w:eastAsia="Times New Roman" w:hAnsi="Arial" w:cs="Times New Roman"/>
      <w:b/>
      <w:sz w:val="20"/>
      <w:szCs w:val="20"/>
      <w:lang w:eastAsia="en-US"/>
    </w:rPr>
  </w:style>
  <w:style w:type="paragraph" w:customStyle="1" w:styleId="FlopTable">
    <w:name w:val="FlopTable"/>
    <w:basedOn w:val="Normal"/>
    <w:rsid w:val="00B24A62"/>
    <w:pPr>
      <w:spacing w:after="0" w:line="240" w:lineRule="auto"/>
      <w:jc w:val="center"/>
    </w:pPr>
    <w:rPr>
      <w:rFonts w:ascii="Arial" w:eastAsia="Times New Roman" w:hAnsi="Arial" w:cs="Times New Roman"/>
      <w:b/>
      <w:sz w:val="20"/>
      <w:szCs w:val="20"/>
      <w:lang w:eastAsia="en-US"/>
    </w:rPr>
  </w:style>
  <w:style w:type="paragraph" w:customStyle="1" w:styleId="NegFlopTable">
    <w:name w:val="NegFlopTable"/>
    <w:basedOn w:val="FlopTable"/>
    <w:rsid w:val="00B24A62"/>
  </w:style>
  <w:style w:type="paragraph" w:customStyle="1" w:styleId="ArcTable">
    <w:name w:val="ArcTable"/>
    <w:basedOn w:val="Normal"/>
    <w:rsid w:val="00B24A62"/>
    <w:pPr>
      <w:spacing w:after="0" w:line="240" w:lineRule="auto"/>
      <w:jc w:val="center"/>
    </w:pPr>
    <w:rPr>
      <w:rFonts w:ascii="Arial" w:eastAsia="Times New Roman" w:hAnsi="Arial" w:cs="Times New Roman"/>
      <w:b/>
      <w:sz w:val="20"/>
      <w:szCs w:val="20"/>
      <w:lang w:eastAsia="en-US"/>
    </w:rPr>
  </w:style>
  <w:style w:type="paragraph" w:customStyle="1" w:styleId="FSM">
    <w:name w:val="FSM"/>
    <w:basedOn w:val="Heading5"/>
    <w:rsid w:val="00B24A62"/>
    <w:pPr>
      <w:outlineLvl w:val="9"/>
    </w:pPr>
    <w:rPr>
      <w:b/>
    </w:rPr>
  </w:style>
  <w:style w:type="paragraph" w:customStyle="1" w:styleId="InputTable">
    <w:name w:val="InputTable"/>
    <w:basedOn w:val="Normal"/>
    <w:rsid w:val="00B24A62"/>
    <w:pPr>
      <w:spacing w:after="0" w:line="240" w:lineRule="auto"/>
      <w:jc w:val="center"/>
    </w:pPr>
    <w:rPr>
      <w:rFonts w:ascii="Arial" w:eastAsia="Times New Roman" w:hAnsi="Arial" w:cs="Times New Roman"/>
      <w:b/>
      <w:sz w:val="20"/>
      <w:szCs w:val="20"/>
      <w:lang w:eastAsia="en-US"/>
    </w:rPr>
  </w:style>
  <w:style w:type="paragraph" w:customStyle="1" w:styleId="MCPTable">
    <w:name w:val="MCPTable"/>
    <w:basedOn w:val="Normal"/>
    <w:rsid w:val="00B24A62"/>
    <w:pPr>
      <w:spacing w:after="0" w:line="240" w:lineRule="auto"/>
      <w:jc w:val="center"/>
    </w:pPr>
    <w:rPr>
      <w:rFonts w:ascii="Arial" w:eastAsia="Times New Roman" w:hAnsi="Arial" w:cs="Times New Roman"/>
      <w:b/>
      <w:sz w:val="20"/>
      <w:szCs w:val="20"/>
      <w:lang w:eastAsia="en-US"/>
    </w:rPr>
  </w:style>
  <w:style w:type="paragraph" w:customStyle="1" w:styleId="IOTable">
    <w:name w:val="IOTable"/>
    <w:basedOn w:val="Normal"/>
    <w:rsid w:val="00B24A62"/>
    <w:pPr>
      <w:spacing w:after="0" w:line="240" w:lineRule="auto"/>
      <w:jc w:val="center"/>
    </w:pPr>
    <w:rPr>
      <w:rFonts w:ascii="Arial" w:eastAsia="Times New Roman" w:hAnsi="Arial" w:cs="Times New Roman"/>
      <w:b/>
      <w:sz w:val="20"/>
      <w:szCs w:val="20"/>
      <w:lang w:eastAsia="en-US"/>
    </w:rPr>
  </w:style>
  <w:style w:type="paragraph" w:customStyle="1" w:styleId="OutputTable">
    <w:name w:val="OutputTable"/>
    <w:basedOn w:val="Normal"/>
    <w:rsid w:val="00B24A62"/>
    <w:pPr>
      <w:spacing w:after="0" w:line="240" w:lineRule="auto"/>
      <w:jc w:val="center"/>
    </w:pPr>
    <w:rPr>
      <w:rFonts w:ascii="Arial" w:eastAsia="Times New Roman" w:hAnsi="Arial" w:cs="Times New Roman"/>
      <w:b/>
      <w:sz w:val="20"/>
      <w:szCs w:val="20"/>
      <w:lang w:eastAsia="en-US"/>
    </w:rPr>
  </w:style>
  <w:style w:type="paragraph" w:customStyle="1" w:styleId="AssertTable">
    <w:name w:val="AssertTable"/>
    <w:basedOn w:val="Normal"/>
    <w:rsid w:val="00B24A62"/>
    <w:pPr>
      <w:spacing w:after="0" w:line="240" w:lineRule="auto"/>
      <w:jc w:val="center"/>
    </w:pPr>
    <w:rPr>
      <w:rFonts w:ascii="Arial" w:eastAsia="Times New Roman" w:hAnsi="Arial" w:cs="Times New Roman"/>
      <w:b/>
      <w:sz w:val="20"/>
      <w:szCs w:val="20"/>
      <w:lang w:eastAsia="en-US"/>
    </w:rPr>
  </w:style>
  <w:style w:type="paragraph" w:customStyle="1" w:styleId="StateTable">
    <w:name w:val="StateTable"/>
    <w:basedOn w:val="Normal"/>
    <w:rsid w:val="00B24A62"/>
    <w:pPr>
      <w:spacing w:after="0" w:line="240" w:lineRule="auto"/>
      <w:ind w:right="-180"/>
      <w:jc w:val="center"/>
    </w:pPr>
    <w:rPr>
      <w:rFonts w:ascii="Arial" w:eastAsia="Times New Roman" w:hAnsi="Arial" w:cs="Times New Roman"/>
      <w:b/>
      <w:sz w:val="20"/>
      <w:szCs w:val="20"/>
      <w:lang w:eastAsia="en-US"/>
    </w:rPr>
  </w:style>
  <w:style w:type="paragraph" w:customStyle="1" w:styleId="TimingTable">
    <w:name w:val="TimingTable"/>
    <w:basedOn w:val="Normal"/>
    <w:rsid w:val="00B24A62"/>
    <w:pPr>
      <w:spacing w:after="0" w:line="240" w:lineRule="auto"/>
      <w:jc w:val="center"/>
    </w:pPr>
    <w:rPr>
      <w:rFonts w:ascii="Arial" w:eastAsia="Times New Roman" w:hAnsi="Arial" w:cs="Times New Roman"/>
      <w:b/>
      <w:sz w:val="20"/>
      <w:szCs w:val="20"/>
      <w:lang w:eastAsia="en-US"/>
    </w:rPr>
  </w:style>
  <w:style w:type="paragraph" w:styleId="TOC1">
    <w:name w:val="toc 1"/>
    <w:basedOn w:val="Normal"/>
    <w:next w:val="Normal"/>
    <w:uiPriority w:val="39"/>
    <w:rsid w:val="00B24A62"/>
    <w:pPr>
      <w:tabs>
        <w:tab w:val="right" w:leader="dot" w:pos="8640"/>
      </w:tabs>
      <w:spacing w:after="0" w:line="240" w:lineRule="auto"/>
    </w:pPr>
    <w:rPr>
      <w:rFonts w:ascii="Neo Sans Intel" w:eastAsia="Times New Roman" w:hAnsi="Neo Sans Intel" w:cs="Times New Roman"/>
      <w:sz w:val="20"/>
      <w:szCs w:val="20"/>
      <w:lang w:eastAsia="en-US"/>
    </w:rPr>
  </w:style>
  <w:style w:type="paragraph" w:styleId="TOC2">
    <w:name w:val="toc 2"/>
    <w:basedOn w:val="Normal"/>
    <w:next w:val="Normal"/>
    <w:uiPriority w:val="39"/>
    <w:rsid w:val="00B24A62"/>
    <w:pPr>
      <w:tabs>
        <w:tab w:val="right" w:leader="dot" w:pos="8640"/>
      </w:tabs>
      <w:spacing w:after="0" w:line="240" w:lineRule="auto"/>
      <w:ind w:left="200"/>
    </w:pPr>
    <w:rPr>
      <w:rFonts w:ascii="Neo Sans Intel" w:eastAsia="Times New Roman" w:hAnsi="Neo Sans Intel" w:cs="Times New Roman"/>
      <w:sz w:val="20"/>
      <w:szCs w:val="20"/>
      <w:lang w:eastAsia="en-US"/>
    </w:rPr>
  </w:style>
  <w:style w:type="paragraph" w:styleId="TOC3">
    <w:name w:val="toc 3"/>
    <w:basedOn w:val="Normal"/>
    <w:next w:val="Normal"/>
    <w:uiPriority w:val="39"/>
    <w:rsid w:val="00B24A62"/>
    <w:pPr>
      <w:tabs>
        <w:tab w:val="right" w:leader="dot" w:pos="8640"/>
      </w:tabs>
      <w:spacing w:after="0" w:line="240" w:lineRule="auto"/>
      <w:ind w:left="400"/>
    </w:pPr>
    <w:rPr>
      <w:rFonts w:ascii="Neo Sans Intel" w:eastAsia="Times New Roman" w:hAnsi="Neo Sans Intel" w:cs="Times New Roman"/>
      <w:sz w:val="20"/>
      <w:szCs w:val="20"/>
      <w:lang w:eastAsia="en-US"/>
    </w:rPr>
  </w:style>
  <w:style w:type="paragraph" w:styleId="TOC4">
    <w:name w:val="toc 4"/>
    <w:basedOn w:val="Normal"/>
    <w:next w:val="Normal"/>
    <w:uiPriority w:val="39"/>
    <w:rsid w:val="00B24A62"/>
    <w:pPr>
      <w:tabs>
        <w:tab w:val="right" w:leader="dot" w:pos="8640"/>
      </w:tabs>
      <w:spacing w:after="0" w:line="240" w:lineRule="auto"/>
      <w:ind w:left="600"/>
    </w:pPr>
    <w:rPr>
      <w:rFonts w:ascii="Neo Sans Intel" w:eastAsia="Times New Roman" w:hAnsi="Neo Sans Intel" w:cs="Times New Roman"/>
      <w:sz w:val="20"/>
      <w:szCs w:val="20"/>
      <w:lang w:eastAsia="en-US"/>
    </w:rPr>
  </w:style>
  <w:style w:type="paragraph" w:customStyle="1" w:styleId="LatchTable">
    <w:name w:val="LatchTable"/>
    <w:basedOn w:val="Normal"/>
    <w:rsid w:val="00B24A62"/>
    <w:pPr>
      <w:spacing w:after="0" w:line="240" w:lineRule="auto"/>
      <w:jc w:val="center"/>
    </w:pPr>
    <w:rPr>
      <w:rFonts w:ascii="Arial" w:eastAsia="Times New Roman" w:hAnsi="Arial" w:cs="Times New Roman"/>
      <w:b/>
      <w:sz w:val="20"/>
      <w:szCs w:val="20"/>
      <w:lang w:eastAsia="en-US"/>
    </w:rPr>
  </w:style>
  <w:style w:type="paragraph" w:customStyle="1" w:styleId="MUXTable">
    <w:name w:val="MUXTable"/>
    <w:basedOn w:val="Normal"/>
    <w:rsid w:val="00B24A62"/>
    <w:pPr>
      <w:spacing w:after="0" w:line="240" w:lineRule="auto"/>
      <w:jc w:val="center"/>
    </w:pPr>
    <w:rPr>
      <w:rFonts w:ascii="Arial" w:eastAsia="Times New Roman" w:hAnsi="Arial" w:cs="Times New Roman"/>
      <w:b/>
      <w:sz w:val="20"/>
      <w:szCs w:val="20"/>
      <w:lang w:eastAsia="en-US"/>
    </w:rPr>
  </w:style>
  <w:style w:type="paragraph" w:customStyle="1" w:styleId="ResetLatchTable">
    <w:name w:val="ResetLatchTable"/>
    <w:basedOn w:val="Normal"/>
    <w:rsid w:val="00B24A62"/>
    <w:pPr>
      <w:spacing w:after="0" w:line="240" w:lineRule="auto"/>
      <w:jc w:val="center"/>
    </w:pPr>
    <w:rPr>
      <w:rFonts w:ascii="Arial" w:eastAsia="Times New Roman" w:hAnsi="Arial" w:cs="Times New Roman"/>
      <w:b/>
      <w:sz w:val="20"/>
      <w:szCs w:val="20"/>
      <w:lang w:eastAsia="en-US"/>
    </w:rPr>
  </w:style>
  <w:style w:type="paragraph" w:customStyle="1" w:styleId="FreeFormCodeTable">
    <w:name w:val="FreeFormCodeTable"/>
    <w:basedOn w:val="Normal"/>
    <w:rsid w:val="00B24A62"/>
    <w:pPr>
      <w:spacing w:after="0" w:line="240" w:lineRule="auto"/>
      <w:jc w:val="center"/>
    </w:pPr>
    <w:rPr>
      <w:rFonts w:ascii="Arial" w:eastAsia="Times New Roman" w:hAnsi="Arial" w:cs="Times New Roman"/>
      <w:b/>
      <w:sz w:val="20"/>
      <w:szCs w:val="20"/>
      <w:lang w:eastAsia="en-US"/>
    </w:rPr>
  </w:style>
  <w:style w:type="paragraph" w:customStyle="1" w:styleId="ClockTable">
    <w:name w:val="ClockTable"/>
    <w:basedOn w:val="Normal"/>
    <w:rsid w:val="00B24A62"/>
    <w:pPr>
      <w:spacing w:after="0" w:line="240" w:lineRule="auto"/>
      <w:jc w:val="center"/>
    </w:pPr>
    <w:rPr>
      <w:rFonts w:ascii="Arial" w:eastAsia="Times New Roman" w:hAnsi="Arial" w:cs="Times New Roman"/>
      <w:b/>
      <w:sz w:val="20"/>
      <w:szCs w:val="20"/>
      <w:lang w:eastAsia="en-US"/>
    </w:rPr>
  </w:style>
  <w:style w:type="paragraph" w:customStyle="1" w:styleId="RevisionTable">
    <w:name w:val="RevisionTable"/>
    <w:basedOn w:val="Normal"/>
    <w:rsid w:val="00B24A62"/>
    <w:pPr>
      <w:spacing w:after="0" w:line="240" w:lineRule="auto"/>
      <w:jc w:val="center"/>
    </w:pPr>
    <w:rPr>
      <w:rFonts w:ascii="Arial" w:eastAsia="Times New Roman" w:hAnsi="Arial" w:cs="Times New Roman"/>
      <w:b/>
      <w:sz w:val="20"/>
      <w:szCs w:val="20"/>
      <w:lang w:eastAsia="en-US"/>
    </w:rPr>
  </w:style>
  <w:style w:type="paragraph" w:customStyle="1" w:styleId="SigTable">
    <w:name w:val="SigTable"/>
    <w:basedOn w:val="Normal"/>
    <w:rsid w:val="00B24A62"/>
    <w:pPr>
      <w:spacing w:after="0" w:line="240" w:lineRule="auto"/>
      <w:jc w:val="center"/>
    </w:pPr>
    <w:rPr>
      <w:rFonts w:ascii="Arial" w:eastAsia="Times New Roman" w:hAnsi="Arial" w:cs="Times New Roman"/>
      <w:b/>
      <w:sz w:val="20"/>
      <w:szCs w:val="20"/>
      <w:lang w:eastAsia="en-US"/>
    </w:rPr>
  </w:style>
  <w:style w:type="paragraph" w:customStyle="1" w:styleId="CriticalPathTable">
    <w:name w:val="CriticalPathTable"/>
    <w:basedOn w:val="Normal"/>
    <w:rsid w:val="00B24A62"/>
    <w:pPr>
      <w:spacing w:after="0" w:line="240" w:lineRule="auto"/>
      <w:jc w:val="center"/>
    </w:pPr>
    <w:rPr>
      <w:rFonts w:ascii="Arial" w:eastAsia="Times New Roman" w:hAnsi="Arial" w:cs="Times New Roman"/>
      <w:b/>
      <w:sz w:val="20"/>
      <w:szCs w:val="20"/>
      <w:lang w:eastAsia="en-US"/>
    </w:rPr>
  </w:style>
  <w:style w:type="paragraph" w:customStyle="1" w:styleId="RaceConditionTable">
    <w:name w:val="RaceConditionTable"/>
    <w:basedOn w:val="Normal"/>
    <w:rsid w:val="00B24A62"/>
    <w:pPr>
      <w:spacing w:after="0" w:line="240" w:lineRule="auto"/>
      <w:jc w:val="center"/>
    </w:pPr>
    <w:rPr>
      <w:rFonts w:ascii="Arial" w:eastAsia="Times New Roman" w:hAnsi="Arial" w:cs="Times New Roman"/>
      <w:b/>
      <w:sz w:val="20"/>
      <w:szCs w:val="20"/>
      <w:lang w:eastAsia="en-US"/>
    </w:rPr>
  </w:style>
  <w:style w:type="paragraph" w:customStyle="1" w:styleId="IterateTable">
    <w:name w:val="IterateTable"/>
    <w:basedOn w:val="Normal"/>
    <w:rsid w:val="00B24A62"/>
    <w:pPr>
      <w:spacing w:after="0" w:line="240" w:lineRule="auto"/>
      <w:jc w:val="center"/>
    </w:pPr>
    <w:rPr>
      <w:rFonts w:ascii="Arial" w:eastAsia="Times New Roman" w:hAnsi="Arial" w:cs="Times New Roman"/>
      <w:b/>
      <w:sz w:val="20"/>
      <w:szCs w:val="20"/>
      <w:lang w:eastAsia="en-US"/>
    </w:rPr>
  </w:style>
  <w:style w:type="paragraph" w:customStyle="1" w:styleId="ComponentTable">
    <w:name w:val="ComponentTable"/>
    <w:basedOn w:val="Normal"/>
    <w:rsid w:val="00B24A62"/>
    <w:pPr>
      <w:spacing w:after="0" w:line="240" w:lineRule="auto"/>
      <w:jc w:val="center"/>
    </w:pPr>
    <w:rPr>
      <w:rFonts w:ascii="Arial" w:eastAsia="Times New Roman" w:hAnsi="Arial" w:cs="Times New Roman"/>
      <w:b/>
      <w:sz w:val="20"/>
      <w:szCs w:val="20"/>
      <w:lang w:eastAsia="en-US"/>
    </w:rPr>
  </w:style>
  <w:style w:type="paragraph" w:customStyle="1" w:styleId="CommentTable">
    <w:name w:val="CommentTable"/>
    <w:basedOn w:val="Normal"/>
    <w:rsid w:val="00B24A62"/>
    <w:pPr>
      <w:spacing w:after="0" w:line="240" w:lineRule="auto"/>
      <w:jc w:val="center"/>
    </w:pPr>
    <w:rPr>
      <w:rFonts w:ascii="Neo Sans Intel" w:eastAsia="Times New Roman" w:hAnsi="Neo Sans Intel" w:cs="Times New Roman"/>
      <w:b/>
      <w:sz w:val="20"/>
      <w:szCs w:val="20"/>
      <w:lang w:eastAsia="en-US"/>
    </w:rPr>
  </w:style>
  <w:style w:type="paragraph" w:customStyle="1" w:styleId="ConstantTable">
    <w:name w:val="ConstantTable"/>
    <w:basedOn w:val="Normal"/>
    <w:rsid w:val="00B24A62"/>
    <w:pPr>
      <w:spacing w:after="0" w:line="240" w:lineRule="auto"/>
      <w:jc w:val="center"/>
    </w:pPr>
    <w:rPr>
      <w:rFonts w:ascii="Neo Sans Intel" w:eastAsia="Times New Roman" w:hAnsi="Neo Sans Intel" w:cs="Times New Roman"/>
      <w:b/>
      <w:sz w:val="20"/>
      <w:szCs w:val="20"/>
      <w:lang w:eastAsia="en-US"/>
    </w:rPr>
  </w:style>
  <w:style w:type="paragraph" w:customStyle="1" w:styleId="TableCaption">
    <w:name w:val="TableCaption"/>
    <w:basedOn w:val="Normal"/>
    <w:rsid w:val="00B24A62"/>
    <w:pPr>
      <w:spacing w:after="0" w:line="240" w:lineRule="auto"/>
      <w:jc w:val="center"/>
    </w:pPr>
    <w:rPr>
      <w:rFonts w:ascii="Neo Sans Intel" w:eastAsia="Times New Roman" w:hAnsi="Neo Sans Intel" w:cs="Times New Roman"/>
      <w:b/>
      <w:sz w:val="20"/>
      <w:szCs w:val="20"/>
      <w:lang w:eastAsia="en-US"/>
    </w:rPr>
  </w:style>
  <w:style w:type="paragraph" w:customStyle="1" w:styleId="LibraryTable">
    <w:name w:val="LibraryTable"/>
    <w:basedOn w:val="FreeFormCodeTable"/>
    <w:rsid w:val="00B24A62"/>
  </w:style>
  <w:style w:type="paragraph" w:customStyle="1" w:styleId="MUXOutputTable">
    <w:name w:val="MUXOutputTable"/>
    <w:basedOn w:val="Normal"/>
    <w:rsid w:val="00B24A62"/>
    <w:pPr>
      <w:spacing w:after="0" w:line="240" w:lineRule="auto"/>
      <w:jc w:val="center"/>
    </w:pPr>
    <w:rPr>
      <w:rFonts w:ascii="Neo Sans Intel" w:eastAsia="Times New Roman" w:hAnsi="Neo Sans Intel" w:cs="Times New Roman"/>
      <w:b/>
      <w:sz w:val="20"/>
      <w:szCs w:val="20"/>
      <w:lang w:eastAsia="en-US"/>
    </w:rPr>
  </w:style>
  <w:style w:type="paragraph" w:customStyle="1" w:styleId="FreeFormBody">
    <w:name w:val="FreeFormBody"/>
    <w:basedOn w:val="Normal"/>
    <w:rsid w:val="00B24A62"/>
    <w:pPr>
      <w:spacing w:after="0" w:line="240" w:lineRule="auto"/>
    </w:pPr>
    <w:rPr>
      <w:rFonts w:ascii="Courier" w:eastAsia="Times New Roman" w:hAnsi="Courier" w:cs="Times New Roman"/>
      <w:sz w:val="20"/>
      <w:szCs w:val="20"/>
      <w:lang w:eastAsia="en-US"/>
    </w:rPr>
  </w:style>
  <w:style w:type="paragraph" w:styleId="FootnoteText">
    <w:name w:val="footnote text"/>
    <w:basedOn w:val="Normal"/>
    <w:link w:val="FootnoteTextChar"/>
    <w:semiHidden/>
    <w:rsid w:val="00B24A62"/>
    <w:pPr>
      <w:spacing w:after="0" w:line="240" w:lineRule="auto"/>
    </w:pPr>
    <w:rPr>
      <w:rFonts w:ascii="Neo Sans Intel" w:eastAsia="Times New Roman" w:hAnsi="Neo Sans Intel" w:cs="Times New Roman"/>
      <w:sz w:val="20"/>
      <w:szCs w:val="20"/>
      <w:lang w:eastAsia="en-US"/>
    </w:rPr>
  </w:style>
  <w:style w:type="character" w:customStyle="1" w:styleId="FootnoteTextChar">
    <w:name w:val="Footnote Text Char"/>
    <w:basedOn w:val="DefaultParagraphFont"/>
    <w:link w:val="FootnoteText"/>
    <w:semiHidden/>
    <w:rsid w:val="00B24A62"/>
    <w:rPr>
      <w:rFonts w:ascii="Neo Sans Intel" w:eastAsia="Times New Roman" w:hAnsi="Neo Sans Intel" w:cs="Times New Roman"/>
      <w:sz w:val="20"/>
      <w:szCs w:val="20"/>
      <w:lang w:eastAsia="en-US"/>
    </w:rPr>
  </w:style>
  <w:style w:type="paragraph" w:customStyle="1" w:styleId="NegStateTable">
    <w:name w:val="NegStateTable"/>
    <w:basedOn w:val="StateTable"/>
    <w:rsid w:val="00B24A62"/>
  </w:style>
  <w:style w:type="character" w:styleId="FootnoteReference">
    <w:name w:val="footnote reference"/>
    <w:basedOn w:val="DefaultParagraphFont"/>
    <w:rsid w:val="00B24A62"/>
    <w:rPr>
      <w:vertAlign w:val="superscript"/>
    </w:rPr>
  </w:style>
  <w:style w:type="paragraph" w:styleId="BodyTextIndent">
    <w:name w:val="Body Text Indent"/>
    <w:basedOn w:val="Normal"/>
    <w:link w:val="BodyTextIndentChar"/>
    <w:rsid w:val="00B24A62"/>
    <w:pPr>
      <w:spacing w:after="0" w:line="240" w:lineRule="auto"/>
      <w:ind w:left="720"/>
    </w:pPr>
    <w:rPr>
      <w:rFonts w:ascii="Neo Sans Intel" w:eastAsia="Times New Roman" w:hAnsi="Neo Sans Intel" w:cs="Times New Roman"/>
      <w:sz w:val="20"/>
      <w:szCs w:val="20"/>
      <w:lang w:eastAsia="en-US"/>
    </w:rPr>
  </w:style>
  <w:style w:type="character" w:customStyle="1" w:styleId="BodyTextIndentChar">
    <w:name w:val="Body Text Indent Char"/>
    <w:basedOn w:val="DefaultParagraphFont"/>
    <w:link w:val="BodyTextIndent"/>
    <w:rsid w:val="00B24A62"/>
    <w:rPr>
      <w:rFonts w:ascii="Neo Sans Intel" w:eastAsia="Times New Roman" w:hAnsi="Neo Sans Intel" w:cs="Times New Roman"/>
      <w:sz w:val="20"/>
      <w:szCs w:val="20"/>
      <w:lang w:eastAsia="en-US"/>
    </w:rPr>
  </w:style>
  <w:style w:type="paragraph" w:styleId="BodyTextIndent2">
    <w:name w:val="Body Text Indent 2"/>
    <w:basedOn w:val="Normal"/>
    <w:link w:val="BodyTextIndent2Char"/>
    <w:rsid w:val="00B24A62"/>
    <w:pPr>
      <w:tabs>
        <w:tab w:val="left" w:pos="720"/>
      </w:tabs>
      <w:spacing w:after="0" w:line="240" w:lineRule="auto"/>
      <w:ind w:left="720" w:hanging="720"/>
    </w:pPr>
    <w:rPr>
      <w:rFonts w:ascii="Neo Sans Intel" w:eastAsia="Times New Roman" w:hAnsi="Neo Sans Intel" w:cs="Times New Roman"/>
      <w:sz w:val="20"/>
      <w:szCs w:val="20"/>
      <w:lang w:eastAsia="en-US"/>
    </w:rPr>
  </w:style>
  <w:style w:type="character" w:customStyle="1" w:styleId="BodyTextIndent2Char">
    <w:name w:val="Body Text Indent 2 Char"/>
    <w:basedOn w:val="DefaultParagraphFont"/>
    <w:link w:val="BodyTextIndent2"/>
    <w:rsid w:val="00B24A62"/>
    <w:rPr>
      <w:rFonts w:ascii="Neo Sans Intel" w:eastAsia="Times New Roman" w:hAnsi="Neo Sans Intel" w:cs="Times New Roman"/>
      <w:sz w:val="20"/>
      <w:szCs w:val="20"/>
      <w:lang w:eastAsia="en-US"/>
    </w:rPr>
  </w:style>
  <w:style w:type="paragraph" w:styleId="BlockText">
    <w:name w:val="Block Text"/>
    <w:basedOn w:val="Normal"/>
    <w:rsid w:val="00B24A62"/>
    <w:pPr>
      <w:spacing w:after="0" w:line="240" w:lineRule="auto"/>
      <w:ind w:left="720" w:right="540"/>
    </w:pPr>
    <w:rPr>
      <w:rFonts w:ascii="Neo Sans Intel" w:eastAsia="Times New Roman" w:hAnsi="Neo Sans Intel" w:cs="Times New Roman"/>
      <w:sz w:val="20"/>
      <w:szCs w:val="20"/>
      <w:lang w:eastAsia="en-US"/>
    </w:rPr>
  </w:style>
  <w:style w:type="character" w:styleId="Hyperlink">
    <w:name w:val="Hyperlink"/>
    <w:basedOn w:val="DefaultParagraphFont"/>
    <w:uiPriority w:val="99"/>
    <w:rsid w:val="00B24A62"/>
    <w:rPr>
      <w:rFonts w:ascii="Neo Sans Intel" w:hAnsi="Neo Sans Intel"/>
      <w:color w:val="0000FF"/>
      <w:sz w:val="20"/>
      <w:u w:val="single"/>
    </w:rPr>
  </w:style>
  <w:style w:type="character" w:styleId="FollowedHyperlink">
    <w:name w:val="FollowedHyperlink"/>
    <w:basedOn w:val="DefaultParagraphFont"/>
    <w:rsid w:val="00B24A62"/>
    <w:rPr>
      <w:color w:val="800080"/>
      <w:u w:val="single"/>
    </w:rPr>
  </w:style>
  <w:style w:type="paragraph" w:styleId="DocumentMap">
    <w:name w:val="Document Map"/>
    <w:basedOn w:val="Normal"/>
    <w:link w:val="DocumentMapChar"/>
    <w:semiHidden/>
    <w:rsid w:val="00B24A62"/>
    <w:pPr>
      <w:shd w:val="clear" w:color="auto" w:fill="000080"/>
      <w:spacing w:after="0" w:line="240" w:lineRule="auto"/>
    </w:pPr>
    <w:rPr>
      <w:rFonts w:ascii="Tahoma" w:eastAsia="Times New Roman" w:hAnsi="Tahoma" w:cs="Times New Roman"/>
      <w:sz w:val="20"/>
      <w:szCs w:val="20"/>
      <w:lang w:eastAsia="en-US"/>
    </w:rPr>
  </w:style>
  <w:style w:type="character" w:customStyle="1" w:styleId="DocumentMapChar">
    <w:name w:val="Document Map Char"/>
    <w:basedOn w:val="DefaultParagraphFont"/>
    <w:link w:val="DocumentMap"/>
    <w:semiHidden/>
    <w:rsid w:val="00B24A62"/>
    <w:rPr>
      <w:rFonts w:ascii="Tahoma" w:eastAsia="Times New Roman" w:hAnsi="Tahoma" w:cs="Times New Roman"/>
      <w:sz w:val="20"/>
      <w:szCs w:val="20"/>
      <w:shd w:val="clear" w:color="auto" w:fill="000080"/>
      <w:lang w:eastAsia="en-US"/>
    </w:rPr>
  </w:style>
  <w:style w:type="paragraph" w:customStyle="1" w:styleId="fighead1">
    <w:name w:val="fighead1"/>
    <w:basedOn w:val="Caption"/>
    <w:rsid w:val="00B24A62"/>
    <w:pPr>
      <w:spacing w:before="120" w:after="120"/>
    </w:pPr>
    <w:rPr>
      <w:rFonts w:ascii="Helvetica" w:eastAsia="Times New Roman" w:hAnsi="Helvetica" w:cs="Times New Roman"/>
      <w:b w:val="0"/>
      <w:bCs w:val="0"/>
      <w:color w:val="auto"/>
      <w:sz w:val="20"/>
      <w:szCs w:val="20"/>
      <w:lang w:eastAsia="en-US"/>
    </w:rPr>
  </w:style>
  <w:style w:type="paragraph" w:customStyle="1" w:styleId="MyList">
    <w:name w:val="MyList"/>
    <w:basedOn w:val="Normal"/>
    <w:rsid w:val="00B24A62"/>
    <w:pPr>
      <w:spacing w:after="0" w:line="240" w:lineRule="auto"/>
      <w:ind w:left="360" w:hanging="360"/>
    </w:pPr>
    <w:rPr>
      <w:rFonts w:ascii="Neo Sans Intel" w:eastAsia="Times New Roman" w:hAnsi="Neo Sans Intel" w:cs="Times New Roman"/>
      <w:sz w:val="20"/>
      <w:szCs w:val="20"/>
      <w:lang w:eastAsia="en-US"/>
    </w:rPr>
  </w:style>
  <w:style w:type="paragraph" w:styleId="BodyText">
    <w:name w:val="Body Text"/>
    <w:basedOn w:val="Normal"/>
    <w:link w:val="BodyTextChar"/>
    <w:rsid w:val="00B24A62"/>
    <w:pPr>
      <w:spacing w:after="0" w:line="240" w:lineRule="auto"/>
    </w:pPr>
    <w:rPr>
      <w:rFonts w:ascii="Neo Sans Intel" w:eastAsia="Times New Roman" w:hAnsi="Neo Sans Intel" w:cs="Times New Roman"/>
      <w:color w:val="FF0000"/>
      <w:sz w:val="20"/>
      <w:szCs w:val="20"/>
      <w:lang w:eastAsia="en-US"/>
    </w:rPr>
  </w:style>
  <w:style w:type="character" w:customStyle="1" w:styleId="BodyTextChar">
    <w:name w:val="Body Text Char"/>
    <w:basedOn w:val="DefaultParagraphFont"/>
    <w:link w:val="BodyText"/>
    <w:rsid w:val="00B24A62"/>
    <w:rPr>
      <w:rFonts w:ascii="Neo Sans Intel" w:eastAsia="Times New Roman" w:hAnsi="Neo Sans Intel" w:cs="Times New Roman"/>
      <w:color w:val="FF0000"/>
      <w:sz w:val="20"/>
      <w:szCs w:val="20"/>
      <w:lang w:eastAsia="en-US"/>
    </w:rPr>
  </w:style>
  <w:style w:type="paragraph" w:styleId="BodyText2">
    <w:name w:val="Body Text 2"/>
    <w:basedOn w:val="Normal"/>
    <w:link w:val="BodyText2Char"/>
    <w:rsid w:val="00B24A62"/>
    <w:pPr>
      <w:spacing w:after="0" w:line="240" w:lineRule="auto"/>
    </w:pPr>
    <w:rPr>
      <w:rFonts w:ascii="Neo Sans Intel" w:eastAsia="Times New Roman" w:hAnsi="Neo Sans Intel" w:cs="Times New Roman"/>
      <w:color w:val="FF00FF"/>
      <w:sz w:val="20"/>
      <w:szCs w:val="20"/>
      <w:lang w:eastAsia="en-US"/>
    </w:rPr>
  </w:style>
  <w:style w:type="character" w:customStyle="1" w:styleId="BodyText2Char">
    <w:name w:val="Body Text 2 Char"/>
    <w:basedOn w:val="DefaultParagraphFont"/>
    <w:link w:val="BodyText2"/>
    <w:rsid w:val="00B24A62"/>
    <w:rPr>
      <w:rFonts w:ascii="Neo Sans Intel" w:eastAsia="Times New Roman" w:hAnsi="Neo Sans Intel" w:cs="Times New Roman"/>
      <w:color w:val="FF00FF"/>
      <w:sz w:val="20"/>
      <w:szCs w:val="20"/>
      <w:lang w:eastAsia="en-US"/>
    </w:rPr>
  </w:style>
  <w:style w:type="paragraph" w:styleId="BodyTextIndent3">
    <w:name w:val="Body Text Indent 3"/>
    <w:basedOn w:val="Normal"/>
    <w:link w:val="BodyTextIndent3Char"/>
    <w:rsid w:val="00B24A62"/>
    <w:pPr>
      <w:spacing w:after="0" w:line="240" w:lineRule="auto"/>
      <w:ind w:left="1440"/>
    </w:pPr>
    <w:rPr>
      <w:rFonts w:ascii="Neo Sans Intel" w:eastAsia="Times New Roman" w:hAnsi="Neo Sans Intel" w:cs="Times New Roman"/>
      <w:sz w:val="20"/>
      <w:szCs w:val="20"/>
      <w:lang w:eastAsia="en-US"/>
    </w:rPr>
  </w:style>
  <w:style w:type="character" w:customStyle="1" w:styleId="BodyTextIndent3Char">
    <w:name w:val="Body Text Indent 3 Char"/>
    <w:basedOn w:val="DefaultParagraphFont"/>
    <w:link w:val="BodyTextIndent3"/>
    <w:rsid w:val="00B24A62"/>
    <w:rPr>
      <w:rFonts w:ascii="Neo Sans Intel" w:eastAsia="Times New Roman" w:hAnsi="Neo Sans Intel" w:cs="Times New Roman"/>
      <w:sz w:val="20"/>
      <w:szCs w:val="20"/>
      <w:lang w:eastAsia="en-US"/>
    </w:rPr>
  </w:style>
  <w:style w:type="paragraph" w:styleId="BodyText3">
    <w:name w:val="Body Text 3"/>
    <w:basedOn w:val="Normal"/>
    <w:link w:val="BodyText3Char"/>
    <w:rsid w:val="00B24A62"/>
    <w:pPr>
      <w:spacing w:after="0" w:line="240" w:lineRule="auto"/>
    </w:pPr>
    <w:rPr>
      <w:rFonts w:ascii="Neo Sans Intel" w:eastAsia="Times New Roman" w:hAnsi="Neo Sans Intel" w:cs="Times New Roman"/>
      <w:b/>
      <w:szCs w:val="20"/>
      <w:lang w:eastAsia="en-US"/>
    </w:rPr>
  </w:style>
  <w:style w:type="character" w:customStyle="1" w:styleId="BodyText3Char">
    <w:name w:val="Body Text 3 Char"/>
    <w:basedOn w:val="DefaultParagraphFont"/>
    <w:link w:val="BodyText3"/>
    <w:rsid w:val="00B24A62"/>
    <w:rPr>
      <w:rFonts w:ascii="Neo Sans Intel" w:eastAsia="Times New Roman" w:hAnsi="Neo Sans Intel" w:cs="Times New Roman"/>
      <w:b/>
      <w:szCs w:val="20"/>
      <w:lang w:eastAsia="en-US"/>
    </w:rPr>
  </w:style>
  <w:style w:type="table" w:styleId="TableGrid5">
    <w:name w:val="Table Grid 5"/>
    <w:basedOn w:val="TableNormal"/>
    <w:rsid w:val="00B24A62"/>
    <w:pPr>
      <w:spacing w:after="0" w:line="240" w:lineRule="auto"/>
    </w:pPr>
    <w:rPr>
      <w:rFonts w:ascii="Times New Roman" w:eastAsia="Times New Roman" w:hAnsi="Times New Roman" w:cs="Times New Roman"/>
      <w:sz w:val="20"/>
      <w:szCs w:val="20"/>
      <w:lang w:eastAsia="en-U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Tabletext0">
    <w:name w:val="Tabletext"/>
    <w:basedOn w:val="Normal"/>
    <w:rsid w:val="00B24A62"/>
    <w:pPr>
      <w:spacing w:before="120" w:after="0" w:line="240" w:lineRule="auto"/>
    </w:pPr>
    <w:rPr>
      <w:rFonts w:ascii="Helv" w:eastAsia="Times New Roman" w:hAnsi="Helv" w:cs="Times New Roman"/>
      <w:sz w:val="20"/>
      <w:szCs w:val="20"/>
      <w:lang w:eastAsia="en-US"/>
    </w:rPr>
  </w:style>
  <w:style w:type="paragraph" w:styleId="TableofFigures">
    <w:name w:val="table of figures"/>
    <w:basedOn w:val="Normal"/>
    <w:next w:val="Normal"/>
    <w:uiPriority w:val="99"/>
    <w:rsid w:val="00B24A62"/>
    <w:pPr>
      <w:spacing w:after="0" w:line="240" w:lineRule="auto"/>
      <w:ind w:left="360" w:hanging="360"/>
    </w:pPr>
    <w:rPr>
      <w:rFonts w:ascii="Arial" w:eastAsia="Times New Roman" w:hAnsi="Arial" w:cs="Times New Roman"/>
      <w:sz w:val="20"/>
      <w:szCs w:val="20"/>
      <w:lang w:eastAsia="en-US"/>
    </w:rPr>
  </w:style>
  <w:style w:type="paragraph" w:customStyle="1" w:styleId="Code">
    <w:name w:val="Code"/>
    <w:basedOn w:val="Normal"/>
    <w:rsid w:val="00B24A62"/>
    <w:pPr>
      <w:spacing w:after="0" w:line="240" w:lineRule="auto"/>
    </w:pPr>
    <w:rPr>
      <w:rFonts w:ascii="Courier New" w:eastAsia="Times New Roman" w:hAnsi="Courier New" w:cs="Times New Roman"/>
      <w:sz w:val="20"/>
      <w:szCs w:val="20"/>
      <w:lang w:eastAsia="en-US"/>
    </w:rPr>
  </w:style>
  <w:style w:type="paragraph" w:styleId="TOC5">
    <w:name w:val="toc 5"/>
    <w:basedOn w:val="Normal"/>
    <w:next w:val="Normal"/>
    <w:autoRedefine/>
    <w:uiPriority w:val="39"/>
    <w:rsid w:val="00B24A62"/>
    <w:pPr>
      <w:spacing w:after="0" w:line="240" w:lineRule="auto"/>
      <w:ind w:left="720"/>
    </w:pPr>
    <w:rPr>
      <w:rFonts w:ascii="Arial" w:eastAsia="Times New Roman" w:hAnsi="Arial" w:cs="Times New Roman"/>
      <w:sz w:val="20"/>
      <w:szCs w:val="20"/>
      <w:lang w:eastAsia="en-US"/>
    </w:rPr>
  </w:style>
  <w:style w:type="paragraph" w:styleId="TOC6">
    <w:name w:val="toc 6"/>
    <w:basedOn w:val="Normal"/>
    <w:next w:val="Normal"/>
    <w:autoRedefine/>
    <w:uiPriority w:val="39"/>
    <w:rsid w:val="00B24A62"/>
    <w:pPr>
      <w:spacing w:after="0" w:line="240" w:lineRule="auto"/>
      <w:ind w:left="900"/>
    </w:pPr>
    <w:rPr>
      <w:rFonts w:ascii="Arial" w:eastAsia="Times New Roman" w:hAnsi="Arial" w:cs="Times New Roman"/>
      <w:sz w:val="20"/>
      <w:szCs w:val="20"/>
      <w:lang w:eastAsia="en-US"/>
    </w:rPr>
  </w:style>
  <w:style w:type="paragraph" w:styleId="TOC7">
    <w:name w:val="toc 7"/>
    <w:basedOn w:val="Normal"/>
    <w:next w:val="Normal"/>
    <w:autoRedefine/>
    <w:uiPriority w:val="39"/>
    <w:rsid w:val="00B24A62"/>
    <w:pPr>
      <w:spacing w:after="0" w:line="240" w:lineRule="auto"/>
      <w:ind w:left="1080"/>
    </w:pPr>
    <w:rPr>
      <w:rFonts w:ascii="Arial" w:eastAsia="Times New Roman" w:hAnsi="Arial" w:cs="Times New Roman"/>
      <w:sz w:val="20"/>
      <w:szCs w:val="20"/>
      <w:lang w:eastAsia="en-US"/>
    </w:rPr>
  </w:style>
  <w:style w:type="paragraph" w:styleId="TOC8">
    <w:name w:val="toc 8"/>
    <w:basedOn w:val="Normal"/>
    <w:next w:val="Normal"/>
    <w:autoRedefine/>
    <w:uiPriority w:val="39"/>
    <w:rsid w:val="00B24A62"/>
    <w:pPr>
      <w:spacing w:after="0" w:line="240" w:lineRule="auto"/>
      <w:ind w:left="1260"/>
    </w:pPr>
    <w:rPr>
      <w:rFonts w:ascii="Arial" w:eastAsia="Times New Roman" w:hAnsi="Arial" w:cs="Times New Roman"/>
      <w:sz w:val="20"/>
      <w:szCs w:val="20"/>
      <w:lang w:eastAsia="en-US"/>
    </w:rPr>
  </w:style>
  <w:style w:type="paragraph" w:styleId="TOC9">
    <w:name w:val="toc 9"/>
    <w:basedOn w:val="Normal"/>
    <w:next w:val="Normal"/>
    <w:autoRedefine/>
    <w:uiPriority w:val="39"/>
    <w:rsid w:val="00B24A62"/>
    <w:pPr>
      <w:spacing w:after="0" w:line="240" w:lineRule="auto"/>
      <w:ind w:left="1440"/>
    </w:pPr>
    <w:rPr>
      <w:rFonts w:ascii="Arial" w:eastAsia="Times New Roman" w:hAnsi="Arial" w:cs="Times New Roman"/>
      <w:sz w:val="20"/>
      <w:szCs w:val="20"/>
      <w:lang w:eastAsia="en-US"/>
    </w:rPr>
  </w:style>
  <w:style w:type="paragraph" w:styleId="CommentText">
    <w:name w:val="annotation text"/>
    <w:basedOn w:val="Normal"/>
    <w:link w:val="CommentTextChar"/>
    <w:semiHidden/>
    <w:rsid w:val="00B24A62"/>
    <w:pPr>
      <w:spacing w:after="0" w:line="240" w:lineRule="auto"/>
    </w:pPr>
    <w:rPr>
      <w:rFonts w:ascii="Arial" w:eastAsia="Times New Roman" w:hAnsi="Arial" w:cs="Times New Roman"/>
      <w:sz w:val="20"/>
      <w:szCs w:val="20"/>
      <w:lang w:eastAsia="en-US"/>
    </w:rPr>
  </w:style>
  <w:style w:type="character" w:customStyle="1" w:styleId="CommentTextChar">
    <w:name w:val="Comment Text Char"/>
    <w:basedOn w:val="DefaultParagraphFont"/>
    <w:link w:val="CommentText"/>
    <w:semiHidden/>
    <w:rsid w:val="00B24A62"/>
    <w:rPr>
      <w:rFonts w:ascii="Arial" w:eastAsia="Times New Roman" w:hAnsi="Arial" w:cs="Times New Roman"/>
      <w:sz w:val="20"/>
      <w:szCs w:val="20"/>
      <w:lang w:eastAsia="en-US"/>
    </w:rPr>
  </w:style>
  <w:style w:type="paragraph" w:customStyle="1" w:styleId="CellHeadingCenter">
    <w:name w:val="CellHeadingCenter"/>
    <w:basedOn w:val="Normal"/>
    <w:rsid w:val="00B24A62"/>
    <w:pPr>
      <w:keepNext/>
      <w:keepLines/>
      <w:spacing w:before="120" w:after="120" w:line="160" w:lineRule="exact"/>
      <w:ind w:left="40" w:right="40"/>
      <w:jc w:val="center"/>
    </w:pPr>
    <w:rPr>
      <w:rFonts w:ascii="Arial" w:eastAsia="Times New Roman" w:hAnsi="Arial" w:cs="Times New Roman"/>
      <w:b/>
      <w:color w:val="0000FF"/>
      <w:sz w:val="16"/>
      <w:szCs w:val="20"/>
      <w:lang w:eastAsia="en-US"/>
    </w:rPr>
  </w:style>
  <w:style w:type="paragraph" w:customStyle="1" w:styleId="CellBodyCenter">
    <w:name w:val="CellBodyCenter"/>
    <w:basedOn w:val="Normal"/>
    <w:link w:val="CellBodyCenterChar"/>
    <w:rsid w:val="00B24A62"/>
    <w:pPr>
      <w:keepLines/>
      <w:tabs>
        <w:tab w:val="left" w:pos="-1360"/>
        <w:tab w:val="left" w:pos="-1120"/>
        <w:tab w:val="left" w:pos="-880"/>
        <w:tab w:val="left" w:pos="-640"/>
        <w:tab w:val="left" w:pos="-400"/>
        <w:tab w:val="left" w:pos="-160"/>
        <w:tab w:val="left" w:pos="80"/>
        <w:tab w:val="left" w:pos="240"/>
        <w:tab w:val="left" w:pos="320"/>
        <w:tab w:val="left" w:pos="480"/>
        <w:tab w:val="left" w:pos="720"/>
        <w:tab w:val="left" w:pos="960"/>
        <w:tab w:val="left" w:pos="1200"/>
        <w:tab w:val="left" w:pos="1440"/>
        <w:tab w:val="left" w:pos="1680"/>
        <w:tab w:val="left" w:pos="1920"/>
      </w:tabs>
      <w:spacing w:before="60" w:after="60" w:line="200" w:lineRule="exact"/>
      <w:ind w:left="29" w:right="29"/>
      <w:jc w:val="center"/>
    </w:pPr>
    <w:rPr>
      <w:rFonts w:ascii="Arial" w:eastAsia="Times New Roman" w:hAnsi="Arial" w:cs="Arial"/>
      <w:snapToGrid w:val="0"/>
      <w:color w:val="000000"/>
      <w:sz w:val="16"/>
      <w:szCs w:val="20"/>
      <w:lang w:val="en-GB" w:eastAsia="en-US"/>
    </w:rPr>
  </w:style>
  <w:style w:type="paragraph" w:customStyle="1" w:styleId="specbody">
    <w:name w:val="spec body"/>
    <w:basedOn w:val="Normal"/>
    <w:rsid w:val="00B24A62"/>
    <w:pPr>
      <w:spacing w:before="120" w:after="0" w:line="240" w:lineRule="auto"/>
    </w:pPr>
    <w:rPr>
      <w:rFonts w:ascii="Neo Sans Intel" w:eastAsia="Times New Roman" w:hAnsi="Neo Sans Intel" w:cs="Times New Roman"/>
      <w:sz w:val="20"/>
      <w:szCs w:val="24"/>
      <w:lang w:eastAsia="en-US"/>
    </w:rPr>
  </w:style>
  <w:style w:type="paragraph" w:styleId="ListBullet">
    <w:name w:val="List Bullet"/>
    <w:basedOn w:val="Normal"/>
    <w:autoRedefine/>
    <w:rsid w:val="00B24A62"/>
    <w:pPr>
      <w:numPr>
        <w:numId w:val="13"/>
      </w:numPr>
      <w:spacing w:after="0" w:line="240" w:lineRule="auto"/>
    </w:pPr>
    <w:rPr>
      <w:rFonts w:ascii="Arial" w:eastAsia="Times New Roman" w:hAnsi="Arial" w:cs="Times New Roman"/>
      <w:sz w:val="20"/>
      <w:szCs w:val="20"/>
      <w:lang w:eastAsia="en-US"/>
    </w:rPr>
  </w:style>
  <w:style w:type="paragraph" w:styleId="ListBullet2">
    <w:name w:val="List Bullet 2"/>
    <w:basedOn w:val="Normal"/>
    <w:autoRedefine/>
    <w:rsid w:val="00B24A62"/>
    <w:pPr>
      <w:numPr>
        <w:numId w:val="14"/>
      </w:numPr>
      <w:spacing w:after="0" w:line="240" w:lineRule="auto"/>
    </w:pPr>
    <w:rPr>
      <w:rFonts w:ascii="Arial" w:eastAsia="Times New Roman" w:hAnsi="Arial" w:cs="Times New Roman"/>
      <w:sz w:val="20"/>
      <w:szCs w:val="20"/>
      <w:lang w:eastAsia="en-US"/>
    </w:rPr>
  </w:style>
  <w:style w:type="paragraph" w:customStyle="1" w:styleId="BulletSub">
    <w:name w:val="Bullet Sub"/>
    <w:basedOn w:val="Normal"/>
    <w:rsid w:val="00B24A62"/>
    <w:pPr>
      <w:numPr>
        <w:numId w:val="15"/>
      </w:numPr>
      <w:tabs>
        <w:tab w:val="left" w:pos="720"/>
      </w:tabs>
      <w:spacing w:before="120" w:after="0" w:line="240" w:lineRule="auto"/>
      <w:ind w:left="720" w:hanging="360"/>
    </w:pPr>
    <w:rPr>
      <w:rFonts w:ascii="Neo Sans Intel" w:eastAsia="Times New Roman" w:hAnsi="Neo Sans Intel" w:cs="Times New Roman"/>
      <w:sz w:val="20"/>
      <w:szCs w:val="20"/>
      <w:lang w:eastAsia="en-US"/>
    </w:rPr>
  </w:style>
  <w:style w:type="table" w:styleId="MediumGrid2-Accent5">
    <w:name w:val="Medium Grid 2 Accent 5"/>
    <w:basedOn w:val="TableNormal"/>
    <w:uiPriority w:val="68"/>
    <w:rsid w:val="00B24A62"/>
    <w:pPr>
      <w:spacing w:after="0" w:line="240" w:lineRule="auto"/>
    </w:pPr>
    <w:rPr>
      <w:rFonts w:asciiTheme="majorHAnsi" w:eastAsiaTheme="majorEastAsia" w:hAnsiTheme="majorHAnsi" w:cstheme="majorBidi"/>
      <w:color w:val="000000" w:themeColor="text1"/>
      <w:sz w:val="20"/>
      <w:szCs w:val="20"/>
      <w:lang w:eastAsia="en-US"/>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customStyle="1" w:styleId="LightList1">
    <w:name w:val="Light List1"/>
    <w:basedOn w:val="TableNormal"/>
    <w:uiPriority w:val="61"/>
    <w:rsid w:val="00B24A62"/>
    <w:pPr>
      <w:spacing w:after="0" w:line="240" w:lineRule="auto"/>
    </w:pPr>
    <w:rPr>
      <w:rFonts w:ascii="Times New Roman" w:eastAsia="Times New Roman" w:hAnsi="Times New Roman" w:cs="Times New Roman"/>
      <w:sz w:val="20"/>
      <w:szCs w:val="20"/>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Table3Deffects3">
    <w:name w:val="Table 3D effects 3"/>
    <w:basedOn w:val="TableNormal"/>
    <w:rsid w:val="00B24A62"/>
    <w:pPr>
      <w:spacing w:after="0" w:line="240" w:lineRule="auto"/>
    </w:pPr>
    <w:rPr>
      <w:rFonts w:ascii="Times New Roman" w:eastAsia="Times New Roman" w:hAnsi="Times New Roman" w:cs="Times New Roman"/>
      <w:sz w:val="20"/>
      <w:szCs w:val="20"/>
      <w:lang w:eastAsia="en-US"/>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1">
    <w:name w:val="Table Subtle 1"/>
    <w:basedOn w:val="TableNormal"/>
    <w:rsid w:val="00B24A62"/>
    <w:pPr>
      <w:spacing w:after="0" w:line="240" w:lineRule="auto"/>
    </w:pPr>
    <w:rPr>
      <w:rFonts w:ascii="Times New Roman" w:eastAsia="Times New Roman" w:hAnsi="Times New Roman" w:cs="Times New Roman"/>
      <w:sz w:val="20"/>
      <w:szCs w:val="20"/>
      <w:lang w:eastAsia="en-US"/>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B24A62"/>
    <w:pPr>
      <w:spacing w:after="0" w:line="240" w:lineRule="auto"/>
    </w:pPr>
    <w:rPr>
      <w:rFonts w:ascii="Times New Roman" w:eastAsia="Times New Roman" w:hAnsi="Times New Roman" w:cs="Times New Roman"/>
      <w:sz w:val="20"/>
      <w:szCs w:val="20"/>
      <w:lang w:eastAsia="en-US"/>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MediumList21">
    <w:name w:val="Medium List 21"/>
    <w:basedOn w:val="TableNormal"/>
    <w:uiPriority w:val="66"/>
    <w:rsid w:val="00B24A62"/>
    <w:pPr>
      <w:spacing w:after="0" w:line="240" w:lineRule="auto"/>
    </w:pPr>
    <w:rPr>
      <w:rFonts w:asciiTheme="majorHAnsi" w:eastAsiaTheme="majorEastAsia" w:hAnsiTheme="majorHAnsi" w:cstheme="majorBidi"/>
      <w:color w:val="000000" w:themeColor="text1"/>
      <w:sz w:val="20"/>
      <w:szCs w:val="20"/>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Shading21">
    <w:name w:val="Medium Shading 21"/>
    <w:basedOn w:val="TableNormal"/>
    <w:uiPriority w:val="64"/>
    <w:rsid w:val="00B24A62"/>
    <w:pPr>
      <w:spacing w:after="0" w:line="240" w:lineRule="auto"/>
    </w:pPr>
    <w:rPr>
      <w:rFonts w:ascii="Times New Roman" w:eastAsia="Times New Roman" w:hAnsi="Times New Roman" w:cs="Times New Roman"/>
      <w:sz w:val="20"/>
      <w:szCs w:val="20"/>
      <w:lang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11">
    <w:name w:val="Medium Shading 2 - Accent 11"/>
    <w:basedOn w:val="TableNormal"/>
    <w:uiPriority w:val="64"/>
    <w:rsid w:val="00B24A62"/>
    <w:pPr>
      <w:spacing w:after="0" w:line="240" w:lineRule="auto"/>
    </w:pPr>
    <w:rPr>
      <w:rFonts w:ascii="Times New Roman" w:eastAsia="Times New Roman" w:hAnsi="Times New Roman" w:cs="Times New Roman"/>
      <w:sz w:val="20"/>
      <w:szCs w:val="20"/>
      <w:lang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List6">
    <w:name w:val="Table List 6"/>
    <w:basedOn w:val="TableNormal"/>
    <w:rsid w:val="00B24A62"/>
    <w:pPr>
      <w:spacing w:after="0" w:line="240" w:lineRule="auto"/>
    </w:pPr>
    <w:rPr>
      <w:rFonts w:ascii="Times New Roman" w:eastAsia="Times New Roman" w:hAnsi="Times New Roman" w:cs="Times New Roman"/>
      <w:sz w:val="20"/>
      <w:szCs w:val="20"/>
      <w:lang w:eastAsia="en-US"/>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customStyle="1" w:styleId="LightGrid-Accent11">
    <w:name w:val="Light Grid - Accent 11"/>
    <w:basedOn w:val="TableNormal"/>
    <w:uiPriority w:val="62"/>
    <w:rsid w:val="00B24A62"/>
    <w:pPr>
      <w:spacing w:after="0" w:line="240" w:lineRule="auto"/>
    </w:pPr>
    <w:rPr>
      <w:rFonts w:ascii="Times New Roman" w:eastAsia="Times New Roman" w:hAnsi="Times New Roman" w:cs="Times New Roman"/>
      <w:sz w:val="20"/>
      <w:szCs w:val="20"/>
      <w:lang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MediumShading1-Accent11">
    <w:name w:val="Medium Shading 1 - Accent 11"/>
    <w:basedOn w:val="TableNormal"/>
    <w:uiPriority w:val="63"/>
    <w:rsid w:val="00B24A62"/>
    <w:pPr>
      <w:spacing w:after="0" w:line="240" w:lineRule="auto"/>
    </w:pPr>
    <w:rPr>
      <w:rFonts w:ascii="Times New Roman" w:eastAsia="Times New Roman" w:hAnsi="Times New Roman" w:cs="Times New Roman"/>
      <w:sz w:val="20"/>
      <w:szCs w:val="20"/>
      <w:lang w:eastAsia="en-US"/>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Grid2-Accent1">
    <w:name w:val="Medium Grid 2 Accent 1"/>
    <w:basedOn w:val="TableNormal"/>
    <w:uiPriority w:val="68"/>
    <w:rsid w:val="00B24A62"/>
    <w:pPr>
      <w:spacing w:after="0" w:line="240" w:lineRule="auto"/>
    </w:pPr>
    <w:rPr>
      <w:rFonts w:asciiTheme="majorHAnsi" w:eastAsiaTheme="majorEastAsia" w:hAnsiTheme="majorHAnsi" w:cstheme="majorBidi"/>
      <w:color w:val="000000" w:themeColor="text1"/>
      <w:sz w:val="20"/>
      <w:szCs w:val="20"/>
      <w:lang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NormalWeb">
    <w:name w:val="Normal (Web)"/>
    <w:basedOn w:val="Normal"/>
    <w:uiPriority w:val="99"/>
    <w:unhideWhenUsed/>
    <w:rsid w:val="00B24A62"/>
    <w:pPr>
      <w:spacing w:before="100" w:beforeAutospacing="1" w:after="100" w:afterAutospacing="1" w:line="240" w:lineRule="auto"/>
    </w:pPr>
    <w:rPr>
      <w:rFonts w:ascii="Neo Sans Intel" w:eastAsia="Times New Roman" w:hAnsi="Neo Sans Intel" w:cs="Times New Roman"/>
      <w:sz w:val="24"/>
      <w:szCs w:val="24"/>
    </w:rPr>
  </w:style>
  <w:style w:type="table" w:styleId="MediumList2-Accent1">
    <w:name w:val="Medium List 2 Accent 1"/>
    <w:basedOn w:val="TableNormal"/>
    <w:uiPriority w:val="66"/>
    <w:rsid w:val="00B24A62"/>
    <w:pPr>
      <w:spacing w:after="0" w:line="240" w:lineRule="auto"/>
    </w:pPr>
    <w:rPr>
      <w:rFonts w:asciiTheme="majorHAnsi" w:eastAsiaTheme="majorEastAsia" w:hAnsiTheme="majorHAnsi" w:cstheme="majorBidi"/>
      <w:color w:val="000000" w:themeColor="text1"/>
      <w:lang w:eastAsia="en-US" w:bidi="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Accent2">
    <w:name w:val="Medium Grid 1 Accent 2"/>
    <w:basedOn w:val="TableNormal"/>
    <w:uiPriority w:val="67"/>
    <w:rsid w:val="00B24A62"/>
    <w:pPr>
      <w:spacing w:after="0" w:line="240" w:lineRule="auto"/>
    </w:pPr>
    <w:rPr>
      <w:rFonts w:ascii="Times New Roman" w:eastAsia="Times New Roman" w:hAnsi="Times New Roman" w:cs="Times New Roman"/>
      <w:sz w:val="20"/>
      <w:szCs w:val="20"/>
      <w:lang w:eastAsia="en-US"/>
    </w:r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paragraph" w:customStyle="1" w:styleId="FigureSpace">
    <w:name w:val="FigureSpace"/>
    <w:basedOn w:val="Normal"/>
    <w:rsid w:val="00B24A62"/>
    <w:pPr>
      <w:pBdr>
        <w:top w:val="single" w:sz="4" w:space="6" w:color="auto"/>
        <w:left w:val="single" w:sz="4" w:space="0" w:color="auto"/>
        <w:bottom w:val="single" w:sz="4" w:space="6" w:color="auto"/>
        <w:right w:val="single" w:sz="4" w:space="0" w:color="auto"/>
      </w:pBdr>
      <w:spacing w:after="0" w:line="240" w:lineRule="auto"/>
      <w:ind w:left="40" w:right="50"/>
      <w:jc w:val="center"/>
    </w:pPr>
    <w:rPr>
      <w:rFonts w:ascii="Neo Sans Intel" w:eastAsia="Times New Roman" w:hAnsi="Neo Sans Intel" w:cs="Times New Roman"/>
      <w:color w:val="000000"/>
      <w:sz w:val="20"/>
      <w:szCs w:val="20"/>
      <w:lang w:eastAsia="en-US"/>
    </w:rPr>
  </w:style>
  <w:style w:type="table" w:customStyle="1" w:styleId="MediumList1-Accent11">
    <w:name w:val="Medium List 1 - Accent 11"/>
    <w:basedOn w:val="TableNormal"/>
    <w:uiPriority w:val="65"/>
    <w:rsid w:val="00B24A62"/>
    <w:pPr>
      <w:spacing w:after="0" w:line="240" w:lineRule="auto"/>
    </w:pPr>
    <w:rPr>
      <w:rFonts w:ascii="Times New Roman" w:eastAsia="Times New Roman" w:hAnsi="Times New Roman" w:cs="Times New Roman"/>
      <w:color w:val="000000" w:themeColor="text1"/>
      <w:sz w:val="20"/>
      <w:szCs w:val="20"/>
      <w:lang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Grid1-Accent3">
    <w:name w:val="Medium Grid 1 Accent 3"/>
    <w:basedOn w:val="TableNormal"/>
    <w:uiPriority w:val="67"/>
    <w:rsid w:val="00B24A62"/>
    <w:pPr>
      <w:spacing w:after="0" w:line="240" w:lineRule="auto"/>
    </w:pPr>
    <w:rPr>
      <w:rFonts w:ascii="Times New Roman" w:eastAsia="Times New Roman" w:hAnsi="Times New Roman" w:cs="Times New Roman"/>
      <w:sz w:val="20"/>
      <w:szCs w:val="20"/>
      <w:lang w:eastAsia="en-US"/>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paragraph" w:customStyle="1" w:styleId="CellBodyLeft">
    <w:name w:val="CellBodyLeft"/>
    <w:basedOn w:val="Normal"/>
    <w:link w:val="CellBodyLeftChar1"/>
    <w:rsid w:val="00B24A62"/>
    <w:pPr>
      <w:keepLines/>
      <w:tabs>
        <w:tab w:val="left" w:pos="240"/>
        <w:tab w:val="left" w:pos="480"/>
        <w:tab w:val="left" w:pos="720"/>
        <w:tab w:val="left" w:pos="960"/>
        <w:tab w:val="left" w:pos="1200"/>
        <w:tab w:val="left" w:pos="1440"/>
        <w:tab w:val="left" w:pos="1680"/>
        <w:tab w:val="left" w:pos="1920"/>
      </w:tabs>
      <w:spacing w:before="60" w:after="60" w:line="200" w:lineRule="exact"/>
      <w:ind w:left="20" w:right="20"/>
    </w:pPr>
    <w:rPr>
      <w:rFonts w:ascii="Arial" w:eastAsia="Times New Roman" w:hAnsi="Arial" w:cs="Times New Roman"/>
      <w:color w:val="000000"/>
      <w:sz w:val="16"/>
      <w:szCs w:val="20"/>
      <w:lang w:eastAsia="en-US"/>
    </w:rPr>
  </w:style>
  <w:style w:type="table" w:styleId="LightGrid-Accent1">
    <w:name w:val="Light Grid Accent 1"/>
    <w:basedOn w:val="TableNormal"/>
    <w:uiPriority w:val="62"/>
    <w:rsid w:val="00B24A62"/>
    <w:pPr>
      <w:spacing w:after="0" w:line="240" w:lineRule="auto"/>
    </w:pPr>
    <w:rPr>
      <w:rFonts w:ascii="Times New Roman" w:eastAsia="Times New Roman" w:hAnsi="Times New Roman" w:cs="Times New Roman"/>
      <w:sz w:val="20"/>
      <w:szCs w:val="20"/>
      <w:lang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
    <w:name w:val="Light List"/>
    <w:basedOn w:val="TableNormal"/>
    <w:uiPriority w:val="61"/>
    <w:rsid w:val="00B24A62"/>
    <w:pPr>
      <w:spacing w:after="0" w:line="240" w:lineRule="auto"/>
    </w:pPr>
    <w:rPr>
      <w:rFonts w:ascii="Times New Roman" w:eastAsia="Times New Roman" w:hAnsi="Times New Roman" w:cs="Times New Roman"/>
      <w:sz w:val="20"/>
      <w:szCs w:val="20"/>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B24A62"/>
    <w:pPr>
      <w:spacing w:after="0" w:line="240" w:lineRule="auto"/>
    </w:pPr>
    <w:rPr>
      <w:rFonts w:asciiTheme="majorHAnsi" w:eastAsiaTheme="majorEastAsia" w:hAnsiTheme="majorHAnsi" w:cstheme="majorBidi"/>
      <w:color w:val="000000" w:themeColor="text1"/>
      <w:sz w:val="20"/>
      <w:szCs w:val="20"/>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2">
    <w:name w:val="Medium Shading 2"/>
    <w:basedOn w:val="TableNormal"/>
    <w:uiPriority w:val="64"/>
    <w:rsid w:val="00B24A62"/>
    <w:pPr>
      <w:spacing w:after="0" w:line="240" w:lineRule="auto"/>
    </w:pPr>
    <w:rPr>
      <w:rFonts w:ascii="Times New Roman" w:eastAsia="Times New Roman" w:hAnsi="Times New Roman" w:cs="Times New Roman"/>
      <w:sz w:val="20"/>
      <w:szCs w:val="20"/>
      <w:lang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B24A62"/>
    <w:pPr>
      <w:spacing w:after="0" w:line="240" w:lineRule="auto"/>
    </w:pPr>
    <w:rPr>
      <w:rFonts w:ascii="Times New Roman" w:eastAsia="Times New Roman" w:hAnsi="Times New Roman" w:cs="Times New Roman"/>
      <w:sz w:val="20"/>
      <w:szCs w:val="20"/>
      <w:lang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1">
    <w:name w:val="Medium Shading 1 Accent 1"/>
    <w:basedOn w:val="TableNormal"/>
    <w:uiPriority w:val="63"/>
    <w:rsid w:val="00B24A62"/>
    <w:pPr>
      <w:spacing w:after="0" w:line="240" w:lineRule="auto"/>
    </w:pPr>
    <w:rPr>
      <w:rFonts w:ascii="Times New Roman" w:eastAsia="Times New Roman" w:hAnsi="Times New Roman" w:cs="Times New Roman"/>
      <w:sz w:val="20"/>
      <w:szCs w:val="20"/>
      <w:lang w:eastAsia="en-US"/>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Shading">
    <w:name w:val="Light Shading"/>
    <w:basedOn w:val="TableNormal"/>
    <w:uiPriority w:val="60"/>
    <w:rsid w:val="00B24A62"/>
    <w:pPr>
      <w:spacing w:after="0" w:line="240" w:lineRule="auto"/>
    </w:pPr>
    <w:rPr>
      <w:rFonts w:ascii="Times New Roman" w:eastAsia="Times New Roman" w:hAnsi="Times New Roman" w:cs="Times New Roman"/>
      <w:color w:val="000000" w:themeColor="text1" w:themeShade="BF"/>
      <w:sz w:val="20"/>
      <w:szCs w:val="20"/>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leColumns3">
    <w:name w:val="Table Columns 3"/>
    <w:basedOn w:val="TableNormal"/>
    <w:rsid w:val="00B24A62"/>
    <w:pPr>
      <w:spacing w:after="0" w:line="240" w:lineRule="auto"/>
    </w:pPr>
    <w:rPr>
      <w:rFonts w:ascii="Times New Roman" w:eastAsia="Times New Roman" w:hAnsi="Times New Roman" w:cs="Times New Roman"/>
      <w:b/>
      <w:bCs/>
      <w:sz w:val="20"/>
      <w:szCs w:val="20"/>
      <w:lang w:eastAsia="en-U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paragraph" w:customStyle="1" w:styleId="Default">
    <w:name w:val="Default"/>
    <w:rsid w:val="00B24A62"/>
    <w:pPr>
      <w:autoSpaceDE w:val="0"/>
      <w:autoSpaceDN w:val="0"/>
      <w:adjustRightInd w:val="0"/>
      <w:spacing w:after="0" w:line="240" w:lineRule="auto"/>
    </w:pPr>
    <w:rPr>
      <w:rFonts w:ascii="Verdana" w:eastAsia="Times New Roman" w:hAnsi="Verdana" w:cs="Verdana"/>
      <w:color w:val="000000"/>
      <w:sz w:val="24"/>
      <w:szCs w:val="24"/>
      <w:lang w:eastAsia="en-US"/>
    </w:rPr>
  </w:style>
  <w:style w:type="character" w:customStyle="1" w:styleId="CaptionChar">
    <w:name w:val="Caption Char"/>
    <w:aliases w:val="fighead2 Char,fig and tbl Char,Table Caption Char,fighead21 Char,fighead22 Char,fighead23 Char,Table Caption1 Char,fighead211 Char,fighead24 Char,Table Caption2 Char,fighead25 Char,fighead212 Char,fighead26 Char,Table Caption3 Char"/>
    <w:basedOn w:val="DefaultParagraphFont"/>
    <w:link w:val="Caption"/>
    <w:uiPriority w:val="99"/>
    <w:locked/>
    <w:rsid w:val="00B24A62"/>
    <w:rPr>
      <w:b/>
      <w:bCs/>
      <w:color w:val="4F81BD" w:themeColor="accent1"/>
      <w:sz w:val="18"/>
      <w:szCs w:val="18"/>
    </w:rPr>
  </w:style>
  <w:style w:type="paragraph" w:customStyle="1" w:styleId="Body2">
    <w:name w:val="Body2"/>
    <w:basedOn w:val="Normal"/>
    <w:rsid w:val="00B24A62"/>
    <w:pPr>
      <w:spacing w:before="120" w:after="0" w:line="240" w:lineRule="auto"/>
      <w:jc w:val="both"/>
    </w:pPr>
    <w:rPr>
      <w:rFonts w:ascii="Arial" w:eastAsia="Times New Roman" w:hAnsi="Arial" w:cs="Times New Roman"/>
      <w:snapToGrid w:val="0"/>
      <w:sz w:val="24"/>
      <w:szCs w:val="24"/>
      <w:lang w:eastAsia="en-US" w:bidi="he-IL"/>
    </w:rPr>
  </w:style>
  <w:style w:type="paragraph" w:customStyle="1" w:styleId="Bullet">
    <w:name w:val="Bullet"/>
    <w:basedOn w:val="Normal"/>
    <w:link w:val="BulletChar2"/>
    <w:rsid w:val="00B24A62"/>
    <w:pPr>
      <w:tabs>
        <w:tab w:val="num" w:pos="360"/>
      </w:tabs>
      <w:spacing w:before="120" w:after="0" w:line="240" w:lineRule="auto"/>
      <w:ind w:left="360" w:hanging="180"/>
    </w:pPr>
    <w:rPr>
      <w:rFonts w:ascii="Arial" w:eastAsia="Times New Roman" w:hAnsi="Arial" w:cs="Times New Roman"/>
      <w:color w:val="000000"/>
      <w:sz w:val="20"/>
      <w:szCs w:val="20"/>
      <w:lang w:eastAsia="en-US"/>
    </w:rPr>
  </w:style>
  <w:style w:type="character" w:customStyle="1" w:styleId="BulletChar2">
    <w:name w:val="Bullet Char2"/>
    <w:basedOn w:val="DefaultParagraphFont"/>
    <w:link w:val="Bullet"/>
    <w:rsid w:val="00B24A62"/>
    <w:rPr>
      <w:rFonts w:ascii="Arial" w:eastAsia="Times New Roman" w:hAnsi="Arial" w:cs="Times New Roman"/>
      <w:color w:val="000000"/>
      <w:sz w:val="20"/>
      <w:szCs w:val="20"/>
      <w:lang w:eastAsia="en-US"/>
    </w:rPr>
  </w:style>
  <w:style w:type="table" w:styleId="TableClassic3">
    <w:name w:val="Table Classic 3"/>
    <w:basedOn w:val="TableNormal"/>
    <w:rsid w:val="00B24A62"/>
    <w:pPr>
      <w:spacing w:after="0" w:line="240" w:lineRule="auto"/>
    </w:pPr>
    <w:rPr>
      <w:rFonts w:ascii="Times New Roman" w:eastAsia="Times New Roman" w:hAnsi="Times New Roman" w:cs="Times New Roman"/>
      <w:color w:val="000080"/>
      <w:sz w:val="20"/>
      <w:szCs w:val="20"/>
      <w:lang w:eastAsia="en-US"/>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paragraph" w:customStyle="1" w:styleId="Chapterauth">
    <w:name w:val="Chapterauth"/>
    <w:basedOn w:val="Normal"/>
    <w:rsid w:val="00B24A62"/>
    <w:pPr>
      <w:tabs>
        <w:tab w:val="left" w:pos="2160"/>
      </w:tabs>
      <w:spacing w:before="40" w:after="0" w:line="240" w:lineRule="auto"/>
      <w:ind w:left="2160" w:hanging="2160"/>
    </w:pPr>
    <w:rPr>
      <w:rFonts w:ascii="Neo Sans Intel" w:eastAsia="Times New Roman" w:hAnsi="Neo Sans Intel" w:cs="Times New Roman"/>
      <w:color w:val="000000"/>
      <w:lang w:eastAsia="en-US" w:bidi="he-IL"/>
    </w:rPr>
  </w:style>
  <w:style w:type="paragraph" w:styleId="Revision">
    <w:name w:val="Revision"/>
    <w:hidden/>
    <w:uiPriority w:val="99"/>
    <w:semiHidden/>
    <w:rsid w:val="00B24A62"/>
    <w:pPr>
      <w:spacing w:after="0" w:line="240" w:lineRule="auto"/>
    </w:pPr>
    <w:rPr>
      <w:rFonts w:ascii="Times New Roman" w:eastAsia="Times New Roman" w:hAnsi="Times New Roman" w:cs="Times New Roman"/>
      <w:sz w:val="18"/>
      <w:szCs w:val="20"/>
      <w:lang w:eastAsia="en-US"/>
    </w:rPr>
  </w:style>
  <w:style w:type="character" w:styleId="CommentReference">
    <w:name w:val="annotation reference"/>
    <w:basedOn w:val="DefaultParagraphFont"/>
    <w:rsid w:val="00B24A62"/>
    <w:rPr>
      <w:sz w:val="16"/>
      <w:szCs w:val="16"/>
    </w:rPr>
  </w:style>
  <w:style w:type="paragraph" w:styleId="CommentSubject">
    <w:name w:val="annotation subject"/>
    <w:basedOn w:val="CommentText"/>
    <w:next w:val="CommentText"/>
    <w:link w:val="CommentSubjectChar"/>
    <w:rsid w:val="00B24A62"/>
    <w:rPr>
      <w:rFonts w:ascii="Neo Sans Intel" w:hAnsi="Neo Sans Intel"/>
      <w:b/>
      <w:bCs/>
    </w:rPr>
  </w:style>
  <w:style w:type="character" w:customStyle="1" w:styleId="CommentSubjectChar">
    <w:name w:val="Comment Subject Char"/>
    <w:basedOn w:val="CommentTextChar"/>
    <w:link w:val="CommentSubject"/>
    <w:rsid w:val="00B24A62"/>
    <w:rPr>
      <w:rFonts w:ascii="Neo Sans Intel" w:eastAsia="Times New Roman" w:hAnsi="Neo Sans Intel" w:cs="Times New Roman"/>
      <w:b/>
      <w:bCs/>
      <w:sz w:val="20"/>
      <w:szCs w:val="20"/>
      <w:lang w:eastAsia="en-US"/>
    </w:rPr>
  </w:style>
  <w:style w:type="character" w:customStyle="1" w:styleId="st1">
    <w:name w:val="st1"/>
    <w:basedOn w:val="DefaultParagraphFont"/>
    <w:rsid w:val="00B24A62"/>
  </w:style>
  <w:style w:type="character" w:customStyle="1" w:styleId="toctoggle">
    <w:name w:val="toctoggle"/>
    <w:basedOn w:val="DefaultParagraphFont"/>
    <w:rsid w:val="00B24A62"/>
  </w:style>
  <w:style w:type="table" w:styleId="LightList-Accent1">
    <w:name w:val="Light List Accent 1"/>
    <w:basedOn w:val="TableNormal"/>
    <w:uiPriority w:val="61"/>
    <w:rsid w:val="00B24A62"/>
    <w:pPr>
      <w:spacing w:after="0" w:line="240" w:lineRule="auto"/>
    </w:pPr>
    <w:rPr>
      <w:rFonts w:ascii="Times New Roman" w:eastAsia="Times New Roman" w:hAnsi="Times New Roman" w:cs="Times New Roman"/>
      <w:sz w:val="20"/>
      <w:szCs w:val="20"/>
      <w:lang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Body3">
    <w:name w:val="Body3"/>
    <w:basedOn w:val="Normal"/>
    <w:link w:val="Body3Char"/>
    <w:rsid w:val="00B24A62"/>
    <w:pPr>
      <w:spacing w:before="120" w:after="0" w:line="240" w:lineRule="auto"/>
      <w:jc w:val="both"/>
    </w:pPr>
    <w:rPr>
      <w:rFonts w:ascii="Arial" w:eastAsia="Times New Roman" w:hAnsi="Arial" w:cs="Times New Roman"/>
      <w:snapToGrid w:val="0"/>
      <w:sz w:val="24"/>
      <w:szCs w:val="24"/>
      <w:lang w:eastAsia="en-US" w:bidi="he-IL"/>
    </w:rPr>
  </w:style>
  <w:style w:type="character" w:customStyle="1" w:styleId="Body3Char">
    <w:name w:val="Body3 Char"/>
    <w:basedOn w:val="DefaultParagraphFont"/>
    <w:link w:val="Body3"/>
    <w:rsid w:val="00B24A62"/>
    <w:rPr>
      <w:rFonts w:ascii="Arial" w:eastAsia="Times New Roman" w:hAnsi="Arial" w:cs="Times New Roman"/>
      <w:snapToGrid w:val="0"/>
      <w:sz w:val="24"/>
      <w:szCs w:val="24"/>
      <w:lang w:eastAsia="en-US" w:bidi="he-IL"/>
    </w:rPr>
  </w:style>
  <w:style w:type="table" w:styleId="LightShading-Accent1">
    <w:name w:val="Light Shading Accent 1"/>
    <w:basedOn w:val="TableNormal"/>
    <w:uiPriority w:val="60"/>
    <w:rsid w:val="00B24A62"/>
    <w:pPr>
      <w:spacing w:after="0" w:line="240" w:lineRule="auto"/>
    </w:pPr>
    <w:rPr>
      <w:rFonts w:ascii="Times New Roman" w:eastAsia="Times New Roman" w:hAnsi="Times New Roman" w:cs="Times New Roman"/>
      <w:color w:val="365F91" w:themeColor="accent1" w:themeShade="BF"/>
      <w:sz w:val="20"/>
      <w:szCs w:val="20"/>
      <w:lang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ableGrid8">
    <w:name w:val="Table Grid 8"/>
    <w:basedOn w:val="TableNormal"/>
    <w:rsid w:val="00B24A62"/>
    <w:pPr>
      <w:spacing w:after="0" w:line="240" w:lineRule="auto"/>
    </w:pPr>
    <w:rPr>
      <w:rFonts w:ascii="Times New Roman" w:eastAsia="Times New Roman" w:hAnsi="Times New Roman" w:cs="Times New Roman"/>
      <w:sz w:val="20"/>
      <w:szCs w:val="20"/>
      <w:lang w:eastAsia="en-US"/>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character" w:customStyle="1" w:styleId="CellBodyLeftChar1">
    <w:name w:val="CellBodyLeft Char1"/>
    <w:basedOn w:val="DefaultParagraphFont"/>
    <w:link w:val="CellBodyLeft"/>
    <w:locked/>
    <w:rsid w:val="00B24A62"/>
    <w:rPr>
      <w:rFonts w:ascii="Arial" w:eastAsia="Times New Roman" w:hAnsi="Arial" w:cs="Times New Roman"/>
      <w:color w:val="000000"/>
      <w:sz w:val="16"/>
      <w:szCs w:val="20"/>
      <w:lang w:eastAsia="en-US"/>
    </w:rPr>
  </w:style>
  <w:style w:type="character" w:customStyle="1" w:styleId="CellBodyCenterChar">
    <w:name w:val="CellBodyCenter Char"/>
    <w:basedOn w:val="CellBodyLeftChar1"/>
    <w:link w:val="CellBodyCenter"/>
    <w:locked/>
    <w:rsid w:val="00B24A62"/>
    <w:rPr>
      <w:rFonts w:ascii="Arial" w:eastAsia="Times New Roman" w:hAnsi="Arial" w:cs="Arial"/>
      <w:snapToGrid w:val="0"/>
      <w:color w:val="000000"/>
      <w:sz w:val="16"/>
      <w:szCs w:val="20"/>
      <w:lang w:val="en-GB" w:eastAsia="en-US"/>
    </w:rPr>
  </w:style>
  <w:style w:type="table" w:styleId="TableGrid3">
    <w:name w:val="Table Grid 3"/>
    <w:basedOn w:val="TableNormal"/>
    <w:rsid w:val="00B24A62"/>
    <w:pPr>
      <w:spacing w:after="0" w:line="240" w:lineRule="auto"/>
    </w:pPr>
    <w:rPr>
      <w:rFonts w:ascii="Times New Roman" w:eastAsia="MS Mincho" w:hAnsi="Times New Roman" w:cs="Times New Roman"/>
      <w:sz w:val="20"/>
      <w:szCs w:val="20"/>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TOCHeading">
    <w:name w:val="TOC Heading"/>
    <w:basedOn w:val="Heading1"/>
    <w:next w:val="Normal"/>
    <w:uiPriority w:val="39"/>
    <w:semiHidden/>
    <w:unhideWhenUsed/>
    <w:qFormat/>
    <w:rsid w:val="00B24A62"/>
    <w:pPr>
      <w:keepLines/>
      <w:numPr>
        <w:numId w:val="0"/>
      </w:numPr>
      <w:spacing w:before="480" w:after="0" w:line="276" w:lineRule="auto"/>
      <w:outlineLvl w:val="9"/>
    </w:pPr>
    <w:rPr>
      <w:rFonts w:asciiTheme="majorHAnsi" w:eastAsiaTheme="majorEastAsia" w:hAnsiTheme="majorHAnsi" w:cstheme="majorBidi"/>
      <w:bCs/>
      <w:color w:val="365F91" w:themeColor="accent1" w:themeShade="BF"/>
      <w:kern w:val="0"/>
      <w:sz w:val="28"/>
      <w:szCs w:val="28"/>
      <w:lang w:eastAsia="ja-JP"/>
    </w:rPr>
  </w:style>
  <w:style w:type="table" w:styleId="GridTable1Light-Accent1">
    <w:name w:val="Grid Table 1 Light Accent 1"/>
    <w:basedOn w:val="TableNormal"/>
    <w:uiPriority w:val="46"/>
    <w:rsid w:val="00357E4E"/>
    <w:pPr>
      <w:spacing w:after="0" w:line="240" w:lineRule="auto"/>
    </w:p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4157907">
      <w:bodyDiv w:val="1"/>
      <w:marLeft w:val="0"/>
      <w:marRight w:val="0"/>
      <w:marTop w:val="0"/>
      <w:marBottom w:val="0"/>
      <w:divBdr>
        <w:top w:val="none" w:sz="0" w:space="0" w:color="auto"/>
        <w:left w:val="none" w:sz="0" w:space="0" w:color="auto"/>
        <w:bottom w:val="none" w:sz="0" w:space="0" w:color="auto"/>
        <w:right w:val="none" w:sz="0" w:space="0" w:color="auto"/>
      </w:divBdr>
    </w:div>
    <w:div w:id="1746761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Microsoft_Visio_2003-2010_Drawing1.vsd"/><Relationship Id="rId18" Type="http://schemas.openxmlformats.org/officeDocument/2006/relationships/image" Target="media/image4.emf"/><Relationship Id="rId26" Type="http://schemas.openxmlformats.org/officeDocument/2006/relationships/image" Target="media/image8.emf"/><Relationship Id="rId39" Type="http://schemas.openxmlformats.org/officeDocument/2006/relationships/package" Target="embeddings/Microsoft_Visio_Drawing12.vsdx"/><Relationship Id="rId21" Type="http://schemas.openxmlformats.org/officeDocument/2006/relationships/package" Target="embeddings/Microsoft_Visio_Drawing3.vsdx"/><Relationship Id="rId34" Type="http://schemas.openxmlformats.org/officeDocument/2006/relationships/image" Target="media/image12.emf"/><Relationship Id="rId42" Type="http://schemas.openxmlformats.org/officeDocument/2006/relationships/image" Target="media/image16.emf"/><Relationship Id="rId47" Type="http://schemas.openxmlformats.org/officeDocument/2006/relationships/oleObject" Target="embeddings/Microsoft_Visio_2003-2010_Drawing3.vsd"/><Relationship Id="rId50" Type="http://schemas.openxmlformats.org/officeDocument/2006/relationships/header" Target="header2.xml"/><Relationship Id="rId55"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package" Target="embeddings/Microsoft_Visio_Drawing1.vsdx"/><Relationship Id="rId25" Type="http://schemas.openxmlformats.org/officeDocument/2006/relationships/package" Target="embeddings/Microsoft_Visio_Drawing5.vsdx"/><Relationship Id="rId33" Type="http://schemas.openxmlformats.org/officeDocument/2006/relationships/package" Target="embeddings/Microsoft_Visio_Drawing9.vsdx"/><Relationship Id="rId38" Type="http://schemas.openxmlformats.org/officeDocument/2006/relationships/image" Target="media/image14.emf"/><Relationship Id="rId46"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5.emf"/><Relationship Id="rId29" Type="http://schemas.openxmlformats.org/officeDocument/2006/relationships/package" Target="embeddings/Microsoft_Visio_Drawing7.vsdx"/><Relationship Id="rId41" Type="http://schemas.openxmlformats.org/officeDocument/2006/relationships/package" Target="embeddings/Microsoft_Visio_Drawing13.vsdx"/><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kah.meng.yeem@intel.com" TargetMode="Externa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package" Target="embeddings/Microsoft_Visio_Drawing11.vsdx"/><Relationship Id="rId40" Type="http://schemas.openxmlformats.org/officeDocument/2006/relationships/image" Target="media/image15.emf"/><Relationship Id="rId45" Type="http://schemas.openxmlformats.org/officeDocument/2006/relationships/package" Target="embeddings/Microsoft_Visio_Drawing15.vsdx"/><Relationship Id="rId53"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oleObject" Target="embeddings/Microsoft_Visio_2003-2010_Drawing2.vsd"/><Relationship Id="rId23" Type="http://schemas.openxmlformats.org/officeDocument/2006/relationships/package" Target="embeddings/Microsoft_Visio_Drawing4.vsdx"/><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oleObject" Target="embeddings/Microsoft_Visio_2003-2010_Drawing4.vsd"/><Relationship Id="rId10" Type="http://schemas.openxmlformats.org/officeDocument/2006/relationships/footer" Target="footer2.xml"/><Relationship Id="rId19" Type="http://schemas.openxmlformats.org/officeDocument/2006/relationships/package" Target="embeddings/Microsoft_Visio_Drawing2.vsdx"/><Relationship Id="rId31" Type="http://schemas.openxmlformats.org/officeDocument/2006/relationships/package" Target="embeddings/Microsoft_Visio_Drawing8.vsdx"/><Relationship Id="rId44" Type="http://schemas.openxmlformats.org/officeDocument/2006/relationships/image" Target="media/image17.emf"/><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emf"/><Relationship Id="rId22" Type="http://schemas.openxmlformats.org/officeDocument/2006/relationships/image" Target="media/image6.emf"/><Relationship Id="rId27" Type="http://schemas.openxmlformats.org/officeDocument/2006/relationships/package" Target="embeddings/Microsoft_Visio_Drawing6.vsdx"/><Relationship Id="rId30" Type="http://schemas.openxmlformats.org/officeDocument/2006/relationships/image" Target="media/image10.emf"/><Relationship Id="rId35" Type="http://schemas.openxmlformats.org/officeDocument/2006/relationships/package" Target="embeddings/Microsoft_Visio_Drawing10.vsdx"/><Relationship Id="rId43" Type="http://schemas.openxmlformats.org/officeDocument/2006/relationships/package" Target="embeddings/Microsoft_Visio_Drawing14.vsdx"/><Relationship Id="rId48" Type="http://schemas.openxmlformats.org/officeDocument/2006/relationships/image" Target="media/image19.emf"/><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eader" Target="header3.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670054-4CE4-45BB-B307-7431E218D0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1683</TotalTime>
  <Pages>49</Pages>
  <Words>11471</Words>
  <Characters>65387</Characters>
  <Application>Microsoft Office Word</Application>
  <DocSecurity>0</DocSecurity>
  <Lines>544</Lines>
  <Paragraphs>153</Paragraphs>
  <ScaleCrop>false</ScaleCrop>
  <HeadingPairs>
    <vt:vector size="2" baseType="variant">
      <vt:variant>
        <vt:lpstr>Title</vt:lpstr>
      </vt:variant>
      <vt:variant>
        <vt:i4>1</vt:i4>
      </vt:variant>
    </vt:vector>
  </HeadingPairs>
  <TitlesOfParts>
    <vt:vector size="1" baseType="lpstr">
      <vt:lpstr/>
    </vt:vector>
  </TitlesOfParts>
  <Company>Intel Corporation</Company>
  <LinksUpToDate>false</LinksUpToDate>
  <CharactersWithSpaces>76705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Yeem, Kah Meng</dc:creator>
  <cp:keywords/>
  <dc:description/>
  <cp:lastModifiedBy>Havican, Jared W</cp:lastModifiedBy>
  <cp:revision>66</cp:revision>
  <cp:lastPrinted>2014-06-11T23:54:00Z</cp:lastPrinted>
  <dcterms:created xsi:type="dcterms:W3CDTF">2013-10-29T23:46:00Z</dcterms:created>
  <dcterms:modified xsi:type="dcterms:W3CDTF">2014-06-17T00:24:00Z</dcterms:modified>
</cp:coreProperties>
</file>