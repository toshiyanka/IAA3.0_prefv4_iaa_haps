
<file path=[Content_Types].xml><?xml version="1.0" encoding="utf-8"?>
<Types xmlns="http://schemas.openxmlformats.org/package/2006/content-types">
  <Default Extension="tmp" ContentType="image/png"/>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7A865" w14:textId="77777777" w:rsidR="000A7C7E" w:rsidRPr="00D94FF6" w:rsidRDefault="000A7C7E" w:rsidP="000A7C7E">
      <w:pPr>
        <w:pStyle w:val="TOC1"/>
        <w:rPr>
          <w:rFonts w:ascii="Intel Clear" w:hAnsi="Intel Clear" w:cs="Intel Clear"/>
        </w:rPr>
      </w:pPr>
    </w:p>
    <w:p w14:paraId="3BA3D9BF" w14:textId="77777777" w:rsidR="000A7C7E" w:rsidRPr="00D94FF6" w:rsidRDefault="000A7C7E" w:rsidP="000A7C7E">
      <w:pPr>
        <w:pStyle w:val="DateTitlePage"/>
        <w:rPr>
          <w:rFonts w:ascii="Intel Clear" w:hAnsi="Intel Clear" w:cs="Intel Clear"/>
        </w:rPr>
      </w:pPr>
    </w:p>
    <w:p w14:paraId="17E550ED" w14:textId="77777777" w:rsidR="000A7C7E" w:rsidRPr="00D94FF6" w:rsidRDefault="000A7C7E" w:rsidP="000A7C7E">
      <w:pPr>
        <w:pStyle w:val="DateTitlePage"/>
        <w:rPr>
          <w:rFonts w:ascii="Intel Clear" w:hAnsi="Intel Clear" w:cs="Intel Clear"/>
        </w:rPr>
      </w:pPr>
    </w:p>
    <w:p w14:paraId="535E5416" w14:textId="77777777" w:rsidR="000A7C7E" w:rsidRPr="00D94FF6" w:rsidRDefault="000A7C7E" w:rsidP="000A7C7E">
      <w:pPr>
        <w:pStyle w:val="DateTitlePage"/>
        <w:rPr>
          <w:rFonts w:ascii="Intel Clear" w:hAnsi="Intel Clear" w:cs="Intel Clear"/>
        </w:rPr>
      </w:pPr>
    </w:p>
    <w:p w14:paraId="64CCAE7A" w14:textId="77777777" w:rsidR="000A7C7E" w:rsidRPr="00D94FF6" w:rsidRDefault="000A7C7E" w:rsidP="000A7C7E">
      <w:pPr>
        <w:pStyle w:val="DateTitlePage"/>
        <w:rPr>
          <w:rFonts w:ascii="Intel Clear" w:hAnsi="Intel Clear" w:cs="Intel Clear"/>
        </w:rPr>
      </w:pPr>
    </w:p>
    <w:p w14:paraId="1B4E5A09" w14:textId="77777777" w:rsidR="000A7C7E" w:rsidRPr="00D94FF6" w:rsidRDefault="000A7C7E" w:rsidP="000A7C7E">
      <w:pPr>
        <w:pStyle w:val="DateTitlePage"/>
        <w:rPr>
          <w:rFonts w:ascii="Intel Clear" w:hAnsi="Intel Clear" w:cs="Intel Clear"/>
        </w:rPr>
      </w:pPr>
    </w:p>
    <w:p w14:paraId="27E0CB56" w14:textId="77777777" w:rsidR="000A7C7E" w:rsidRPr="00D94FF6" w:rsidRDefault="000A7C7E" w:rsidP="000A7C7E">
      <w:pPr>
        <w:pStyle w:val="DateTitlePage"/>
        <w:ind w:left="0"/>
        <w:rPr>
          <w:rFonts w:ascii="Intel Clear" w:hAnsi="Intel Clear" w:cs="Intel Clear"/>
        </w:rPr>
      </w:pPr>
      <w:r w:rsidRPr="00D94FF6">
        <w:rPr>
          <w:rFonts w:ascii="Intel Clear" w:hAnsi="Intel Clear" w:cs="Intel Clear"/>
          <w:i w:val="0"/>
          <w:sz w:val="44"/>
        </w:rPr>
        <w:t>Power Gating Control Block (PGCB)</w:t>
      </w:r>
    </w:p>
    <w:p w14:paraId="75E56154" w14:textId="77777777" w:rsidR="000A7C7E" w:rsidRPr="00D94FF6" w:rsidRDefault="000A7C7E" w:rsidP="000A7C7E">
      <w:pPr>
        <w:pStyle w:val="DocType"/>
        <w:ind w:left="0" w:right="-20"/>
        <w:rPr>
          <w:rFonts w:ascii="Intel Clear" w:hAnsi="Intel Clear" w:cs="Intel Clear"/>
        </w:rPr>
      </w:pPr>
      <w:r w:rsidRPr="00D94FF6">
        <w:rPr>
          <w:rFonts w:ascii="Intel Clear" w:hAnsi="Intel Clear" w:cs="Intel Clear"/>
        </w:rPr>
        <w:t>Integration Guide</w:t>
      </w:r>
    </w:p>
    <w:p w14:paraId="7BD3D177" w14:textId="77777777" w:rsidR="000A7C7E" w:rsidRPr="00D94FF6" w:rsidRDefault="000A7C7E" w:rsidP="000A7C7E">
      <w:pPr>
        <w:pStyle w:val="DateTitlePage"/>
        <w:ind w:left="0"/>
        <w:rPr>
          <w:rFonts w:ascii="Intel Clear" w:hAnsi="Intel Clear" w:cs="Intel Clear"/>
        </w:rPr>
      </w:pPr>
    </w:p>
    <w:p w14:paraId="0817CF79" w14:textId="7B53107C" w:rsidR="000A7C7E" w:rsidRPr="00D94FF6" w:rsidRDefault="000A7C7E" w:rsidP="000A7C7E">
      <w:pPr>
        <w:pStyle w:val="DateTitlePage"/>
        <w:ind w:left="0"/>
        <w:rPr>
          <w:rFonts w:ascii="Intel Clear" w:hAnsi="Intel Clear" w:cs="Intel Clear"/>
        </w:rPr>
      </w:pPr>
      <w:r w:rsidRPr="00D94FF6">
        <w:rPr>
          <w:rFonts w:ascii="Intel Clear" w:hAnsi="Intel Clear" w:cs="Intel Clear"/>
        </w:rPr>
        <w:t xml:space="preserve">Revision </w:t>
      </w:r>
      <w:r w:rsidR="00135195" w:rsidRPr="00D94FF6">
        <w:rPr>
          <w:rFonts w:ascii="Intel Clear" w:hAnsi="Intel Clear" w:cs="Intel Clear"/>
        </w:rPr>
        <w:t>1.</w:t>
      </w:r>
      <w:r w:rsidR="00885F37" w:rsidRPr="00D94FF6">
        <w:rPr>
          <w:rFonts w:ascii="Intel Clear" w:hAnsi="Intel Clear" w:cs="Intel Clear"/>
        </w:rPr>
        <w:t>2</w:t>
      </w:r>
      <w:ins w:id="0" w:author="yjkim1" w:date="2016-10-21T15:21:00Z">
        <w:r w:rsidR="006729D1">
          <w:rPr>
            <w:rFonts w:ascii="Intel Clear" w:hAnsi="Intel Clear" w:cs="Intel Clear"/>
          </w:rPr>
          <w:t>3</w:t>
        </w:r>
      </w:ins>
      <w:del w:id="1" w:author="yjkim1" w:date="2016-10-21T15:21:00Z">
        <w:r w:rsidR="00577071" w:rsidRPr="00D94FF6" w:rsidDel="006729D1">
          <w:rPr>
            <w:rFonts w:ascii="Intel Clear" w:hAnsi="Intel Clear" w:cs="Intel Clear"/>
          </w:rPr>
          <w:delText>1</w:delText>
        </w:r>
      </w:del>
    </w:p>
    <w:p w14:paraId="147F1792" w14:textId="77777777" w:rsidR="000A7C7E" w:rsidRPr="00D94FF6" w:rsidRDefault="000A7C7E" w:rsidP="000A7C7E">
      <w:pPr>
        <w:pStyle w:val="DateTitlePage"/>
        <w:ind w:left="0"/>
        <w:rPr>
          <w:rFonts w:ascii="Intel Clear" w:hAnsi="Intel Clear" w:cs="Intel Clear"/>
        </w:rPr>
      </w:pPr>
    </w:p>
    <w:p w14:paraId="6AB801DF" w14:textId="4D2952A2" w:rsidR="000A7C7E" w:rsidRPr="00D94FF6" w:rsidRDefault="00577071" w:rsidP="000A7C7E">
      <w:pPr>
        <w:pStyle w:val="DateTitlePage"/>
        <w:ind w:left="0"/>
        <w:rPr>
          <w:rFonts w:ascii="Intel Clear" w:hAnsi="Intel Clear" w:cs="Intel Clear"/>
        </w:rPr>
      </w:pPr>
      <w:r w:rsidRPr="00D94FF6">
        <w:rPr>
          <w:rFonts w:ascii="Intel Clear" w:hAnsi="Intel Clear" w:cs="Intel Clear"/>
        </w:rPr>
        <w:t>Hartej Singh and Yong J. Kim</w:t>
      </w:r>
    </w:p>
    <w:p w14:paraId="302CACF1" w14:textId="77777777" w:rsidR="000A7C7E" w:rsidRPr="00D94FF6" w:rsidRDefault="000A7C7E" w:rsidP="000A7C7E">
      <w:pPr>
        <w:pStyle w:val="DateTitlePage"/>
        <w:ind w:left="0"/>
        <w:rPr>
          <w:rFonts w:ascii="Intel Clear" w:hAnsi="Intel Clear" w:cs="Intel Clear"/>
        </w:rPr>
      </w:pPr>
    </w:p>
    <w:p w14:paraId="3CF366BA" w14:textId="77777777" w:rsidR="000A7C7E" w:rsidRPr="00D94FF6" w:rsidRDefault="000A7C7E" w:rsidP="000A7C7E">
      <w:pPr>
        <w:pStyle w:val="DateTitlePage"/>
        <w:rPr>
          <w:rFonts w:ascii="Intel Clear" w:hAnsi="Intel Clear" w:cs="Intel Clear"/>
        </w:rPr>
      </w:pPr>
    </w:p>
    <w:p w14:paraId="60B8CADB" w14:textId="77777777" w:rsidR="000A7C7E" w:rsidRPr="00D94FF6" w:rsidRDefault="000A7C7E" w:rsidP="000A7C7E">
      <w:pPr>
        <w:pStyle w:val="DateTitlePage"/>
        <w:rPr>
          <w:rFonts w:ascii="Intel Clear" w:hAnsi="Intel Clear" w:cs="Intel Clear"/>
        </w:rPr>
      </w:pPr>
    </w:p>
    <w:p w14:paraId="2C4B12DE" w14:textId="77777777" w:rsidR="000A7C7E" w:rsidRPr="00D94FF6" w:rsidRDefault="000A7C7E" w:rsidP="000A7C7E">
      <w:pPr>
        <w:pStyle w:val="DateTitlePage"/>
        <w:rPr>
          <w:rFonts w:ascii="Intel Clear" w:hAnsi="Intel Clear" w:cs="Intel Clear"/>
        </w:rPr>
      </w:pPr>
    </w:p>
    <w:p w14:paraId="571FAA49" w14:textId="77777777" w:rsidR="000A7C7E" w:rsidRPr="00D94FF6" w:rsidRDefault="000A7C7E" w:rsidP="000A7C7E">
      <w:pPr>
        <w:pStyle w:val="DateTitlePage"/>
        <w:rPr>
          <w:rFonts w:ascii="Intel Clear" w:hAnsi="Intel Clear" w:cs="Intel Clear"/>
        </w:rPr>
      </w:pPr>
    </w:p>
    <w:p w14:paraId="74D491FA" w14:textId="77777777" w:rsidR="000A7C7E" w:rsidRPr="00D94FF6" w:rsidRDefault="000A7C7E" w:rsidP="000A7C7E">
      <w:pPr>
        <w:pStyle w:val="DateTitlePage"/>
        <w:rPr>
          <w:rFonts w:ascii="Intel Clear" w:hAnsi="Intel Clear" w:cs="Intel Clear"/>
        </w:rPr>
      </w:pPr>
    </w:p>
    <w:p w14:paraId="19F10D66" w14:textId="77777777" w:rsidR="000A7C7E" w:rsidRPr="00D94FF6" w:rsidRDefault="000A7C7E" w:rsidP="00623F75">
      <w:pPr>
        <w:rPr>
          <w:rFonts w:ascii="Intel Clear" w:hAnsi="Intel Clear" w:cs="Intel Clear"/>
        </w:rPr>
      </w:pPr>
    </w:p>
    <w:p w14:paraId="4F9BB2FB" w14:textId="77777777" w:rsidR="000A7C7E" w:rsidRPr="00D94FF6" w:rsidRDefault="000A7C7E">
      <w:pPr>
        <w:rPr>
          <w:rFonts w:ascii="Intel Clear" w:hAnsi="Intel Clear" w:cs="Intel Clear"/>
          <w:b/>
          <w:noProof/>
          <w:color w:val="000000"/>
          <w:sz w:val="32"/>
          <w:szCs w:val="28"/>
          <w:lang w:bidi="ar-SA"/>
        </w:rPr>
      </w:pPr>
      <w:r w:rsidRPr="00D94FF6">
        <w:rPr>
          <w:rFonts w:ascii="Intel Clear" w:hAnsi="Intel Clear" w:cs="Intel Clear"/>
        </w:rPr>
        <w:br w:type="page"/>
      </w:r>
    </w:p>
    <w:p w14:paraId="232E387A" w14:textId="77777777" w:rsidR="00623F75" w:rsidRPr="00D94FF6" w:rsidRDefault="005D38E5" w:rsidP="00623F75">
      <w:pPr>
        <w:pStyle w:val="Heading1"/>
        <w:rPr>
          <w:rFonts w:ascii="Intel Clear" w:hAnsi="Intel Clear" w:cs="Intel Clear"/>
        </w:rPr>
      </w:pPr>
      <w:r w:rsidRPr="00D94FF6">
        <w:rPr>
          <w:rFonts w:ascii="Intel Clear" w:hAnsi="Intel Clear" w:cs="Intel Clear"/>
        </w:rPr>
        <w:lastRenderedPageBreak/>
        <w:t xml:space="preserve">Overview of </w:t>
      </w:r>
      <w:r w:rsidR="00623F75" w:rsidRPr="00D94FF6">
        <w:rPr>
          <w:rFonts w:ascii="Intel Clear" w:hAnsi="Intel Clear" w:cs="Intel Clear"/>
        </w:rPr>
        <w:t xml:space="preserve">PGCB </w:t>
      </w:r>
    </w:p>
    <w:p w14:paraId="3F396C5F" w14:textId="77777777" w:rsidR="002B6965" w:rsidRPr="00D94FF6" w:rsidRDefault="002B6965">
      <w:pPr>
        <w:pStyle w:val="Heading2"/>
        <w:rPr>
          <w:rFonts w:ascii="Intel Clear" w:hAnsi="Intel Clear" w:cs="Intel Clear"/>
        </w:rPr>
      </w:pPr>
      <w:r w:rsidRPr="00D94FF6">
        <w:rPr>
          <w:rFonts w:ascii="Intel Clear" w:hAnsi="Intel Clear" w:cs="Intel Clear"/>
        </w:rPr>
        <w:t>Acknowledgements</w:t>
      </w:r>
    </w:p>
    <w:p w14:paraId="18FF605D" w14:textId="77777777" w:rsidR="00982239" w:rsidRPr="00D94FF6" w:rsidRDefault="00982239" w:rsidP="00982239">
      <w:pPr>
        <w:rPr>
          <w:rFonts w:ascii="Intel Clear" w:hAnsi="Intel Clear" w:cs="Intel Clear"/>
        </w:rPr>
      </w:pPr>
      <w:r w:rsidRPr="00D94FF6">
        <w:rPr>
          <w:rFonts w:ascii="Intel Clear" w:hAnsi="Intel Clear" w:cs="Intel Clear"/>
        </w:rPr>
        <w:t xml:space="preserve">The Power Gate Control Block </w:t>
      </w:r>
      <w:r w:rsidR="00BF5E2F" w:rsidRPr="00D94FF6">
        <w:rPr>
          <w:rFonts w:ascii="Intel Clear" w:hAnsi="Intel Clear" w:cs="Intel Clear"/>
        </w:rPr>
        <w:t xml:space="preserve">design </w:t>
      </w:r>
      <w:r w:rsidRPr="00D94FF6">
        <w:rPr>
          <w:rFonts w:ascii="Intel Clear" w:hAnsi="Intel Clear" w:cs="Intel Clear"/>
        </w:rPr>
        <w:t>is the result of the efforts of m</w:t>
      </w:r>
      <w:r w:rsidR="00BF5E2F" w:rsidRPr="00D94FF6">
        <w:rPr>
          <w:rFonts w:ascii="Intel Clear" w:hAnsi="Intel Clear" w:cs="Intel Clear"/>
        </w:rPr>
        <w:t>ultiple</w:t>
      </w:r>
      <w:r w:rsidRPr="00D94FF6">
        <w:rPr>
          <w:rFonts w:ascii="Intel Clear" w:hAnsi="Intel Clear" w:cs="Intel Clear"/>
        </w:rPr>
        <w:t xml:space="preserve"> people who spent a significant amount of time defining, reviewing and contributing to the design</w:t>
      </w:r>
      <w:r w:rsidR="00BF5E2F" w:rsidRPr="00D94FF6">
        <w:rPr>
          <w:rFonts w:ascii="Intel Clear" w:hAnsi="Intel Clear" w:cs="Intel Clear"/>
        </w:rPr>
        <w:t xml:space="preserve">. Some of the key contributors are mentioned below. </w:t>
      </w:r>
    </w:p>
    <w:p w14:paraId="1820A030" w14:textId="77777777" w:rsidR="00982239" w:rsidRPr="00D94FF6" w:rsidRDefault="00982239" w:rsidP="00982239">
      <w:pPr>
        <w:rPr>
          <w:rFonts w:ascii="Intel Clear" w:hAnsi="Intel Clear" w:cs="Intel Clear"/>
        </w:rPr>
      </w:pPr>
    </w:p>
    <w:p w14:paraId="36AE0118" w14:textId="77777777" w:rsidR="00897EFE" w:rsidRPr="00D94FF6" w:rsidRDefault="00897EFE" w:rsidP="002B6965">
      <w:pPr>
        <w:rPr>
          <w:rFonts w:ascii="Intel Clear" w:hAnsi="Intel Clear" w:cs="Intel Clear"/>
        </w:rPr>
      </w:pPr>
      <w:r w:rsidRPr="00D94FF6">
        <w:rPr>
          <w:rFonts w:ascii="Intel Clear" w:hAnsi="Intel Clear" w:cs="Intel Clear"/>
          <w:b/>
        </w:rPr>
        <w:t>Dhinesh Sasidaran</w:t>
      </w:r>
      <w:r w:rsidR="009326A0" w:rsidRPr="00D94FF6">
        <w:rPr>
          <w:rFonts w:ascii="Intel Clear" w:hAnsi="Intel Clear" w:cs="Intel Clear"/>
        </w:rPr>
        <w:t xml:space="preserve"> </w:t>
      </w:r>
      <w:r w:rsidR="00982239" w:rsidRPr="00D94FF6">
        <w:rPr>
          <w:rFonts w:ascii="Intel Clear" w:hAnsi="Intel Clear" w:cs="Intel Clear"/>
        </w:rPr>
        <w:t>–</w:t>
      </w:r>
      <w:r w:rsidR="009326A0" w:rsidRPr="00D94FF6">
        <w:rPr>
          <w:rFonts w:ascii="Intel Clear" w:hAnsi="Intel Clear" w:cs="Intel Clear"/>
        </w:rPr>
        <w:t xml:space="preserve"> </w:t>
      </w:r>
      <w:r w:rsidR="00982239" w:rsidRPr="00D94FF6">
        <w:rPr>
          <w:rFonts w:ascii="Intel Clear" w:hAnsi="Intel Clear" w:cs="Intel Clear"/>
        </w:rPr>
        <w:t xml:space="preserve">Dhinesh </w:t>
      </w:r>
      <w:r w:rsidR="00F74BF9" w:rsidRPr="00D94FF6">
        <w:rPr>
          <w:rFonts w:ascii="Intel Clear" w:hAnsi="Intel Clear" w:cs="Intel Clear"/>
        </w:rPr>
        <w:t xml:space="preserve">created the </w:t>
      </w:r>
      <w:r w:rsidR="00982239" w:rsidRPr="00D94FF6">
        <w:rPr>
          <w:rFonts w:ascii="Intel Clear" w:hAnsi="Intel Clear" w:cs="Intel Clear"/>
        </w:rPr>
        <w:t xml:space="preserve">initial </w:t>
      </w:r>
      <w:r w:rsidR="000B6775" w:rsidRPr="00D94FF6">
        <w:rPr>
          <w:rFonts w:ascii="Intel Clear" w:hAnsi="Intel Clear" w:cs="Intel Clear"/>
        </w:rPr>
        <w:t>micro-architectur</w:t>
      </w:r>
      <w:r w:rsidR="0044213E" w:rsidRPr="00D94FF6">
        <w:rPr>
          <w:rFonts w:ascii="Intel Clear" w:hAnsi="Intel Clear" w:cs="Intel Clear"/>
        </w:rPr>
        <w:t>e</w:t>
      </w:r>
      <w:r w:rsidR="00982239" w:rsidRPr="00D94FF6">
        <w:rPr>
          <w:rFonts w:ascii="Intel Clear" w:hAnsi="Intel Clear" w:cs="Intel Clear"/>
        </w:rPr>
        <w:t xml:space="preserve"> </w:t>
      </w:r>
      <w:r w:rsidR="00A06CCA" w:rsidRPr="00D94FF6">
        <w:rPr>
          <w:rFonts w:ascii="Intel Clear" w:hAnsi="Intel Clear" w:cs="Intel Clear"/>
        </w:rPr>
        <w:t xml:space="preserve">of the PGCB. </w:t>
      </w:r>
      <w:r w:rsidR="00982239" w:rsidRPr="00D94FF6">
        <w:rPr>
          <w:rFonts w:ascii="Intel Clear" w:hAnsi="Intel Clear" w:cs="Intel Clear"/>
        </w:rPr>
        <w:t xml:space="preserve"> </w:t>
      </w:r>
      <w:r w:rsidRPr="00D94FF6">
        <w:rPr>
          <w:rFonts w:ascii="Intel Clear" w:hAnsi="Intel Clear" w:cs="Intel Clear"/>
        </w:rPr>
        <w:t xml:space="preserve"> </w:t>
      </w:r>
      <w:r w:rsidR="00A06CCA" w:rsidRPr="00D94FF6">
        <w:rPr>
          <w:rFonts w:ascii="Intel Clear" w:hAnsi="Intel Clear" w:cs="Intel Clear"/>
        </w:rPr>
        <w:t xml:space="preserve">He provided a significant part of the </w:t>
      </w:r>
      <w:r w:rsidRPr="00D94FF6">
        <w:rPr>
          <w:rFonts w:ascii="Intel Clear" w:hAnsi="Intel Clear" w:cs="Intel Clear"/>
        </w:rPr>
        <w:t>PGCB definition</w:t>
      </w:r>
      <w:r w:rsidR="0044213E" w:rsidRPr="00D94FF6">
        <w:rPr>
          <w:rFonts w:ascii="Intel Clear" w:hAnsi="Intel Clear" w:cs="Intel Clear"/>
        </w:rPr>
        <w:t xml:space="preserve">.  </w:t>
      </w:r>
      <w:r w:rsidR="00C52421" w:rsidRPr="00D94FF6">
        <w:rPr>
          <w:rFonts w:ascii="Intel Clear" w:hAnsi="Intel Clear" w:cs="Intel Clear"/>
        </w:rPr>
        <w:t>T</w:t>
      </w:r>
      <w:r w:rsidR="00982239" w:rsidRPr="00D94FF6">
        <w:rPr>
          <w:rFonts w:ascii="Intel Clear" w:hAnsi="Intel Clear" w:cs="Intel Clear"/>
        </w:rPr>
        <w:t xml:space="preserve">he current </w:t>
      </w:r>
      <w:r w:rsidR="00A06CCA" w:rsidRPr="00D94FF6">
        <w:rPr>
          <w:rFonts w:ascii="Intel Clear" w:hAnsi="Intel Clear" w:cs="Intel Clear"/>
        </w:rPr>
        <w:t xml:space="preserve">implementation </w:t>
      </w:r>
      <w:r w:rsidR="00982239" w:rsidRPr="00D94FF6">
        <w:rPr>
          <w:rFonts w:ascii="Intel Clear" w:hAnsi="Intel Clear" w:cs="Intel Clear"/>
        </w:rPr>
        <w:t>is based on</w:t>
      </w:r>
      <w:r w:rsidR="00C52421" w:rsidRPr="00D94FF6">
        <w:rPr>
          <w:rFonts w:ascii="Intel Clear" w:hAnsi="Intel Clear" w:cs="Intel Clear"/>
        </w:rPr>
        <w:t xml:space="preserve"> the</w:t>
      </w:r>
      <w:r w:rsidR="00982239" w:rsidRPr="00D94FF6">
        <w:rPr>
          <w:rFonts w:ascii="Intel Clear" w:hAnsi="Intel Clear" w:cs="Intel Clear"/>
        </w:rPr>
        <w:t xml:space="preserve"> </w:t>
      </w:r>
      <w:r w:rsidR="00C52421" w:rsidRPr="00D94FF6">
        <w:rPr>
          <w:rFonts w:ascii="Intel Clear" w:hAnsi="Intel Clear" w:cs="Intel Clear"/>
        </w:rPr>
        <w:t xml:space="preserve">micro-architectural framework developed by him. </w:t>
      </w:r>
    </w:p>
    <w:p w14:paraId="4C6CBD46" w14:textId="77777777" w:rsidR="009326A0" w:rsidRPr="00D94FF6" w:rsidRDefault="009326A0" w:rsidP="002B6965">
      <w:pPr>
        <w:rPr>
          <w:rFonts w:ascii="Intel Clear" w:hAnsi="Intel Clear" w:cs="Intel Clear"/>
        </w:rPr>
      </w:pPr>
    </w:p>
    <w:p w14:paraId="02A6122E" w14:textId="77777777" w:rsidR="009326A0" w:rsidRPr="00D94FF6" w:rsidRDefault="009326A0" w:rsidP="002B6965">
      <w:pPr>
        <w:rPr>
          <w:rFonts w:ascii="Intel Clear" w:hAnsi="Intel Clear" w:cs="Intel Clear"/>
        </w:rPr>
      </w:pPr>
      <w:r w:rsidRPr="00D94FF6">
        <w:rPr>
          <w:rFonts w:ascii="Intel Clear" w:hAnsi="Intel Clear" w:cs="Intel Clear"/>
          <w:b/>
        </w:rPr>
        <w:t>Asad Azam</w:t>
      </w:r>
      <w:r w:rsidR="00982239" w:rsidRPr="00D94FF6">
        <w:rPr>
          <w:rFonts w:ascii="Intel Clear" w:hAnsi="Intel Clear" w:cs="Intel Clear"/>
        </w:rPr>
        <w:t xml:space="preserve"> –</w:t>
      </w:r>
      <w:r w:rsidR="007F0362" w:rsidRPr="00D94FF6">
        <w:rPr>
          <w:rFonts w:ascii="Intel Clear" w:hAnsi="Intel Clear" w:cs="Intel Clear"/>
        </w:rPr>
        <w:t xml:space="preserve"> </w:t>
      </w:r>
      <w:r w:rsidR="00BB7404" w:rsidRPr="00D94FF6">
        <w:rPr>
          <w:rFonts w:ascii="Intel Clear" w:hAnsi="Intel Clear" w:cs="Intel Clear"/>
        </w:rPr>
        <w:t>Asad</w:t>
      </w:r>
      <w:r w:rsidR="00C52421" w:rsidRPr="00D94FF6">
        <w:rPr>
          <w:rFonts w:ascii="Intel Clear" w:hAnsi="Intel Clear" w:cs="Intel Clear"/>
        </w:rPr>
        <w:t xml:space="preserve"> </w:t>
      </w:r>
      <w:r w:rsidR="00BB7404" w:rsidRPr="00D94FF6">
        <w:rPr>
          <w:rFonts w:ascii="Intel Clear" w:hAnsi="Intel Clear" w:cs="Intel Clear"/>
        </w:rPr>
        <w:t xml:space="preserve">contributed to the </w:t>
      </w:r>
      <w:r w:rsidR="00982239" w:rsidRPr="00D94FF6">
        <w:rPr>
          <w:rFonts w:ascii="Intel Clear" w:hAnsi="Intel Clear" w:cs="Intel Clear"/>
        </w:rPr>
        <w:t xml:space="preserve">initial definition of the PGCB </w:t>
      </w:r>
      <w:r w:rsidR="00BB7404" w:rsidRPr="00D94FF6">
        <w:rPr>
          <w:rFonts w:ascii="Intel Clear" w:hAnsi="Intel Clear" w:cs="Intel Clear"/>
        </w:rPr>
        <w:t>by participating in brainstorming and review meetings for the PGCB</w:t>
      </w:r>
      <w:r w:rsidR="0044213E" w:rsidRPr="00D94FF6">
        <w:rPr>
          <w:rFonts w:ascii="Intel Clear" w:hAnsi="Intel Clear" w:cs="Intel Clear"/>
        </w:rPr>
        <w:t xml:space="preserve">. He </w:t>
      </w:r>
      <w:r w:rsidR="007F0362" w:rsidRPr="00D94FF6">
        <w:rPr>
          <w:rFonts w:ascii="Intel Clear" w:hAnsi="Intel Clear" w:cs="Intel Clear"/>
        </w:rPr>
        <w:t>provid</w:t>
      </w:r>
      <w:r w:rsidR="00BB7404" w:rsidRPr="00D94FF6">
        <w:rPr>
          <w:rFonts w:ascii="Intel Clear" w:hAnsi="Intel Clear" w:cs="Intel Clear"/>
        </w:rPr>
        <w:t>ed</w:t>
      </w:r>
      <w:r w:rsidR="00982239" w:rsidRPr="00D94FF6">
        <w:rPr>
          <w:rFonts w:ascii="Intel Clear" w:hAnsi="Intel Clear" w:cs="Intel Clear"/>
        </w:rPr>
        <w:t xml:space="preserve"> valuable </w:t>
      </w:r>
      <w:r w:rsidR="00BB7404" w:rsidRPr="00D94FF6">
        <w:rPr>
          <w:rFonts w:ascii="Intel Clear" w:hAnsi="Intel Clear" w:cs="Intel Clear"/>
        </w:rPr>
        <w:t xml:space="preserve">design </w:t>
      </w:r>
      <w:r w:rsidR="00982239" w:rsidRPr="00D94FF6">
        <w:rPr>
          <w:rFonts w:ascii="Intel Clear" w:hAnsi="Intel Clear" w:cs="Intel Clear"/>
        </w:rPr>
        <w:t>feedback from the perspective of a Soft IP.</w:t>
      </w:r>
    </w:p>
    <w:p w14:paraId="381429D5" w14:textId="77777777" w:rsidR="009326A0" w:rsidRPr="00D94FF6" w:rsidRDefault="009326A0" w:rsidP="002B6965">
      <w:pPr>
        <w:rPr>
          <w:rFonts w:ascii="Intel Clear" w:hAnsi="Intel Clear" w:cs="Intel Clear"/>
        </w:rPr>
      </w:pPr>
    </w:p>
    <w:p w14:paraId="78958FEB" w14:textId="77777777" w:rsidR="009326A0" w:rsidRPr="00D94FF6" w:rsidRDefault="009326A0" w:rsidP="002B6965">
      <w:pPr>
        <w:rPr>
          <w:rFonts w:ascii="Intel Clear" w:hAnsi="Intel Clear" w:cs="Intel Clear"/>
        </w:rPr>
      </w:pPr>
      <w:r w:rsidRPr="00D94FF6">
        <w:rPr>
          <w:rFonts w:ascii="Intel Clear" w:hAnsi="Intel Clear" w:cs="Intel Clear"/>
          <w:b/>
        </w:rPr>
        <w:t>Bill Knolla</w:t>
      </w:r>
      <w:r w:rsidR="00982239" w:rsidRPr="00D94FF6">
        <w:rPr>
          <w:rFonts w:ascii="Intel Clear" w:hAnsi="Intel Clear" w:cs="Intel Clear"/>
        </w:rPr>
        <w:t xml:space="preserve"> </w:t>
      </w:r>
      <w:r w:rsidR="00BB7404" w:rsidRPr="00D94FF6">
        <w:rPr>
          <w:rFonts w:ascii="Intel Clear" w:hAnsi="Intel Clear" w:cs="Intel Clear"/>
        </w:rPr>
        <w:t>–</w:t>
      </w:r>
      <w:r w:rsidR="007F0362" w:rsidRPr="00D94FF6">
        <w:rPr>
          <w:rFonts w:ascii="Intel Clear" w:hAnsi="Intel Clear" w:cs="Intel Clear"/>
        </w:rPr>
        <w:t xml:space="preserve"> </w:t>
      </w:r>
      <w:r w:rsidR="00BB7404" w:rsidRPr="00D94FF6">
        <w:rPr>
          <w:rFonts w:ascii="Intel Clear" w:hAnsi="Intel Clear" w:cs="Intel Clear"/>
        </w:rPr>
        <w:t>Bill was instrumental in ensuring that Chassis P</w:t>
      </w:r>
      <w:r w:rsidR="00737A44" w:rsidRPr="00D94FF6">
        <w:rPr>
          <w:rFonts w:ascii="Intel Clear" w:hAnsi="Intel Clear" w:cs="Intel Clear"/>
        </w:rPr>
        <w:t>G</w:t>
      </w:r>
      <w:r w:rsidR="00BB7404" w:rsidRPr="00D94FF6">
        <w:rPr>
          <w:rFonts w:ascii="Intel Clear" w:hAnsi="Intel Clear" w:cs="Intel Clear"/>
        </w:rPr>
        <w:t xml:space="preserve"> (power-gating) requirements were adequately captured as part of the PGCB definition</w:t>
      </w:r>
      <w:r w:rsidR="00386054" w:rsidRPr="00D94FF6">
        <w:rPr>
          <w:rFonts w:ascii="Intel Clear" w:hAnsi="Intel Clear" w:cs="Intel Clear"/>
        </w:rPr>
        <w:t>. He also</w:t>
      </w:r>
      <w:r w:rsidR="007F0362" w:rsidRPr="00D94FF6">
        <w:rPr>
          <w:rFonts w:ascii="Intel Clear" w:hAnsi="Intel Clear" w:cs="Intel Clear"/>
        </w:rPr>
        <w:t xml:space="preserve"> provid</w:t>
      </w:r>
      <w:r w:rsidR="00386054" w:rsidRPr="00D94FF6">
        <w:rPr>
          <w:rFonts w:ascii="Intel Clear" w:hAnsi="Intel Clear" w:cs="Intel Clear"/>
        </w:rPr>
        <w:t>ed</w:t>
      </w:r>
      <w:r w:rsidR="00F74BF9" w:rsidRPr="00D94FF6">
        <w:rPr>
          <w:rFonts w:ascii="Intel Clear" w:hAnsi="Intel Clear" w:cs="Intel Clear"/>
        </w:rPr>
        <w:t xml:space="preserve"> technical direction, design ideas, and </w:t>
      </w:r>
      <w:r w:rsidR="007F0362" w:rsidRPr="00D94FF6">
        <w:rPr>
          <w:rFonts w:ascii="Intel Clear" w:hAnsi="Intel Clear" w:cs="Intel Clear"/>
        </w:rPr>
        <w:t xml:space="preserve">valuable feedback </w:t>
      </w:r>
      <w:r w:rsidR="00386054" w:rsidRPr="00D94FF6">
        <w:rPr>
          <w:rFonts w:ascii="Intel Clear" w:hAnsi="Intel Clear" w:cs="Intel Clear"/>
        </w:rPr>
        <w:t xml:space="preserve">on design proposals </w:t>
      </w:r>
      <w:r w:rsidR="007F0362" w:rsidRPr="00D94FF6">
        <w:rPr>
          <w:rFonts w:ascii="Intel Clear" w:hAnsi="Intel Clear" w:cs="Intel Clear"/>
        </w:rPr>
        <w:t>from the perspective of Chip uArchitect.</w:t>
      </w:r>
    </w:p>
    <w:p w14:paraId="1CBF1C6A" w14:textId="77777777" w:rsidR="00A67A8A" w:rsidRPr="00D94FF6" w:rsidRDefault="00A67A8A" w:rsidP="002B6965">
      <w:pPr>
        <w:rPr>
          <w:rFonts w:ascii="Intel Clear" w:hAnsi="Intel Clear" w:cs="Intel Clear"/>
        </w:rPr>
      </w:pPr>
    </w:p>
    <w:p w14:paraId="6AB1D3AA" w14:textId="77777777" w:rsidR="00A67A8A" w:rsidRPr="00D94FF6" w:rsidRDefault="00A67A8A" w:rsidP="002B6965">
      <w:pPr>
        <w:rPr>
          <w:rFonts w:ascii="Intel Clear" w:hAnsi="Intel Clear" w:cs="Intel Clear"/>
        </w:rPr>
      </w:pPr>
      <w:r w:rsidRPr="00D94FF6">
        <w:rPr>
          <w:rFonts w:ascii="Intel Clear" w:hAnsi="Intel Clear" w:cs="Intel Clear"/>
          <w:b/>
        </w:rPr>
        <w:t>Jeff Wilcox, Mikal Hunsaker</w:t>
      </w:r>
      <w:r w:rsidR="003901D6" w:rsidRPr="00D94FF6">
        <w:rPr>
          <w:rFonts w:ascii="Intel Clear" w:hAnsi="Intel Clear" w:cs="Intel Clear"/>
          <w:b/>
        </w:rPr>
        <w:t>, Doug Moran</w:t>
      </w:r>
      <w:r w:rsidRPr="00D94FF6">
        <w:rPr>
          <w:rFonts w:ascii="Intel Clear" w:hAnsi="Intel Clear" w:cs="Intel Clear"/>
        </w:rPr>
        <w:t xml:space="preserve"> </w:t>
      </w:r>
      <w:r w:rsidR="003901D6" w:rsidRPr="00D94FF6">
        <w:rPr>
          <w:rFonts w:ascii="Intel Clear" w:hAnsi="Intel Clear" w:cs="Intel Clear"/>
        </w:rPr>
        <w:t>–</w:t>
      </w:r>
      <w:r w:rsidRPr="00D94FF6">
        <w:rPr>
          <w:rFonts w:ascii="Intel Clear" w:hAnsi="Intel Clear" w:cs="Intel Clear"/>
        </w:rPr>
        <w:t xml:space="preserve"> </w:t>
      </w:r>
      <w:r w:rsidR="003901D6" w:rsidRPr="00D94FF6">
        <w:rPr>
          <w:rFonts w:ascii="Intel Clear" w:hAnsi="Intel Clear" w:cs="Intel Clear"/>
        </w:rPr>
        <w:t xml:space="preserve">These architects have been closely involved in the review of the PGCB design. Jeff in particular has pioneered the idea of power-gating flows based on pre-commit, and the PGCB has been updated to use these flows as the design basis.  </w:t>
      </w:r>
      <w:r w:rsidRPr="00D94FF6">
        <w:rPr>
          <w:rFonts w:ascii="Intel Clear" w:hAnsi="Intel Clear" w:cs="Intel Clear"/>
        </w:rPr>
        <w:t xml:space="preserve"> </w:t>
      </w:r>
    </w:p>
    <w:p w14:paraId="431213B3" w14:textId="77777777" w:rsidR="009326A0" w:rsidRPr="00D94FF6" w:rsidRDefault="009326A0" w:rsidP="002B6965">
      <w:pPr>
        <w:rPr>
          <w:rFonts w:ascii="Intel Clear" w:hAnsi="Intel Clear" w:cs="Intel Clear"/>
        </w:rPr>
      </w:pPr>
    </w:p>
    <w:p w14:paraId="278A85EE" w14:textId="77777777" w:rsidR="009326A0" w:rsidRPr="00D94FF6" w:rsidRDefault="009326A0" w:rsidP="002B6965">
      <w:pPr>
        <w:rPr>
          <w:rFonts w:ascii="Intel Clear" w:hAnsi="Intel Clear" w:cs="Intel Clear"/>
          <w:b/>
        </w:rPr>
      </w:pPr>
      <w:r w:rsidRPr="00D94FF6">
        <w:rPr>
          <w:rFonts w:ascii="Intel Clear" w:hAnsi="Intel Clear" w:cs="Intel Clear"/>
          <w:b/>
        </w:rPr>
        <w:t>SPT State Retention TR Working Group</w:t>
      </w:r>
      <w:r w:rsidR="007F0362" w:rsidRPr="00D94FF6">
        <w:rPr>
          <w:rFonts w:ascii="Intel Clear" w:hAnsi="Intel Clear" w:cs="Intel Clear"/>
          <w:b/>
        </w:rPr>
        <w:t xml:space="preserve"> </w:t>
      </w:r>
      <w:r w:rsidR="007F0362" w:rsidRPr="00D94FF6">
        <w:rPr>
          <w:rFonts w:ascii="Intel Clear" w:hAnsi="Intel Clear" w:cs="Intel Clear"/>
        </w:rPr>
        <w:t xml:space="preserve">– </w:t>
      </w:r>
      <w:r w:rsidR="00386054" w:rsidRPr="00D94FF6">
        <w:rPr>
          <w:rFonts w:ascii="Intel Clear" w:hAnsi="Intel Clear" w:cs="Intel Clear"/>
        </w:rPr>
        <w:t xml:space="preserve">This WG led the </w:t>
      </w:r>
      <w:r w:rsidR="007F0362" w:rsidRPr="00D94FF6">
        <w:rPr>
          <w:rFonts w:ascii="Intel Clear" w:hAnsi="Intel Clear" w:cs="Intel Clear"/>
        </w:rPr>
        <w:t xml:space="preserve">technical readiness efforts </w:t>
      </w:r>
      <w:r w:rsidR="0044213E" w:rsidRPr="00D94FF6">
        <w:rPr>
          <w:rFonts w:ascii="Intel Clear" w:hAnsi="Intel Clear" w:cs="Intel Clear"/>
        </w:rPr>
        <w:t xml:space="preserve">for enabling use of </w:t>
      </w:r>
      <w:r w:rsidR="007F0362" w:rsidRPr="00D94FF6">
        <w:rPr>
          <w:rFonts w:ascii="Intel Clear" w:hAnsi="Intel Clear" w:cs="Intel Clear"/>
        </w:rPr>
        <w:t xml:space="preserve">state retention </w:t>
      </w:r>
      <w:r w:rsidR="00386054" w:rsidRPr="00D94FF6">
        <w:rPr>
          <w:rFonts w:ascii="Intel Clear" w:hAnsi="Intel Clear" w:cs="Intel Clear"/>
        </w:rPr>
        <w:t>cells</w:t>
      </w:r>
      <w:r w:rsidR="007F0362" w:rsidRPr="00D94FF6">
        <w:rPr>
          <w:rFonts w:ascii="Intel Clear" w:hAnsi="Intel Clear" w:cs="Intel Clear"/>
        </w:rPr>
        <w:t>.</w:t>
      </w:r>
      <w:r w:rsidR="00386054" w:rsidRPr="00D94FF6">
        <w:rPr>
          <w:rFonts w:ascii="Intel Clear" w:hAnsi="Intel Clear" w:cs="Intel Clear"/>
        </w:rPr>
        <w:t xml:space="preserve"> This enabled faster definition and release of the PGCB. </w:t>
      </w:r>
    </w:p>
    <w:p w14:paraId="0840D561" w14:textId="77777777" w:rsidR="009326A0" w:rsidRPr="00D94FF6" w:rsidRDefault="009326A0" w:rsidP="002B6965">
      <w:pPr>
        <w:rPr>
          <w:rFonts w:ascii="Intel Clear" w:hAnsi="Intel Clear" w:cs="Intel Clear"/>
        </w:rPr>
      </w:pPr>
    </w:p>
    <w:p w14:paraId="3A469C84" w14:textId="77777777" w:rsidR="009326A0" w:rsidRPr="00D94FF6" w:rsidRDefault="00982239" w:rsidP="002B6965">
      <w:pPr>
        <w:rPr>
          <w:rFonts w:ascii="Intel Clear" w:hAnsi="Intel Clear" w:cs="Intel Clear"/>
        </w:rPr>
      </w:pPr>
      <w:r w:rsidRPr="00D94FF6">
        <w:rPr>
          <w:rFonts w:ascii="Intel Clear" w:hAnsi="Intel Clear" w:cs="Intel Clear"/>
          <w:b/>
        </w:rPr>
        <w:t xml:space="preserve">Many Other SIP </w:t>
      </w:r>
      <w:r w:rsidR="00F74BF9" w:rsidRPr="00D94FF6">
        <w:rPr>
          <w:rFonts w:ascii="Intel Clear" w:hAnsi="Intel Clear" w:cs="Intel Clear"/>
          <w:b/>
        </w:rPr>
        <w:t>micro-architects</w:t>
      </w:r>
      <w:r w:rsidR="007F0362" w:rsidRPr="00D94FF6">
        <w:rPr>
          <w:rFonts w:ascii="Intel Clear" w:hAnsi="Intel Clear" w:cs="Intel Clear"/>
        </w:rPr>
        <w:t xml:space="preserve"> – </w:t>
      </w:r>
      <w:r w:rsidR="00386054" w:rsidRPr="00D94FF6">
        <w:rPr>
          <w:rFonts w:ascii="Intel Clear" w:hAnsi="Intel Clear" w:cs="Intel Clear"/>
        </w:rPr>
        <w:t xml:space="preserve">PGCB design has benefited greatly from </w:t>
      </w:r>
      <w:r w:rsidR="00F74BF9" w:rsidRPr="00D94FF6">
        <w:rPr>
          <w:rFonts w:ascii="Intel Clear" w:hAnsi="Intel Clear" w:cs="Intel Clear"/>
        </w:rPr>
        <w:t xml:space="preserve">the contribution of </w:t>
      </w:r>
      <w:r w:rsidR="00386054" w:rsidRPr="00D94FF6">
        <w:rPr>
          <w:rFonts w:ascii="Intel Clear" w:hAnsi="Intel Clear" w:cs="Intel Clear"/>
        </w:rPr>
        <w:t xml:space="preserve">multiple other SIP team </w:t>
      </w:r>
      <w:r w:rsidR="00F74BF9" w:rsidRPr="00D94FF6">
        <w:rPr>
          <w:rFonts w:ascii="Intel Clear" w:hAnsi="Intel Clear" w:cs="Intel Clear"/>
        </w:rPr>
        <w:t>micro-architects</w:t>
      </w:r>
      <w:r w:rsidR="00386054" w:rsidRPr="00D94FF6">
        <w:rPr>
          <w:rFonts w:ascii="Intel Clear" w:hAnsi="Intel Clear" w:cs="Intel Clear"/>
        </w:rPr>
        <w:t xml:space="preserve"> who participated enthusiastically in multiple review sessions and took the time to perform detailed design evaluations, point out potential issues, and suggest resolutions for </w:t>
      </w:r>
      <w:r w:rsidR="0044213E" w:rsidRPr="00D94FF6">
        <w:rPr>
          <w:rFonts w:ascii="Intel Clear" w:hAnsi="Intel Clear" w:cs="Intel Clear"/>
        </w:rPr>
        <w:t xml:space="preserve">those. </w:t>
      </w:r>
    </w:p>
    <w:p w14:paraId="41EF4939" w14:textId="77777777" w:rsidR="009C57A7" w:rsidRPr="00D94FF6" w:rsidRDefault="009C57A7">
      <w:pPr>
        <w:pStyle w:val="Heading2"/>
        <w:rPr>
          <w:rFonts w:ascii="Intel Clear" w:hAnsi="Intel Clear" w:cs="Intel Clear"/>
        </w:rPr>
      </w:pPr>
      <w:r w:rsidRPr="00D94FF6">
        <w:rPr>
          <w:rFonts w:ascii="Intel Clear" w:hAnsi="Intel Clear" w:cs="Intel Clear"/>
        </w:rPr>
        <w:t>Revision History</w:t>
      </w:r>
    </w:p>
    <w:p w14:paraId="13D8DE4F" w14:textId="77777777" w:rsidR="009C57A7" w:rsidRPr="00D94FF6" w:rsidRDefault="009C57A7" w:rsidP="009C57A7">
      <w:pPr>
        <w:rPr>
          <w:rFonts w:ascii="Intel Clear" w:hAnsi="Intel Clear" w:cs="Intel Clear"/>
        </w:rPr>
      </w:pPr>
    </w:p>
    <w:tbl>
      <w:tblPr>
        <w:tblStyle w:val="TableGrid"/>
        <w:tblW w:w="0" w:type="auto"/>
        <w:tblLook w:val="04A0" w:firstRow="1" w:lastRow="0" w:firstColumn="1" w:lastColumn="0" w:noHBand="0" w:noVBand="1"/>
      </w:tblPr>
      <w:tblGrid>
        <w:gridCol w:w="934"/>
        <w:gridCol w:w="1514"/>
        <w:gridCol w:w="1117"/>
        <w:gridCol w:w="6290"/>
        <w:gridCol w:w="81"/>
      </w:tblGrid>
      <w:tr w:rsidR="009C57A7" w:rsidRPr="00D94FF6" w14:paraId="69611FD0" w14:textId="77777777" w:rsidTr="00971F86">
        <w:tc>
          <w:tcPr>
            <w:tcW w:w="934" w:type="dxa"/>
          </w:tcPr>
          <w:p w14:paraId="01D544EF" w14:textId="77777777" w:rsidR="009C57A7" w:rsidRPr="00D94FF6" w:rsidRDefault="009C57A7" w:rsidP="009C57A7">
            <w:pPr>
              <w:rPr>
                <w:rFonts w:ascii="Intel Clear" w:hAnsi="Intel Clear" w:cs="Intel Clear"/>
                <w:b/>
              </w:rPr>
            </w:pPr>
            <w:r w:rsidRPr="00D94FF6">
              <w:rPr>
                <w:rFonts w:ascii="Intel Clear" w:hAnsi="Intel Clear" w:cs="Intel Clear"/>
                <w:b/>
              </w:rPr>
              <w:t>Version</w:t>
            </w:r>
          </w:p>
        </w:tc>
        <w:tc>
          <w:tcPr>
            <w:tcW w:w="1434" w:type="dxa"/>
          </w:tcPr>
          <w:p w14:paraId="6DC23C32" w14:textId="77777777" w:rsidR="009C57A7" w:rsidRPr="00D94FF6" w:rsidRDefault="009C57A7" w:rsidP="009C57A7">
            <w:pPr>
              <w:rPr>
                <w:rFonts w:ascii="Intel Clear" w:hAnsi="Intel Clear" w:cs="Intel Clear"/>
                <w:b/>
              </w:rPr>
            </w:pPr>
            <w:r w:rsidRPr="00D94FF6">
              <w:rPr>
                <w:rFonts w:ascii="Intel Clear" w:hAnsi="Intel Clear" w:cs="Intel Clear"/>
                <w:b/>
              </w:rPr>
              <w:t>Date</w:t>
            </w:r>
          </w:p>
        </w:tc>
        <w:tc>
          <w:tcPr>
            <w:tcW w:w="1148" w:type="dxa"/>
          </w:tcPr>
          <w:p w14:paraId="4F8C2CEC" w14:textId="77777777" w:rsidR="009C57A7" w:rsidRPr="00D94FF6" w:rsidRDefault="00F93BA8" w:rsidP="009C57A7">
            <w:pPr>
              <w:rPr>
                <w:rFonts w:ascii="Intel Clear" w:hAnsi="Intel Clear" w:cs="Intel Clear"/>
                <w:b/>
              </w:rPr>
            </w:pPr>
            <w:r w:rsidRPr="00D94FF6">
              <w:rPr>
                <w:rFonts w:ascii="Intel Clear" w:hAnsi="Intel Clear" w:cs="Intel Clear"/>
                <w:b/>
              </w:rPr>
              <w:t>Author</w:t>
            </w:r>
          </w:p>
        </w:tc>
        <w:tc>
          <w:tcPr>
            <w:tcW w:w="6420" w:type="dxa"/>
            <w:gridSpan w:val="2"/>
          </w:tcPr>
          <w:p w14:paraId="4FA433B9" w14:textId="77777777" w:rsidR="009C57A7" w:rsidRPr="00D94FF6" w:rsidRDefault="00F93BA8" w:rsidP="009C57A7">
            <w:pPr>
              <w:rPr>
                <w:rFonts w:ascii="Intel Clear" w:hAnsi="Intel Clear" w:cs="Intel Clear"/>
                <w:b/>
              </w:rPr>
            </w:pPr>
            <w:r w:rsidRPr="00D94FF6">
              <w:rPr>
                <w:rFonts w:ascii="Intel Clear" w:hAnsi="Intel Clear" w:cs="Intel Clear"/>
                <w:b/>
              </w:rPr>
              <w:t>Description</w:t>
            </w:r>
          </w:p>
        </w:tc>
      </w:tr>
      <w:tr w:rsidR="009C57A7" w:rsidRPr="00D94FF6" w14:paraId="22640A7B" w14:textId="77777777" w:rsidTr="00971F86">
        <w:tc>
          <w:tcPr>
            <w:tcW w:w="934" w:type="dxa"/>
          </w:tcPr>
          <w:p w14:paraId="4E0E6613" w14:textId="77777777" w:rsidR="009C57A7" w:rsidRPr="00D94FF6" w:rsidRDefault="00F93BA8" w:rsidP="009C57A7">
            <w:pPr>
              <w:rPr>
                <w:rFonts w:ascii="Intel Clear" w:hAnsi="Intel Clear" w:cs="Intel Clear"/>
              </w:rPr>
            </w:pPr>
            <w:r w:rsidRPr="00D94FF6">
              <w:rPr>
                <w:rFonts w:ascii="Intel Clear" w:hAnsi="Intel Clear" w:cs="Intel Clear"/>
              </w:rPr>
              <w:t>0.5</w:t>
            </w:r>
            <w:r w:rsidR="005A2942" w:rsidRPr="00D94FF6">
              <w:rPr>
                <w:rFonts w:ascii="Intel Clear" w:hAnsi="Intel Clear" w:cs="Intel Clear"/>
              </w:rPr>
              <w:t>0</w:t>
            </w:r>
          </w:p>
        </w:tc>
        <w:tc>
          <w:tcPr>
            <w:tcW w:w="1434" w:type="dxa"/>
          </w:tcPr>
          <w:p w14:paraId="196EB5E1" w14:textId="77777777" w:rsidR="009C57A7" w:rsidRPr="00D94FF6" w:rsidRDefault="00F93BA8" w:rsidP="009C57A7">
            <w:pPr>
              <w:rPr>
                <w:rFonts w:ascii="Intel Clear" w:hAnsi="Intel Clear" w:cs="Intel Clear"/>
              </w:rPr>
            </w:pPr>
            <w:r w:rsidRPr="00D94FF6">
              <w:rPr>
                <w:rFonts w:ascii="Intel Clear" w:hAnsi="Intel Clear" w:cs="Intel Clear"/>
              </w:rPr>
              <w:t>WW35.6</w:t>
            </w:r>
          </w:p>
        </w:tc>
        <w:tc>
          <w:tcPr>
            <w:tcW w:w="1148" w:type="dxa"/>
          </w:tcPr>
          <w:p w14:paraId="47443D73" w14:textId="77777777" w:rsidR="009C57A7" w:rsidRPr="00D94FF6" w:rsidRDefault="00F93BA8" w:rsidP="009C57A7">
            <w:pPr>
              <w:rPr>
                <w:rFonts w:ascii="Intel Clear" w:hAnsi="Intel Clear" w:cs="Intel Clear"/>
              </w:rPr>
            </w:pPr>
            <w:r w:rsidRPr="00D94FF6">
              <w:rPr>
                <w:rFonts w:ascii="Intel Clear" w:hAnsi="Intel Clear" w:cs="Intel Clear"/>
              </w:rPr>
              <w:t>jwhavica</w:t>
            </w:r>
          </w:p>
        </w:tc>
        <w:tc>
          <w:tcPr>
            <w:tcW w:w="6420" w:type="dxa"/>
            <w:gridSpan w:val="2"/>
          </w:tcPr>
          <w:p w14:paraId="1FF62DE9" w14:textId="77777777" w:rsidR="009C57A7" w:rsidRPr="00D94FF6" w:rsidRDefault="00F93BA8" w:rsidP="00864940">
            <w:pPr>
              <w:rPr>
                <w:rFonts w:ascii="Intel Clear" w:hAnsi="Intel Clear" w:cs="Intel Clear"/>
              </w:rPr>
            </w:pPr>
            <w:r w:rsidRPr="00D94FF6">
              <w:rPr>
                <w:rFonts w:ascii="Intel Clear" w:hAnsi="Intel Clear" w:cs="Intel Clear"/>
              </w:rPr>
              <w:t>Initial Release</w:t>
            </w:r>
          </w:p>
          <w:p w14:paraId="424C01E9" w14:textId="77777777" w:rsidR="00712C0C" w:rsidRPr="00D94FF6" w:rsidRDefault="00712C0C" w:rsidP="008A4F40">
            <w:pPr>
              <w:pStyle w:val="ListParagraph"/>
              <w:numPr>
                <w:ilvl w:val="0"/>
                <w:numId w:val="25"/>
              </w:numPr>
              <w:spacing w:after="0"/>
              <w:rPr>
                <w:rFonts w:ascii="Intel Clear" w:hAnsi="Intel Clear" w:cs="Intel Clear"/>
              </w:rPr>
            </w:pPr>
            <w:r w:rsidRPr="00D94FF6">
              <w:rPr>
                <w:rFonts w:ascii="Intel Clear" w:hAnsi="Intel Clear" w:cs="Intel Clear"/>
              </w:rPr>
              <w:t xml:space="preserve">Split out PGCB related documentation from the State Retention HAS </w:t>
            </w:r>
            <w:r w:rsidR="00F74BF9" w:rsidRPr="00D94FF6">
              <w:rPr>
                <w:rFonts w:ascii="Intel Clear" w:hAnsi="Intel Clear" w:cs="Intel Clear"/>
              </w:rPr>
              <w:t xml:space="preserve">(authored by Dhinesh Sasidaran) </w:t>
            </w:r>
            <w:r w:rsidRPr="00D94FF6">
              <w:rPr>
                <w:rFonts w:ascii="Intel Clear" w:hAnsi="Intel Clear" w:cs="Intel Clear"/>
              </w:rPr>
              <w:t xml:space="preserve">to </w:t>
            </w:r>
            <w:r w:rsidR="00F74BF9" w:rsidRPr="00D94FF6">
              <w:rPr>
                <w:rFonts w:ascii="Intel Clear" w:hAnsi="Intel Clear" w:cs="Intel Clear"/>
              </w:rPr>
              <w:t xml:space="preserve">create </w:t>
            </w:r>
            <w:r w:rsidRPr="00D94FF6">
              <w:rPr>
                <w:rFonts w:ascii="Intel Clear" w:hAnsi="Intel Clear" w:cs="Intel Clear"/>
              </w:rPr>
              <w:t xml:space="preserve">PGCB Integration doc. </w:t>
            </w:r>
          </w:p>
          <w:p w14:paraId="78F21F4F" w14:textId="77777777" w:rsidR="002B6965" w:rsidRPr="00D94FF6" w:rsidRDefault="007F0362" w:rsidP="008A4F40">
            <w:pPr>
              <w:pStyle w:val="ListParagraph"/>
              <w:numPr>
                <w:ilvl w:val="0"/>
                <w:numId w:val="25"/>
              </w:numPr>
              <w:spacing w:after="0"/>
              <w:rPr>
                <w:rFonts w:ascii="Intel Clear" w:hAnsi="Intel Clear" w:cs="Intel Clear"/>
              </w:rPr>
            </w:pPr>
            <w:r w:rsidRPr="00D94FF6">
              <w:rPr>
                <w:rFonts w:ascii="Intel Clear" w:hAnsi="Intel Clear" w:cs="Intel Clear"/>
              </w:rPr>
              <w:t>Based on the original definition of the PGCB and FSM d</w:t>
            </w:r>
            <w:r w:rsidR="00B40226" w:rsidRPr="00D94FF6">
              <w:rPr>
                <w:rFonts w:ascii="Intel Clear" w:hAnsi="Intel Clear" w:cs="Intel Clear"/>
              </w:rPr>
              <w:t xml:space="preserve">esigned </w:t>
            </w:r>
            <w:r w:rsidRPr="00D94FF6">
              <w:rPr>
                <w:rFonts w:ascii="Intel Clear" w:hAnsi="Intel Clear" w:cs="Intel Clear"/>
              </w:rPr>
              <w:t xml:space="preserve">by Dhinesh </w:t>
            </w:r>
            <w:r w:rsidR="00B40226" w:rsidRPr="00D94FF6">
              <w:rPr>
                <w:rFonts w:ascii="Intel Clear" w:hAnsi="Intel Clear" w:cs="Intel Clear"/>
              </w:rPr>
              <w:t xml:space="preserve">Sasidaran (refer </w:t>
            </w:r>
            <w:r w:rsidR="00FE3B53" w:rsidRPr="00D94FF6">
              <w:rPr>
                <w:rFonts w:ascii="Intel Clear" w:hAnsi="Intel Clear" w:cs="Intel Clear"/>
              </w:rPr>
              <w:t xml:space="preserve">section 3.0 of </w:t>
            </w:r>
            <w:r w:rsidR="00B40226" w:rsidRPr="00D94FF6">
              <w:rPr>
                <w:rFonts w:ascii="Intel Clear" w:hAnsi="Intel Clear" w:cs="Intel Clear"/>
              </w:rPr>
              <w:t xml:space="preserve">State_Retention_108900_HAS_rev0p7.doc - HAS related to </w:t>
            </w:r>
            <w:r w:rsidRPr="00D94FF6">
              <w:rPr>
                <w:rFonts w:ascii="Intel Clear" w:hAnsi="Intel Clear" w:cs="Intel Clear"/>
              </w:rPr>
              <w:t xml:space="preserve">the </w:t>
            </w:r>
            <w:hyperlink r:id="rId9" w:anchor="requirement/default.aspx?requirement_id=108900" w:history="1">
              <w:r w:rsidRPr="00D94FF6">
                <w:rPr>
                  <w:rStyle w:val="Hyperlink"/>
                  <w:rFonts w:ascii="Intel Clear" w:hAnsi="Intel Clear" w:cs="Intel Clear"/>
                </w:rPr>
                <w:t>SPT Requirement: 108900</w:t>
              </w:r>
            </w:hyperlink>
            <w:r w:rsidR="00B40226" w:rsidRPr="00D94FF6">
              <w:rPr>
                <w:rFonts w:ascii="Intel Clear" w:hAnsi="Intel Clear" w:cs="Intel Clear"/>
              </w:rPr>
              <w:t>)</w:t>
            </w:r>
          </w:p>
          <w:p w14:paraId="7BA80777" w14:textId="77777777" w:rsidR="00B40226" w:rsidRPr="00D94FF6" w:rsidRDefault="00B40226" w:rsidP="008A4F40">
            <w:pPr>
              <w:pStyle w:val="ListParagraph"/>
              <w:numPr>
                <w:ilvl w:val="0"/>
                <w:numId w:val="25"/>
              </w:numPr>
              <w:spacing w:after="0"/>
              <w:rPr>
                <w:rFonts w:ascii="Intel Clear" w:hAnsi="Intel Clear" w:cs="Intel Clear"/>
              </w:rPr>
            </w:pPr>
            <w:r w:rsidRPr="00D94FF6">
              <w:rPr>
                <w:rFonts w:ascii="Intel Clear" w:hAnsi="Intel Clear" w:cs="Intel Clear"/>
              </w:rPr>
              <w:t>U</w:t>
            </w:r>
            <w:r w:rsidR="00F74BF9" w:rsidRPr="00D94FF6">
              <w:rPr>
                <w:rFonts w:ascii="Intel Clear" w:hAnsi="Intel Clear" w:cs="Intel Clear"/>
              </w:rPr>
              <w:t xml:space="preserve">pdated section on </w:t>
            </w:r>
            <w:r w:rsidR="00712C0C" w:rsidRPr="00D94FF6">
              <w:rPr>
                <w:rFonts w:ascii="Intel Clear" w:hAnsi="Intel Clear" w:cs="Intel Clear"/>
              </w:rPr>
              <w:t>PGCB Scope, separated out PMC and IP interfaces to PGCB, added separate waveforms (</w:t>
            </w:r>
            <w:r w:rsidR="00F74BF9" w:rsidRPr="00D94FF6">
              <w:rPr>
                <w:rFonts w:ascii="Intel Clear" w:hAnsi="Intel Clear" w:cs="Intel Clear"/>
              </w:rPr>
              <w:t xml:space="preserve">in lieu of </w:t>
            </w:r>
            <w:r w:rsidR="00712C0C" w:rsidRPr="00D94FF6">
              <w:rPr>
                <w:rFonts w:ascii="Intel Clear" w:hAnsi="Intel Clear" w:cs="Intel Clear"/>
              </w:rPr>
              <w:t xml:space="preserve">previous consolidated waveform). </w:t>
            </w:r>
          </w:p>
          <w:p w14:paraId="7833647A" w14:textId="77777777" w:rsidR="00AD264A" w:rsidRPr="00D94FF6" w:rsidRDefault="00712C0C" w:rsidP="008A4F40">
            <w:pPr>
              <w:pStyle w:val="ListParagraph"/>
              <w:numPr>
                <w:ilvl w:val="0"/>
                <w:numId w:val="25"/>
              </w:numPr>
              <w:spacing w:after="0"/>
              <w:rPr>
                <w:rFonts w:ascii="Intel Clear" w:hAnsi="Intel Clear" w:cs="Intel Clear"/>
              </w:rPr>
            </w:pPr>
            <w:r w:rsidRPr="00D94FF6">
              <w:rPr>
                <w:rFonts w:ascii="Intel Clear" w:hAnsi="Intel Clear" w:cs="Intel Clear"/>
              </w:rPr>
              <w:t xml:space="preserve">Removed section on </w:t>
            </w:r>
            <w:r w:rsidR="00AD264A" w:rsidRPr="00D94FF6">
              <w:rPr>
                <w:rFonts w:ascii="Intel Clear" w:hAnsi="Intel Clear" w:cs="Intel Clear"/>
              </w:rPr>
              <w:t xml:space="preserve">PGCB </w:t>
            </w:r>
            <w:r w:rsidRPr="00D94FF6">
              <w:rPr>
                <w:rFonts w:ascii="Intel Clear" w:hAnsi="Intel Clear" w:cs="Intel Clear"/>
              </w:rPr>
              <w:t xml:space="preserve">Phases </w:t>
            </w:r>
            <w:r w:rsidR="00AD264A" w:rsidRPr="00D94FF6">
              <w:rPr>
                <w:rFonts w:ascii="Intel Clear" w:hAnsi="Intel Clear" w:cs="Intel Clear"/>
              </w:rPr>
              <w:t>(in keeping with focus on IP-centric behavior as documented in waveforms)</w:t>
            </w:r>
          </w:p>
          <w:p w14:paraId="66A28D16" w14:textId="77777777" w:rsidR="00AD264A" w:rsidRPr="00D94FF6" w:rsidRDefault="00AD264A" w:rsidP="008A4F40">
            <w:pPr>
              <w:pStyle w:val="ListParagraph"/>
              <w:numPr>
                <w:ilvl w:val="0"/>
                <w:numId w:val="25"/>
              </w:numPr>
              <w:spacing w:after="0"/>
              <w:rPr>
                <w:rFonts w:ascii="Intel Clear" w:hAnsi="Intel Clear" w:cs="Intel Clear"/>
              </w:rPr>
            </w:pPr>
            <w:r w:rsidRPr="00D94FF6">
              <w:rPr>
                <w:rFonts w:ascii="Intel Clear" w:hAnsi="Intel Clear" w:cs="Intel Clear"/>
              </w:rPr>
              <w:t>Added new interface signals and 3-signal handshakes for initiating power gating and for locking both ISMs.</w:t>
            </w:r>
          </w:p>
          <w:p w14:paraId="050B6D12" w14:textId="77777777" w:rsidR="00712C0C" w:rsidRPr="00D94FF6" w:rsidRDefault="00AD264A" w:rsidP="008A4F40">
            <w:pPr>
              <w:pStyle w:val="ListParagraph"/>
              <w:numPr>
                <w:ilvl w:val="0"/>
                <w:numId w:val="25"/>
              </w:numPr>
              <w:rPr>
                <w:rFonts w:ascii="Intel Clear" w:hAnsi="Intel Clear" w:cs="Intel Clear"/>
              </w:rPr>
            </w:pPr>
            <w:r w:rsidRPr="00D94FF6">
              <w:rPr>
                <w:rFonts w:ascii="Intel Clear" w:hAnsi="Intel Clear" w:cs="Intel Clear"/>
              </w:rPr>
              <w:lastRenderedPageBreak/>
              <w:t xml:space="preserve">Added new section on IP power gating requirements. </w:t>
            </w:r>
            <w:r w:rsidR="00712C0C" w:rsidRPr="00D94FF6">
              <w:rPr>
                <w:rFonts w:ascii="Intel Clear" w:hAnsi="Intel Clear" w:cs="Intel Clear"/>
              </w:rPr>
              <w:t xml:space="preserve">  </w:t>
            </w:r>
          </w:p>
        </w:tc>
      </w:tr>
      <w:tr w:rsidR="00F93BA8" w:rsidRPr="00D94FF6" w14:paraId="3968033A" w14:textId="77777777" w:rsidTr="00971F86">
        <w:tc>
          <w:tcPr>
            <w:tcW w:w="934" w:type="dxa"/>
          </w:tcPr>
          <w:p w14:paraId="72F2DA56" w14:textId="77777777" w:rsidR="00F93BA8" w:rsidRPr="00D94FF6" w:rsidRDefault="00F93BA8" w:rsidP="009C57A7">
            <w:pPr>
              <w:rPr>
                <w:rFonts w:ascii="Intel Clear" w:hAnsi="Intel Clear" w:cs="Intel Clear"/>
              </w:rPr>
            </w:pPr>
            <w:r w:rsidRPr="00D94FF6">
              <w:rPr>
                <w:rFonts w:ascii="Intel Clear" w:hAnsi="Intel Clear" w:cs="Intel Clear"/>
              </w:rPr>
              <w:lastRenderedPageBreak/>
              <w:t>0.51</w:t>
            </w:r>
          </w:p>
        </w:tc>
        <w:tc>
          <w:tcPr>
            <w:tcW w:w="1434" w:type="dxa"/>
          </w:tcPr>
          <w:p w14:paraId="69AF0449" w14:textId="77777777" w:rsidR="00F93BA8" w:rsidRPr="00D94FF6" w:rsidRDefault="00F93BA8" w:rsidP="009C57A7">
            <w:pPr>
              <w:rPr>
                <w:rFonts w:ascii="Intel Clear" w:hAnsi="Intel Clear" w:cs="Intel Clear"/>
              </w:rPr>
            </w:pPr>
            <w:r w:rsidRPr="00D94FF6">
              <w:rPr>
                <w:rFonts w:ascii="Intel Clear" w:hAnsi="Intel Clear" w:cs="Intel Clear"/>
              </w:rPr>
              <w:t>WW36.6</w:t>
            </w:r>
          </w:p>
        </w:tc>
        <w:tc>
          <w:tcPr>
            <w:tcW w:w="1148" w:type="dxa"/>
          </w:tcPr>
          <w:p w14:paraId="7A4445D9" w14:textId="77777777" w:rsidR="00F93BA8" w:rsidRPr="00D94FF6" w:rsidRDefault="00F93BA8" w:rsidP="009C57A7">
            <w:pPr>
              <w:rPr>
                <w:rFonts w:ascii="Intel Clear" w:hAnsi="Intel Clear" w:cs="Intel Clear"/>
              </w:rPr>
            </w:pPr>
            <w:r w:rsidRPr="00D94FF6">
              <w:rPr>
                <w:rFonts w:ascii="Intel Clear" w:hAnsi="Intel Clear" w:cs="Intel Clear"/>
              </w:rPr>
              <w:t>jwhavica</w:t>
            </w:r>
          </w:p>
        </w:tc>
        <w:tc>
          <w:tcPr>
            <w:tcW w:w="6420" w:type="dxa"/>
            <w:gridSpan w:val="2"/>
          </w:tcPr>
          <w:p w14:paraId="2838942A" w14:textId="77777777" w:rsidR="00F93BA8" w:rsidRPr="00D94FF6" w:rsidRDefault="00F93BA8" w:rsidP="00F93BA8">
            <w:pPr>
              <w:rPr>
                <w:rFonts w:ascii="Intel Clear" w:hAnsi="Intel Clear" w:cs="Intel Clear"/>
              </w:rPr>
            </w:pPr>
            <w:r w:rsidRPr="00D94FF6">
              <w:rPr>
                <w:rFonts w:ascii="Intel Clear" w:hAnsi="Intel Clear" w:cs="Intel Clear"/>
              </w:rPr>
              <w:t>Minor Spec Tweaks:</w:t>
            </w:r>
          </w:p>
          <w:p w14:paraId="1D98CC54" w14:textId="77777777" w:rsidR="00F93BA8" w:rsidRPr="00D94FF6" w:rsidRDefault="00F93BA8" w:rsidP="008A4F40">
            <w:pPr>
              <w:pStyle w:val="ListParagraph"/>
              <w:numPr>
                <w:ilvl w:val="0"/>
                <w:numId w:val="18"/>
              </w:numPr>
              <w:spacing w:after="0" w:line="240" w:lineRule="auto"/>
              <w:rPr>
                <w:rFonts w:ascii="Intel Clear" w:hAnsi="Intel Clear" w:cs="Intel Clear"/>
              </w:rPr>
            </w:pPr>
            <w:r w:rsidRPr="00D94FF6">
              <w:rPr>
                <w:rFonts w:ascii="Intel Clear" w:hAnsi="Intel Clear" w:cs="Intel Clear"/>
              </w:rPr>
              <w:t>Added Revision History</w:t>
            </w:r>
          </w:p>
          <w:p w14:paraId="09E3676B" w14:textId="77777777" w:rsidR="00F93BA8" w:rsidRPr="00D94FF6" w:rsidRDefault="00F93BA8" w:rsidP="008A4F40">
            <w:pPr>
              <w:pStyle w:val="ListParagraph"/>
              <w:numPr>
                <w:ilvl w:val="0"/>
                <w:numId w:val="18"/>
              </w:numPr>
              <w:spacing w:after="0" w:line="240" w:lineRule="auto"/>
              <w:rPr>
                <w:rFonts w:ascii="Intel Clear" w:hAnsi="Intel Clear" w:cs="Intel Clear"/>
              </w:rPr>
            </w:pPr>
            <w:r w:rsidRPr="00D94FF6">
              <w:rPr>
                <w:rFonts w:ascii="Intel Clear" w:hAnsi="Intel Clear" w:cs="Intel Clear"/>
              </w:rPr>
              <w:t>Added Abort Flow Waveform</w:t>
            </w:r>
          </w:p>
          <w:p w14:paraId="7403307C" w14:textId="77777777" w:rsidR="00F93BA8" w:rsidRPr="00D94FF6" w:rsidRDefault="00F93BA8" w:rsidP="008A4F40">
            <w:pPr>
              <w:pStyle w:val="ListParagraph"/>
              <w:numPr>
                <w:ilvl w:val="0"/>
                <w:numId w:val="18"/>
              </w:numPr>
              <w:spacing w:after="0" w:line="240" w:lineRule="auto"/>
              <w:rPr>
                <w:rFonts w:ascii="Intel Clear" w:hAnsi="Intel Clear" w:cs="Intel Clear"/>
              </w:rPr>
            </w:pPr>
            <w:r w:rsidRPr="00D94FF6">
              <w:rPr>
                <w:rFonts w:ascii="Intel Clear" w:hAnsi="Intel Clear" w:cs="Intel Clear"/>
              </w:rPr>
              <w:t xml:space="preserve">Updated wording of </w:t>
            </w:r>
            <w:r w:rsidR="007D79DF" w:rsidRPr="00D94FF6">
              <w:rPr>
                <w:rFonts w:ascii="Intel Clear" w:hAnsi="Intel Clear" w:cs="Intel Clear"/>
              </w:rPr>
              <w:t>stability</w:t>
            </w:r>
            <w:r w:rsidRPr="00D94FF6">
              <w:rPr>
                <w:rFonts w:ascii="Intel Clear" w:hAnsi="Intel Clear" w:cs="Intel Clear"/>
              </w:rPr>
              <w:t xml:space="preserve"> requirement on config signals and ip_pgcb_pg_type to correct requirement.</w:t>
            </w:r>
          </w:p>
        </w:tc>
      </w:tr>
      <w:tr w:rsidR="003C68C5" w:rsidRPr="00D94FF6" w14:paraId="585C75EE" w14:textId="77777777" w:rsidTr="00971F86">
        <w:tc>
          <w:tcPr>
            <w:tcW w:w="934" w:type="dxa"/>
          </w:tcPr>
          <w:p w14:paraId="66509D69" w14:textId="77777777" w:rsidR="003C68C5" w:rsidRPr="00D94FF6" w:rsidRDefault="003C68C5" w:rsidP="009C57A7">
            <w:pPr>
              <w:rPr>
                <w:rFonts w:ascii="Intel Clear" w:hAnsi="Intel Clear" w:cs="Intel Clear"/>
              </w:rPr>
            </w:pPr>
            <w:r w:rsidRPr="00D94FF6">
              <w:rPr>
                <w:rFonts w:ascii="Intel Clear" w:hAnsi="Intel Clear" w:cs="Intel Clear"/>
              </w:rPr>
              <w:t>0.52</w:t>
            </w:r>
          </w:p>
        </w:tc>
        <w:tc>
          <w:tcPr>
            <w:tcW w:w="1434" w:type="dxa"/>
          </w:tcPr>
          <w:p w14:paraId="3DB3C114" w14:textId="77777777" w:rsidR="003C68C5" w:rsidRPr="00D94FF6" w:rsidRDefault="00971D53" w:rsidP="00971D53">
            <w:pPr>
              <w:rPr>
                <w:rFonts w:ascii="Intel Clear" w:hAnsi="Intel Clear" w:cs="Intel Clear"/>
              </w:rPr>
            </w:pPr>
            <w:r w:rsidRPr="00D94FF6">
              <w:rPr>
                <w:rFonts w:ascii="Intel Clear" w:hAnsi="Intel Clear" w:cs="Intel Clear"/>
              </w:rPr>
              <w:t>WW40.1</w:t>
            </w:r>
          </w:p>
        </w:tc>
        <w:tc>
          <w:tcPr>
            <w:tcW w:w="1148" w:type="dxa"/>
          </w:tcPr>
          <w:p w14:paraId="3402E060" w14:textId="77777777" w:rsidR="003C68C5" w:rsidRPr="00D94FF6" w:rsidRDefault="003C68C5" w:rsidP="009C57A7">
            <w:pPr>
              <w:rPr>
                <w:rFonts w:ascii="Intel Clear" w:hAnsi="Intel Clear" w:cs="Intel Clear"/>
              </w:rPr>
            </w:pPr>
            <w:r w:rsidRPr="00D94FF6">
              <w:rPr>
                <w:rFonts w:ascii="Intel Clear" w:hAnsi="Intel Clear" w:cs="Intel Clear"/>
              </w:rPr>
              <w:t>jwhavica</w:t>
            </w:r>
          </w:p>
        </w:tc>
        <w:tc>
          <w:tcPr>
            <w:tcW w:w="6420" w:type="dxa"/>
            <w:gridSpan w:val="2"/>
          </w:tcPr>
          <w:p w14:paraId="6D66A0FC" w14:textId="77777777" w:rsidR="003C68C5" w:rsidRPr="00D94FF6" w:rsidRDefault="00450FB4" w:rsidP="00F93BA8">
            <w:pPr>
              <w:rPr>
                <w:rFonts w:ascii="Intel Clear" w:hAnsi="Intel Clear" w:cs="Intel Clear"/>
              </w:rPr>
            </w:pPr>
            <w:r w:rsidRPr="00D94FF6">
              <w:rPr>
                <w:rFonts w:ascii="Intel Clear" w:hAnsi="Intel Clear" w:cs="Intel Clear"/>
              </w:rPr>
              <w:t>Compliance to Chassis P</w:t>
            </w:r>
            <w:r w:rsidR="00737A44" w:rsidRPr="00D94FF6">
              <w:rPr>
                <w:rFonts w:ascii="Intel Clear" w:hAnsi="Intel Clear" w:cs="Intel Clear"/>
              </w:rPr>
              <w:t>G</w:t>
            </w:r>
            <w:r w:rsidRPr="00D94FF6">
              <w:rPr>
                <w:rFonts w:ascii="Intel Clear" w:hAnsi="Intel Clear" w:cs="Intel Clear"/>
              </w:rPr>
              <w:t xml:space="preserve"> HAS 0.70 Final</w:t>
            </w:r>
          </w:p>
          <w:p w14:paraId="153AC2C9" w14:textId="77777777" w:rsidR="00AF164D" w:rsidRPr="00D94FF6" w:rsidRDefault="00AF164D" w:rsidP="008A4F40">
            <w:pPr>
              <w:pStyle w:val="ListParagraph"/>
              <w:numPr>
                <w:ilvl w:val="0"/>
                <w:numId w:val="20"/>
              </w:numPr>
              <w:spacing w:after="0"/>
              <w:rPr>
                <w:rFonts w:ascii="Intel Clear" w:hAnsi="Intel Clear" w:cs="Intel Clear"/>
              </w:rPr>
            </w:pPr>
            <w:r w:rsidRPr="00D94FF6">
              <w:rPr>
                <w:rFonts w:ascii="Intel Clear" w:hAnsi="Intel Clear" w:cs="Intel Clear"/>
              </w:rPr>
              <w:t>IP-Accessible flow changes</w:t>
            </w:r>
          </w:p>
          <w:p w14:paraId="0A4F4767" w14:textId="77777777" w:rsidR="00AF164D" w:rsidRPr="00D94FF6" w:rsidRDefault="00493E5B" w:rsidP="008A4F40">
            <w:pPr>
              <w:pStyle w:val="ListParagraph"/>
              <w:numPr>
                <w:ilvl w:val="1"/>
                <w:numId w:val="20"/>
              </w:numPr>
              <w:spacing w:after="0"/>
              <w:rPr>
                <w:rFonts w:ascii="Intel Clear" w:hAnsi="Intel Clear" w:cs="Intel Clear"/>
              </w:rPr>
            </w:pPr>
            <w:r w:rsidRPr="00D94FF6">
              <w:rPr>
                <w:rFonts w:ascii="Intel Clear" w:hAnsi="Intel Clear" w:cs="Intel Clear"/>
              </w:rPr>
              <w:t>ISM Unlock is now done after sleep deassertion</w:t>
            </w:r>
          </w:p>
          <w:p w14:paraId="1E72FE9B" w14:textId="77777777" w:rsidR="00AF164D" w:rsidRPr="00D94FF6" w:rsidRDefault="00AF164D" w:rsidP="008A4F40">
            <w:pPr>
              <w:pStyle w:val="ListParagraph"/>
              <w:numPr>
                <w:ilvl w:val="1"/>
                <w:numId w:val="20"/>
              </w:numPr>
              <w:spacing w:after="0"/>
              <w:rPr>
                <w:rFonts w:ascii="Intel Clear" w:hAnsi="Intel Clear" w:cs="Intel Clear"/>
              </w:rPr>
            </w:pPr>
            <w:r w:rsidRPr="00D94FF6">
              <w:rPr>
                <w:rFonts w:ascii="Intel Clear" w:hAnsi="Intel Clear" w:cs="Intel Clear"/>
              </w:rPr>
              <w:t>Added force_clks_on and all_pg_rst_up signals to avoid overloading clkgate_req on PG exit with state retention</w:t>
            </w:r>
          </w:p>
          <w:p w14:paraId="3C9E3F06" w14:textId="77777777" w:rsidR="00493E5B" w:rsidRPr="00D94FF6" w:rsidRDefault="00493E5B" w:rsidP="008A4F40">
            <w:pPr>
              <w:pStyle w:val="ListParagraph"/>
              <w:numPr>
                <w:ilvl w:val="0"/>
                <w:numId w:val="20"/>
              </w:numPr>
              <w:spacing w:after="0"/>
              <w:rPr>
                <w:rFonts w:ascii="Intel Clear" w:hAnsi="Intel Clear" w:cs="Intel Clear"/>
              </w:rPr>
            </w:pPr>
            <w:r w:rsidRPr="00D94FF6">
              <w:rPr>
                <w:rFonts w:ascii="Intel Clear" w:hAnsi="Intel Clear" w:cs="Intel Clear"/>
              </w:rPr>
              <w:t xml:space="preserve">IP-inaccessible </w:t>
            </w:r>
            <w:r w:rsidR="00AF164D" w:rsidRPr="00D94FF6">
              <w:rPr>
                <w:rFonts w:ascii="Intel Clear" w:hAnsi="Intel Clear" w:cs="Intel Clear"/>
              </w:rPr>
              <w:t>flow changes</w:t>
            </w:r>
          </w:p>
          <w:p w14:paraId="1DE4A44B" w14:textId="77777777" w:rsidR="00AF164D" w:rsidRPr="00D94FF6" w:rsidRDefault="00AF164D" w:rsidP="008A4F40">
            <w:pPr>
              <w:pStyle w:val="ListParagraph"/>
              <w:numPr>
                <w:ilvl w:val="1"/>
                <w:numId w:val="20"/>
              </w:numPr>
              <w:spacing w:after="0"/>
              <w:rPr>
                <w:rFonts w:ascii="Intel Clear" w:hAnsi="Intel Clear" w:cs="Intel Clear"/>
              </w:rPr>
            </w:pPr>
            <w:r w:rsidRPr="00D94FF6">
              <w:rPr>
                <w:rFonts w:ascii="Intel Clear" w:hAnsi="Intel Clear" w:cs="Intel Clear"/>
              </w:rPr>
              <w:t>unique exit sequence with staggered ISM unlock handshakes</w:t>
            </w:r>
          </w:p>
          <w:p w14:paraId="677FA64A" w14:textId="77777777" w:rsidR="00AF164D" w:rsidRPr="00D94FF6" w:rsidRDefault="007D79DF" w:rsidP="008A4F40">
            <w:pPr>
              <w:pStyle w:val="ListParagraph"/>
              <w:numPr>
                <w:ilvl w:val="1"/>
                <w:numId w:val="20"/>
              </w:numPr>
              <w:spacing w:after="0"/>
              <w:rPr>
                <w:rFonts w:ascii="Intel Clear" w:hAnsi="Intel Clear" w:cs="Intel Clear"/>
              </w:rPr>
            </w:pPr>
            <w:r w:rsidRPr="00D94FF6">
              <w:rPr>
                <w:rFonts w:ascii="Intel Clear" w:hAnsi="Intel Clear" w:cs="Intel Clear"/>
              </w:rPr>
              <w:t>clk</w:t>
            </w:r>
            <w:r w:rsidR="00AF164D" w:rsidRPr="00D94FF6">
              <w:rPr>
                <w:rFonts w:ascii="Intel Clear" w:hAnsi="Intel Clear" w:cs="Intel Clear"/>
              </w:rPr>
              <w:t>gate</w:t>
            </w:r>
            <w:r w:rsidRPr="00D94FF6">
              <w:rPr>
                <w:rFonts w:ascii="Intel Clear" w:hAnsi="Intel Clear" w:cs="Intel Clear"/>
              </w:rPr>
              <w:t>_req</w:t>
            </w:r>
            <w:r w:rsidR="00AF164D" w:rsidRPr="00D94FF6">
              <w:rPr>
                <w:rFonts w:ascii="Intel Clear" w:hAnsi="Intel Clear" w:cs="Intel Clear"/>
              </w:rPr>
              <w:t xml:space="preserve"> handshake on PG entry always happens</w:t>
            </w:r>
          </w:p>
          <w:p w14:paraId="271B44F1" w14:textId="77777777" w:rsidR="00AF164D" w:rsidRPr="00D94FF6" w:rsidRDefault="00AF164D" w:rsidP="008A4F40">
            <w:pPr>
              <w:pStyle w:val="ListParagraph"/>
              <w:numPr>
                <w:ilvl w:val="1"/>
                <w:numId w:val="20"/>
              </w:numPr>
              <w:spacing w:after="0"/>
              <w:rPr>
                <w:rFonts w:ascii="Intel Clear" w:hAnsi="Intel Clear" w:cs="Intel Clear"/>
              </w:rPr>
            </w:pPr>
            <w:r w:rsidRPr="00D94FF6">
              <w:rPr>
                <w:rFonts w:ascii="Intel Clear" w:hAnsi="Intel Clear" w:cs="Intel Clear"/>
              </w:rPr>
              <w:t>sleep will now assert as part of IP-Inaccessible flow to isolate ungated portion of SR cell from gated portion</w:t>
            </w:r>
          </w:p>
          <w:p w14:paraId="5C30A625" w14:textId="77777777" w:rsidR="00AF164D" w:rsidRPr="00D94FF6" w:rsidRDefault="00AF164D" w:rsidP="008A4F40">
            <w:pPr>
              <w:pStyle w:val="ListParagraph"/>
              <w:numPr>
                <w:ilvl w:val="0"/>
                <w:numId w:val="20"/>
              </w:numPr>
              <w:spacing w:after="0"/>
              <w:rPr>
                <w:rFonts w:ascii="Intel Clear" w:hAnsi="Intel Clear" w:cs="Intel Clear"/>
              </w:rPr>
            </w:pPr>
            <w:r w:rsidRPr="00D94FF6">
              <w:rPr>
                <w:rFonts w:ascii="Intel Clear" w:hAnsi="Intel Clear" w:cs="Intel Clear"/>
              </w:rPr>
              <w:t>Added Reset Values / Expected Reset Values of Interface Signals</w:t>
            </w:r>
          </w:p>
          <w:p w14:paraId="5162B60D" w14:textId="77777777" w:rsidR="00AF164D" w:rsidRPr="00D94FF6" w:rsidRDefault="00AF164D" w:rsidP="008A4F40">
            <w:pPr>
              <w:pStyle w:val="ListParagraph"/>
              <w:numPr>
                <w:ilvl w:val="0"/>
                <w:numId w:val="20"/>
              </w:numPr>
              <w:spacing w:after="0"/>
              <w:rPr>
                <w:rFonts w:ascii="Intel Clear" w:hAnsi="Intel Clear" w:cs="Intel Clear"/>
              </w:rPr>
            </w:pPr>
            <w:r w:rsidRPr="00D94FF6">
              <w:rPr>
                <w:rFonts w:ascii="Intel Clear" w:hAnsi="Intel Clear" w:cs="Intel Clear"/>
              </w:rPr>
              <w:t>Added Parameter to specify Powered On/Power Gated default state of PGCB</w:t>
            </w:r>
          </w:p>
          <w:p w14:paraId="52EEFE0B" w14:textId="77777777" w:rsidR="00AF164D" w:rsidRPr="00D94FF6" w:rsidRDefault="00AF164D" w:rsidP="008A4F40">
            <w:pPr>
              <w:pStyle w:val="ListParagraph"/>
              <w:numPr>
                <w:ilvl w:val="0"/>
                <w:numId w:val="20"/>
              </w:numPr>
              <w:spacing w:after="0"/>
              <w:rPr>
                <w:rFonts w:ascii="Intel Clear" w:hAnsi="Intel Clear" w:cs="Intel Clear"/>
              </w:rPr>
            </w:pPr>
            <w:r w:rsidRPr="00D94FF6">
              <w:rPr>
                <w:rFonts w:ascii="Intel Clear" w:hAnsi="Intel Clear" w:cs="Intel Clear"/>
              </w:rPr>
              <w:t>Relaxed requirement on when pg_type, sleep_en and cfg_t* signals can change</w:t>
            </w:r>
          </w:p>
          <w:p w14:paraId="3594C65C" w14:textId="77777777" w:rsidR="00493E5B" w:rsidRPr="00D94FF6" w:rsidRDefault="00AF164D" w:rsidP="008A4F40">
            <w:pPr>
              <w:pStyle w:val="ListParagraph"/>
              <w:numPr>
                <w:ilvl w:val="0"/>
                <w:numId w:val="20"/>
              </w:numPr>
              <w:spacing w:after="0"/>
              <w:rPr>
                <w:rFonts w:ascii="Intel Clear" w:hAnsi="Intel Clear" w:cs="Intel Clear"/>
              </w:rPr>
            </w:pPr>
            <w:r w:rsidRPr="00D94FF6">
              <w:rPr>
                <w:rFonts w:ascii="Intel Clear" w:hAnsi="Intel Clear" w:cs="Intel Clear"/>
              </w:rPr>
              <w:t>Interface Changes</w:t>
            </w:r>
          </w:p>
          <w:p w14:paraId="278A9383" w14:textId="77777777" w:rsidR="00AF164D" w:rsidRPr="00D94FF6" w:rsidRDefault="00AF164D" w:rsidP="008A4F40">
            <w:pPr>
              <w:pStyle w:val="ListParagraph"/>
              <w:numPr>
                <w:ilvl w:val="1"/>
                <w:numId w:val="20"/>
              </w:numPr>
              <w:spacing w:after="0"/>
              <w:rPr>
                <w:rFonts w:ascii="Intel Clear" w:hAnsi="Intel Clear" w:cs="Intel Clear"/>
              </w:rPr>
            </w:pPr>
            <w:r w:rsidRPr="00D94FF6">
              <w:rPr>
                <w:rFonts w:ascii="Intel Clear" w:hAnsi="Intel Clear" w:cs="Intel Clear"/>
              </w:rPr>
              <w:t>Added:</w:t>
            </w:r>
          </w:p>
          <w:p w14:paraId="0A49C523" w14:textId="77777777" w:rsidR="00AF164D" w:rsidRPr="00D94FF6" w:rsidRDefault="00AF164D" w:rsidP="008A4F40">
            <w:pPr>
              <w:pStyle w:val="ListParagraph"/>
              <w:numPr>
                <w:ilvl w:val="2"/>
                <w:numId w:val="20"/>
              </w:numPr>
              <w:spacing w:after="0"/>
              <w:rPr>
                <w:rFonts w:ascii="Intel Clear" w:hAnsi="Intel Clear" w:cs="Intel Clear"/>
              </w:rPr>
            </w:pPr>
            <w:r w:rsidRPr="00D94FF6">
              <w:rPr>
                <w:rFonts w:ascii="Intel Clear" w:hAnsi="Intel Clear" w:cs="Intel Clear"/>
              </w:rPr>
              <w:t>pgcb_ip_force_clks_on</w:t>
            </w:r>
          </w:p>
          <w:p w14:paraId="4B1C7A33" w14:textId="77777777" w:rsidR="00AF164D" w:rsidRPr="00D94FF6" w:rsidRDefault="00AF164D" w:rsidP="008A4F40">
            <w:pPr>
              <w:pStyle w:val="ListParagraph"/>
              <w:numPr>
                <w:ilvl w:val="2"/>
                <w:numId w:val="20"/>
              </w:numPr>
              <w:spacing w:after="0"/>
              <w:rPr>
                <w:rFonts w:ascii="Intel Clear" w:hAnsi="Intel Clear" w:cs="Intel Clear"/>
              </w:rPr>
            </w:pPr>
            <w:r w:rsidRPr="00D94FF6">
              <w:rPr>
                <w:rFonts w:ascii="Intel Clear" w:hAnsi="Intel Clear" w:cs="Intel Clear"/>
              </w:rPr>
              <w:t>ip_pgcb_all_pg_rst_up</w:t>
            </w:r>
          </w:p>
          <w:p w14:paraId="1E88CFFE" w14:textId="77777777" w:rsidR="00AF164D" w:rsidRPr="00D94FF6" w:rsidRDefault="00AF164D" w:rsidP="008A4F40">
            <w:pPr>
              <w:pStyle w:val="ListParagraph"/>
              <w:numPr>
                <w:ilvl w:val="2"/>
                <w:numId w:val="20"/>
              </w:numPr>
              <w:spacing w:after="0"/>
              <w:rPr>
                <w:rFonts w:ascii="Intel Clear" w:hAnsi="Intel Clear" w:cs="Intel Clear"/>
              </w:rPr>
            </w:pPr>
            <w:r w:rsidRPr="00D94FF6">
              <w:rPr>
                <w:rFonts w:ascii="Intel Clear" w:hAnsi="Intel Clear" w:cs="Intel Clear"/>
              </w:rPr>
              <w:t>cfg_tlatchen</w:t>
            </w:r>
          </w:p>
          <w:p w14:paraId="01A01879" w14:textId="77777777" w:rsidR="00AF164D" w:rsidRPr="00D94FF6" w:rsidRDefault="00AF164D" w:rsidP="008A4F40">
            <w:pPr>
              <w:pStyle w:val="ListParagraph"/>
              <w:numPr>
                <w:ilvl w:val="2"/>
                <w:numId w:val="20"/>
              </w:numPr>
              <w:spacing w:after="0"/>
              <w:rPr>
                <w:rFonts w:ascii="Intel Clear" w:hAnsi="Intel Clear" w:cs="Intel Clear"/>
              </w:rPr>
            </w:pPr>
            <w:r w:rsidRPr="00D94FF6">
              <w:rPr>
                <w:rFonts w:ascii="Intel Clear" w:hAnsi="Intel Clear" w:cs="Intel Clear"/>
              </w:rPr>
              <w:t>cfg_tsiderstup</w:t>
            </w:r>
          </w:p>
          <w:p w14:paraId="75D77B39" w14:textId="77777777" w:rsidR="00AF164D" w:rsidRPr="00D94FF6" w:rsidRDefault="00AF164D" w:rsidP="008A4F40">
            <w:pPr>
              <w:pStyle w:val="ListParagraph"/>
              <w:numPr>
                <w:ilvl w:val="1"/>
                <w:numId w:val="20"/>
              </w:numPr>
              <w:spacing w:after="0"/>
              <w:rPr>
                <w:rFonts w:ascii="Intel Clear" w:hAnsi="Intel Clear" w:cs="Intel Clear"/>
              </w:rPr>
            </w:pPr>
            <w:r w:rsidRPr="00D94FF6">
              <w:rPr>
                <w:rFonts w:ascii="Intel Clear" w:hAnsi="Intel Clear" w:cs="Intel Clear"/>
              </w:rPr>
              <w:t xml:space="preserve">Renamed ip_pgcb_sleep_ovr -&gt; ip_pgcb_sleep_en and changed polarity to match Chassis </w:t>
            </w:r>
            <w:r w:rsidR="00737A44" w:rsidRPr="00D94FF6">
              <w:rPr>
                <w:rFonts w:ascii="Intel Clear" w:hAnsi="Intel Clear" w:cs="Intel Clear"/>
              </w:rPr>
              <w:t xml:space="preserve">PG </w:t>
            </w:r>
            <w:r w:rsidRPr="00D94FF6">
              <w:rPr>
                <w:rFonts w:ascii="Intel Clear" w:hAnsi="Intel Clear" w:cs="Intel Clear"/>
              </w:rPr>
              <w:t>HAS</w:t>
            </w:r>
          </w:p>
          <w:p w14:paraId="669F2C6C" w14:textId="77777777" w:rsidR="00450FB4" w:rsidRPr="00D94FF6" w:rsidRDefault="00AF164D" w:rsidP="008A4F40">
            <w:pPr>
              <w:pStyle w:val="ListParagraph"/>
              <w:numPr>
                <w:ilvl w:val="0"/>
                <w:numId w:val="20"/>
              </w:numPr>
              <w:spacing w:after="0"/>
              <w:rPr>
                <w:rFonts w:ascii="Intel Clear" w:hAnsi="Intel Clear" w:cs="Intel Clear"/>
              </w:rPr>
            </w:pPr>
            <w:r w:rsidRPr="00D94FF6">
              <w:rPr>
                <w:rFonts w:ascii="Intel Clear" w:hAnsi="Intel Clear" w:cs="Intel Clear"/>
              </w:rPr>
              <w:t>Changed delays represented by cfg_t* signals</w:t>
            </w:r>
          </w:p>
          <w:p w14:paraId="03781437" w14:textId="77777777" w:rsidR="00AF164D" w:rsidRPr="00D94FF6" w:rsidRDefault="00AF164D" w:rsidP="008A4F40">
            <w:pPr>
              <w:pStyle w:val="ListParagraph"/>
              <w:numPr>
                <w:ilvl w:val="0"/>
                <w:numId w:val="20"/>
              </w:numPr>
              <w:spacing w:after="0"/>
              <w:rPr>
                <w:rFonts w:ascii="Intel Clear" w:hAnsi="Intel Clear" w:cs="Intel Clear"/>
              </w:rPr>
            </w:pPr>
            <w:r w:rsidRPr="00D94FF6">
              <w:rPr>
                <w:rFonts w:ascii="Intel Clear" w:hAnsi="Intel Clear" w:cs="Intel Clear"/>
              </w:rPr>
              <w:t>Added Abort Flow Diagrams</w:t>
            </w:r>
          </w:p>
          <w:p w14:paraId="30AC2174" w14:textId="77777777" w:rsidR="00AF164D" w:rsidRPr="00D94FF6" w:rsidRDefault="00AF164D" w:rsidP="008A4F40">
            <w:pPr>
              <w:pStyle w:val="ListParagraph"/>
              <w:numPr>
                <w:ilvl w:val="0"/>
                <w:numId w:val="20"/>
              </w:numPr>
              <w:spacing w:after="0"/>
              <w:rPr>
                <w:rFonts w:ascii="Intel Clear" w:hAnsi="Intel Clear" w:cs="Intel Clear"/>
              </w:rPr>
            </w:pPr>
            <w:r w:rsidRPr="00D94FF6">
              <w:rPr>
                <w:rFonts w:ascii="Intel Clear" w:hAnsi="Intel Clear" w:cs="Intel Clear"/>
              </w:rPr>
              <w:t>Added additional IP requirements/recommendations</w:t>
            </w:r>
          </w:p>
          <w:p w14:paraId="568C1DB4" w14:textId="77777777" w:rsidR="00493E5B" w:rsidRPr="00D94FF6" w:rsidRDefault="00AF164D" w:rsidP="008A4F40">
            <w:pPr>
              <w:pStyle w:val="ListParagraph"/>
              <w:numPr>
                <w:ilvl w:val="0"/>
                <w:numId w:val="20"/>
              </w:numPr>
              <w:spacing w:after="0"/>
              <w:rPr>
                <w:rFonts w:ascii="Intel Clear" w:hAnsi="Intel Clear" w:cs="Intel Clear"/>
              </w:rPr>
            </w:pPr>
            <w:r w:rsidRPr="00D94FF6">
              <w:rPr>
                <w:rFonts w:ascii="Intel Clear" w:hAnsi="Intel Clear" w:cs="Intel Clear"/>
              </w:rPr>
              <w:t>Added Section regarding Latch Based Isolation</w:t>
            </w:r>
          </w:p>
        </w:tc>
      </w:tr>
      <w:tr w:rsidR="00635F56" w:rsidRPr="00D94FF6" w14:paraId="190A5786" w14:textId="77777777" w:rsidTr="00971F86">
        <w:tc>
          <w:tcPr>
            <w:tcW w:w="934" w:type="dxa"/>
          </w:tcPr>
          <w:p w14:paraId="6E2508BF" w14:textId="77777777" w:rsidR="00635F56" w:rsidRPr="00D94FF6" w:rsidRDefault="00635F56" w:rsidP="009C57A7">
            <w:pPr>
              <w:rPr>
                <w:rFonts w:ascii="Intel Clear" w:hAnsi="Intel Clear" w:cs="Intel Clear"/>
              </w:rPr>
            </w:pPr>
            <w:r w:rsidRPr="00D94FF6">
              <w:rPr>
                <w:rFonts w:ascii="Intel Clear" w:hAnsi="Intel Clear" w:cs="Intel Clear"/>
              </w:rPr>
              <w:t>0.53</w:t>
            </w:r>
          </w:p>
        </w:tc>
        <w:tc>
          <w:tcPr>
            <w:tcW w:w="1434" w:type="dxa"/>
          </w:tcPr>
          <w:p w14:paraId="1DCD66B3" w14:textId="77777777" w:rsidR="00635F56" w:rsidRPr="00D94FF6" w:rsidRDefault="00635F56" w:rsidP="00971D53">
            <w:pPr>
              <w:rPr>
                <w:rFonts w:ascii="Intel Clear" w:hAnsi="Intel Clear" w:cs="Intel Clear"/>
              </w:rPr>
            </w:pPr>
            <w:r w:rsidRPr="00D94FF6">
              <w:rPr>
                <w:rFonts w:ascii="Intel Clear" w:hAnsi="Intel Clear" w:cs="Intel Clear"/>
              </w:rPr>
              <w:t>WW44.3</w:t>
            </w:r>
          </w:p>
        </w:tc>
        <w:tc>
          <w:tcPr>
            <w:tcW w:w="1148" w:type="dxa"/>
          </w:tcPr>
          <w:p w14:paraId="6BE9964D" w14:textId="77777777" w:rsidR="00635F56" w:rsidRPr="00D94FF6" w:rsidRDefault="00635F56" w:rsidP="009C57A7">
            <w:pPr>
              <w:rPr>
                <w:rFonts w:ascii="Intel Clear" w:hAnsi="Intel Clear" w:cs="Intel Clear"/>
              </w:rPr>
            </w:pPr>
            <w:r w:rsidRPr="00D94FF6">
              <w:rPr>
                <w:rFonts w:ascii="Intel Clear" w:hAnsi="Intel Clear" w:cs="Intel Clear"/>
              </w:rPr>
              <w:t>jwhavica</w:t>
            </w:r>
          </w:p>
        </w:tc>
        <w:tc>
          <w:tcPr>
            <w:tcW w:w="6420" w:type="dxa"/>
            <w:gridSpan w:val="2"/>
          </w:tcPr>
          <w:p w14:paraId="7B37E76E" w14:textId="77777777" w:rsidR="00635F56" w:rsidRPr="00D94FF6" w:rsidRDefault="00635F56" w:rsidP="008A4F40">
            <w:pPr>
              <w:pStyle w:val="ListParagraph"/>
              <w:numPr>
                <w:ilvl w:val="0"/>
                <w:numId w:val="24"/>
              </w:numPr>
              <w:spacing w:after="0"/>
              <w:rPr>
                <w:rFonts w:ascii="Intel Clear" w:hAnsi="Intel Clear" w:cs="Intel Clear"/>
              </w:rPr>
            </w:pPr>
            <w:r w:rsidRPr="00D94FF6">
              <w:rPr>
                <w:rFonts w:ascii="Intel Clear" w:hAnsi="Intel Clear" w:cs="Intel Clear"/>
              </w:rPr>
              <w:t>Updated “Latch Based Isolation” section to reflect SPT isolation latch POR</w:t>
            </w:r>
          </w:p>
          <w:p w14:paraId="2AB650B0" w14:textId="77777777" w:rsidR="00635F56" w:rsidRPr="00D94FF6" w:rsidRDefault="00635F56" w:rsidP="008A4F40">
            <w:pPr>
              <w:pStyle w:val="ListParagraph"/>
              <w:numPr>
                <w:ilvl w:val="0"/>
                <w:numId w:val="24"/>
              </w:numPr>
              <w:spacing w:after="0"/>
              <w:rPr>
                <w:rFonts w:ascii="Intel Clear" w:hAnsi="Intel Clear" w:cs="Intel Clear"/>
              </w:rPr>
            </w:pPr>
            <w:r w:rsidRPr="00D94FF6">
              <w:rPr>
                <w:rFonts w:ascii="Intel Clear" w:hAnsi="Intel Clear" w:cs="Intel Clear"/>
              </w:rPr>
              <w:t>Added two new configurable delay values (cfg_tsaveack and cfg_tlatchdis)</w:t>
            </w:r>
          </w:p>
          <w:p w14:paraId="2F422ECE" w14:textId="77777777" w:rsidR="00635F56" w:rsidRPr="00D94FF6" w:rsidRDefault="00635F56" w:rsidP="00F93BA8">
            <w:pPr>
              <w:rPr>
                <w:rFonts w:ascii="Intel Clear" w:hAnsi="Intel Clear" w:cs="Intel Clear"/>
              </w:rPr>
            </w:pPr>
            <w:r w:rsidRPr="00D94FF6">
              <w:rPr>
                <w:rFonts w:ascii="Intel Clear" w:hAnsi="Intel Clear" w:cs="Intel Clear"/>
              </w:rPr>
              <w:t>Modified cfg_tclkgate to enforce delay from clkgate_ack_b assertion</w:t>
            </w:r>
          </w:p>
        </w:tc>
      </w:tr>
      <w:tr w:rsidR="001E36A8" w:rsidRPr="00D94FF6" w14:paraId="7872B512" w14:textId="77777777" w:rsidTr="00971F86">
        <w:tc>
          <w:tcPr>
            <w:tcW w:w="934" w:type="dxa"/>
          </w:tcPr>
          <w:p w14:paraId="3CCC7C7B" w14:textId="77777777" w:rsidR="001E36A8" w:rsidRPr="00D94FF6" w:rsidRDefault="001E36A8" w:rsidP="009C57A7">
            <w:pPr>
              <w:rPr>
                <w:rFonts w:ascii="Intel Clear" w:hAnsi="Intel Clear" w:cs="Intel Clear"/>
              </w:rPr>
            </w:pPr>
            <w:r w:rsidRPr="00D94FF6">
              <w:rPr>
                <w:rFonts w:ascii="Intel Clear" w:hAnsi="Intel Clear" w:cs="Intel Clear"/>
              </w:rPr>
              <w:t>0.53a</w:t>
            </w:r>
          </w:p>
        </w:tc>
        <w:tc>
          <w:tcPr>
            <w:tcW w:w="1434" w:type="dxa"/>
          </w:tcPr>
          <w:p w14:paraId="0BD05B7F" w14:textId="77777777" w:rsidR="001E36A8" w:rsidRPr="00D94FF6" w:rsidRDefault="001E36A8" w:rsidP="00971D53">
            <w:pPr>
              <w:rPr>
                <w:rFonts w:ascii="Intel Clear" w:hAnsi="Intel Clear" w:cs="Intel Clear"/>
              </w:rPr>
            </w:pPr>
            <w:r w:rsidRPr="00D94FF6">
              <w:rPr>
                <w:rFonts w:ascii="Intel Clear" w:hAnsi="Intel Clear" w:cs="Intel Clear"/>
              </w:rPr>
              <w:t>WW44.3</w:t>
            </w:r>
          </w:p>
        </w:tc>
        <w:tc>
          <w:tcPr>
            <w:tcW w:w="1148" w:type="dxa"/>
          </w:tcPr>
          <w:p w14:paraId="5352BE53" w14:textId="77777777" w:rsidR="001E36A8" w:rsidRPr="00D94FF6" w:rsidRDefault="001E36A8" w:rsidP="009C57A7">
            <w:pPr>
              <w:rPr>
                <w:rFonts w:ascii="Intel Clear" w:hAnsi="Intel Clear" w:cs="Intel Clear"/>
              </w:rPr>
            </w:pPr>
            <w:r w:rsidRPr="00D94FF6">
              <w:rPr>
                <w:rFonts w:ascii="Intel Clear" w:hAnsi="Intel Clear" w:cs="Intel Clear"/>
              </w:rPr>
              <w:t>jwhavica</w:t>
            </w:r>
          </w:p>
        </w:tc>
        <w:tc>
          <w:tcPr>
            <w:tcW w:w="6420" w:type="dxa"/>
            <w:gridSpan w:val="2"/>
          </w:tcPr>
          <w:p w14:paraId="285C4FEB" w14:textId="77777777" w:rsidR="001E36A8" w:rsidRPr="00D94FF6" w:rsidRDefault="001E36A8" w:rsidP="001E36A8">
            <w:pPr>
              <w:rPr>
                <w:rFonts w:ascii="Intel Clear" w:hAnsi="Intel Clear" w:cs="Intel Clear"/>
              </w:rPr>
            </w:pPr>
            <w:r w:rsidRPr="00D94FF6">
              <w:rPr>
                <w:rFonts w:ascii="Intel Clear" w:hAnsi="Intel Clear" w:cs="Intel Clear"/>
              </w:rPr>
              <w:t xml:space="preserve">Updated the descriptions of cfg_t* inputs to make sure they match </w:t>
            </w:r>
            <w:r w:rsidRPr="00D94FF6">
              <w:rPr>
                <w:rFonts w:ascii="Intel Clear" w:hAnsi="Intel Clear" w:cs="Intel Clear"/>
              </w:rPr>
              <w:lastRenderedPageBreak/>
              <w:t>the latest implementation.</w:t>
            </w:r>
          </w:p>
        </w:tc>
      </w:tr>
      <w:tr w:rsidR="00CC3364" w:rsidRPr="00D94FF6" w14:paraId="0E8AB76E" w14:textId="77777777" w:rsidTr="00971F86">
        <w:tc>
          <w:tcPr>
            <w:tcW w:w="934" w:type="dxa"/>
          </w:tcPr>
          <w:p w14:paraId="63997769" w14:textId="77777777" w:rsidR="00CC3364" w:rsidRPr="00D94FF6" w:rsidRDefault="00CC3364" w:rsidP="009C57A7">
            <w:pPr>
              <w:rPr>
                <w:rFonts w:ascii="Intel Clear" w:hAnsi="Intel Clear" w:cs="Intel Clear"/>
              </w:rPr>
            </w:pPr>
            <w:r w:rsidRPr="00D94FF6">
              <w:rPr>
                <w:rFonts w:ascii="Intel Clear" w:hAnsi="Intel Clear" w:cs="Intel Clear"/>
              </w:rPr>
              <w:lastRenderedPageBreak/>
              <w:t>0.53p1</w:t>
            </w:r>
          </w:p>
        </w:tc>
        <w:tc>
          <w:tcPr>
            <w:tcW w:w="1434" w:type="dxa"/>
          </w:tcPr>
          <w:p w14:paraId="1186EB5D" w14:textId="77777777" w:rsidR="00CC3364" w:rsidRPr="00D94FF6" w:rsidRDefault="00CC3364" w:rsidP="00971D53">
            <w:pPr>
              <w:rPr>
                <w:rFonts w:ascii="Intel Clear" w:hAnsi="Intel Clear" w:cs="Intel Clear"/>
              </w:rPr>
            </w:pPr>
            <w:r w:rsidRPr="00D94FF6">
              <w:rPr>
                <w:rFonts w:ascii="Intel Clear" w:hAnsi="Intel Clear" w:cs="Intel Clear"/>
              </w:rPr>
              <w:t>WW45.6</w:t>
            </w:r>
          </w:p>
        </w:tc>
        <w:tc>
          <w:tcPr>
            <w:tcW w:w="1148" w:type="dxa"/>
          </w:tcPr>
          <w:p w14:paraId="7FFFF7B1" w14:textId="77777777" w:rsidR="00CC3364" w:rsidRPr="00D94FF6" w:rsidRDefault="00CC3364" w:rsidP="009C57A7">
            <w:pPr>
              <w:rPr>
                <w:rFonts w:ascii="Intel Clear" w:hAnsi="Intel Clear" w:cs="Intel Clear"/>
              </w:rPr>
            </w:pPr>
            <w:r w:rsidRPr="00D94FF6">
              <w:rPr>
                <w:rFonts w:ascii="Intel Clear" w:hAnsi="Intel Clear" w:cs="Intel Clear"/>
              </w:rPr>
              <w:t>jwhavica</w:t>
            </w:r>
          </w:p>
        </w:tc>
        <w:tc>
          <w:tcPr>
            <w:tcW w:w="6420" w:type="dxa"/>
            <w:gridSpan w:val="2"/>
          </w:tcPr>
          <w:p w14:paraId="19CE4840" w14:textId="77777777" w:rsidR="00CC3364" w:rsidRPr="00D94FF6" w:rsidRDefault="00CC3364" w:rsidP="00CC3364">
            <w:pPr>
              <w:rPr>
                <w:rFonts w:ascii="Intel Clear" w:hAnsi="Intel Clear" w:cs="Intel Clear"/>
              </w:rPr>
            </w:pPr>
            <w:r w:rsidRPr="00D94FF6">
              <w:rPr>
                <w:rFonts w:ascii="Intel Clear" w:hAnsi="Intel Clear" w:cs="Intel Clear"/>
                <w:b/>
              </w:rPr>
              <w:t>Temporary</w:t>
            </w:r>
            <w:r w:rsidRPr="00D94FF6">
              <w:rPr>
                <w:rFonts w:ascii="Intel Clear" w:hAnsi="Intel Clear" w:cs="Intel Clear"/>
              </w:rPr>
              <w:t xml:space="preserve"> work-around for VCS modeling issue.</w:t>
            </w:r>
          </w:p>
          <w:p w14:paraId="19B677F9" w14:textId="77777777" w:rsidR="00CC3364" w:rsidRPr="00D94FF6" w:rsidRDefault="00CC3364" w:rsidP="008A4F40">
            <w:pPr>
              <w:pStyle w:val="ListParagraph"/>
              <w:numPr>
                <w:ilvl w:val="0"/>
                <w:numId w:val="26"/>
              </w:numPr>
              <w:spacing w:after="0"/>
              <w:rPr>
                <w:rFonts w:ascii="Intel Clear" w:hAnsi="Intel Clear" w:cs="Intel Clear"/>
              </w:rPr>
            </w:pPr>
            <w:r w:rsidRPr="00D94FF6">
              <w:rPr>
                <w:rFonts w:ascii="Intel Clear" w:hAnsi="Intel Clear" w:cs="Intel Clear"/>
              </w:rPr>
              <w:t>If sleep deasserts while reset is deasserted, VCS does not model the state-retention cell behavior properly and the cell will not be reset, until clocks start toggling.</w:t>
            </w:r>
          </w:p>
          <w:p w14:paraId="08255231" w14:textId="77777777" w:rsidR="00CC3364" w:rsidRPr="00D94FF6" w:rsidRDefault="00CC3364" w:rsidP="008A4F40">
            <w:pPr>
              <w:pStyle w:val="ListParagraph"/>
              <w:numPr>
                <w:ilvl w:val="0"/>
                <w:numId w:val="26"/>
              </w:numPr>
              <w:spacing w:after="0"/>
              <w:rPr>
                <w:rFonts w:ascii="Intel Clear" w:hAnsi="Intel Clear" w:cs="Intel Clear"/>
              </w:rPr>
            </w:pPr>
            <w:r w:rsidRPr="00D94FF6">
              <w:rPr>
                <w:rFonts w:ascii="Intel Clear" w:hAnsi="Intel Clear" w:cs="Intel Clear"/>
              </w:rPr>
              <w:t>Temporary workaround is to not assert SLEEP during IP-Inaccessible power-gating flows.  This change will need to be reverted before tape-in as SR cells require sleep assertion if PGD power is removed for internal isolation from PGD.</w:t>
            </w:r>
          </w:p>
          <w:p w14:paraId="1ACEE743" w14:textId="77777777" w:rsidR="00CC3364" w:rsidRPr="00D94FF6" w:rsidRDefault="00CC3364" w:rsidP="008A4F40">
            <w:pPr>
              <w:pStyle w:val="ListParagraph"/>
              <w:numPr>
                <w:ilvl w:val="0"/>
                <w:numId w:val="26"/>
              </w:numPr>
              <w:spacing w:after="0"/>
              <w:rPr>
                <w:rFonts w:ascii="Intel Clear" w:hAnsi="Intel Clear" w:cs="Intel Clear"/>
              </w:rPr>
            </w:pPr>
            <w:r w:rsidRPr="00D94FF6">
              <w:rPr>
                <w:rFonts w:ascii="Intel Clear" w:hAnsi="Intel Clear" w:cs="Intel Clear"/>
              </w:rPr>
              <w:t>Please note, the waveforms are not updated to reflect this change.</w:t>
            </w:r>
          </w:p>
        </w:tc>
      </w:tr>
      <w:tr w:rsidR="00C45DA1" w:rsidRPr="00D94FF6" w14:paraId="0E61BC56" w14:textId="77777777" w:rsidTr="00971F86">
        <w:trPr>
          <w:gridAfter w:val="1"/>
          <w:wAfter w:w="108" w:type="dxa"/>
        </w:trPr>
        <w:tc>
          <w:tcPr>
            <w:tcW w:w="934" w:type="dxa"/>
          </w:tcPr>
          <w:p w14:paraId="7AABB260" w14:textId="77777777" w:rsidR="00C45DA1" w:rsidRPr="00D94FF6" w:rsidRDefault="00C45DA1" w:rsidP="009C57A7">
            <w:pPr>
              <w:rPr>
                <w:rFonts w:ascii="Intel Clear" w:hAnsi="Intel Clear" w:cs="Intel Clear"/>
              </w:rPr>
            </w:pPr>
            <w:r w:rsidRPr="00D94FF6">
              <w:rPr>
                <w:rFonts w:ascii="Intel Clear" w:hAnsi="Intel Clear" w:cs="Intel Clear"/>
              </w:rPr>
              <w:t>0.</w:t>
            </w:r>
            <w:r w:rsidR="00B63F0D" w:rsidRPr="00D94FF6">
              <w:rPr>
                <w:rFonts w:ascii="Intel Clear" w:hAnsi="Intel Clear" w:cs="Intel Clear"/>
              </w:rPr>
              <w:t>60</w:t>
            </w:r>
          </w:p>
        </w:tc>
        <w:tc>
          <w:tcPr>
            <w:tcW w:w="1434" w:type="dxa"/>
          </w:tcPr>
          <w:p w14:paraId="27E70EA7" w14:textId="77777777" w:rsidR="00C45DA1" w:rsidRPr="00D94FF6" w:rsidRDefault="00C45DA1" w:rsidP="00971D53">
            <w:pPr>
              <w:rPr>
                <w:rFonts w:ascii="Intel Clear" w:hAnsi="Intel Clear" w:cs="Intel Clear"/>
              </w:rPr>
            </w:pPr>
            <w:r w:rsidRPr="00D94FF6">
              <w:rPr>
                <w:rFonts w:ascii="Intel Clear" w:hAnsi="Intel Clear" w:cs="Intel Clear"/>
              </w:rPr>
              <w:t>WW49.5</w:t>
            </w:r>
          </w:p>
        </w:tc>
        <w:tc>
          <w:tcPr>
            <w:tcW w:w="1148" w:type="dxa"/>
          </w:tcPr>
          <w:p w14:paraId="6629E738" w14:textId="77777777" w:rsidR="00C45DA1" w:rsidRPr="00D94FF6" w:rsidRDefault="000F3ED2" w:rsidP="009C57A7">
            <w:pPr>
              <w:rPr>
                <w:rFonts w:ascii="Intel Clear" w:hAnsi="Intel Clear" w:cs="Intel Clear"/>
              </w:rPr>
            </w:pPr>
            <w:r w:rsidRPr="00D94FF6">
              <w:rPr>
                <w:rFonts w:ascii="Intel Clear" w:hAnsi="Intel Clear" w:cs="Intel Clear"/>
              </w:rPr>
              <w:t>hsingh1</w:t>
            </w:r>
          </w:p>
        </w:tc>
        <w:tc>
          <w:tcPr>
            <w:tcW w:w="6312" w:type="dxa"/>
          </w:tcPr>
          <w:p w14:paraId="70984547" w14:textId="77777777" w:rsidR="007B0D38" w:rsidRPr="00D94FF6" w:rsidRDefault="00C45DA1" w:rsidP="007B0D38">
            <w:pPr>
              <w:rPr>
                <w:rFonts w:ascii="Intel Clear" w:hAnsi="Intel Clear" w:cs="Intel Clear"/>
                <w:b/>
              </w:rPr>
            </w:pPr>
            <w:r w:rsidRPr="00D94FF6">
              <w:rPr>
                <w:rFonts w:ascii="Intel Clear" w:hAnsi="Intel Clear" w:cs="Intel Clear"/>
                <w:b/>
              </w:rPr>
              <w:t>Changes to sync up with Chassis PG flows</w:t>
            </w:r>
            <w:r w:rsidR="007B0D38" w:rsidRPr="00D94FF6">
              <w:rPr>
                <w:rFonts w:ascii="Intel Clear" w:hAnsi="Intel Clear" w:cs="Intel Clear"/>
                <w:b/>
              </w:rPr>
              <w:t xml:space="preserve"> (b</w:t>
            </w:r>
            <w:r w:rsidR="000C1311" w:rsidRPr="00D94FF6">
              <w:rPr>
                <w:rFonts w:ascii="Intel Clear" w:hAnsi="Intel Clear" w:cs="Intel Clear"/>
                <w:b/>
              </w:rPr>
              <w:t xml:space="preserve">ased on </w:t>
            </w:r>
            <w:r w:rsidR="007B0D38" w:rsidRPr="00D94FF6">
              <w:rPr>
                <w:rFonts w:ascii="Intel Clear" w:hAnsi="Intel Clear" w:cs="Intel Clear"/>
                <w:b/>
              </w:rPr>
              <w:t>ECN)</w:t>
            </w:r>
          </w:p>
          <w:p w14:paraId="1CA6B140" w14:textId="77777777" w:rsidR="007B0D38" w:rsidRPr="00D94FF6" w:rsidRDefault="007B0D38" w:rsidP="008A4F40">
            <w:pPr>
              <w:pStyle w:val="ListParagraph"/>
              <w:numPr>
                <w:ilvl w:val="0"/>
                <w:numId w:val="27"/>
              </w:numPr>
              <w:rPr>
                <w:rFonts w:ascii="Intel Clear" w:hAnsi="Intel Clear" w:cs="Intel Clear"/>
              </w:rPr>
            </w:pPr>
            <w:r w:rsidRPr="00D94FF6">
              <w:rPr>
                <w:rFonts w:ascii="Intel Clear" w:hAnsi="Intel Clear" w:cs="Intel Clear"/>
              </w:rPr>
              <w:t xml:space="preserve">Several </w:t>
            </w:r>
            <w:r w:rsidR="0068676C" w:rsidRPr="00D94FF6">
              <w:rPr>
                <w:rFonts w:ascii="Intel Clear" w:hAnsi="Intel Clear" w:cs="Intel Clear"/>
              </w:rPr>
              <w:t xml:space="preserve">significant </w:t>
            </w:r>
            <w:r w:rsidRPr="00D94FF6">
              <w:rPr>
                <w:rFonts w:ascii="Intel Clear" w:hAnsi="Intel Clear" w:cs="Intel Clear"/>
              </w:rPr>
              <w:t xml:space="preserve">changes to most sections of this document (scope, interfaces, waveforms, IP power gating requirements, etc.) </w:t>
            </w:r>
          </w:p>
          <w:p w14:paraId="41EAB2DA" w14:textId="77777777" w:rsidR="00C45DA1" w:rsidRPr="00D94FF6" w:rsidRDefault="007B0D38" w:rsidP="008A4F40">
            <w:pPr>
              <w:pStyle w:val="ListParagraph"/>
              <w:numPr>
                <w:ilvl w:val="0"/>
                <w:numId w:val="27"/>
              </w:numPr>
              <w:rPr>
                <w:rFonts w:ascii="Intel Clear" w:hAnsi="Intel Clear" w:cs="Intel Clear"/>
              </w:rPr>
            </w:pPr>
            <w:r w:rsidRPr="00D94FF6">
              <w:rPr>
                <w:rFonts w:ascii="Intel Clear" w:hAnsi="Intel Clear" w:cs="Intel Clear"/>
              </w:rPr>
              <w:t xml:space="preserve">PGCB SM still reflects the previous implementation, but </w:t>
            </w:r>
            <w:r w:rsidR="000C1311" w:rsidRPr="00D94FF6">
              <w:rPr>
                <w:rFonts w:ascii="Intel Clear" w:hAnsi="Intel Clear" w:cs="Intel Clear"/>
              </w:rPr>
              <w:t xml:space="preserve">this </w:t>
            </w:r>
            <w:r w:rsidRPr="00D94FF6">
              <w:rPr>
                <w:rFonts w:ascii="Intel Clear" w:hAnsi="Intel Clear" w:cs="Intel Clear"/>
              </w:rPr>
              <w:t>is</w:t>
            </w:r>
            <w:r w:rsidR="000C1311" w:rsidRPr="00D94FF6">
              <w:rPr>
                <w:rFonts w:ascii="Intel Clear" w:hAnsi="Intel Clear" w:cs="Intel Clear"/>
              </w:rPr>
              <w:t xml:space="preserve"> to be </w:t>
            </w:r>
            <w:r w:rsidRPr="00D94FF6">
              <w:rPr>
                <w:rFonts w:ascii="Intel Clear" w:hAnsi="Intel Clear" w:cs="Intel Clear"/>
              </w:rPr>
              <w:t xml:space="preserve">updated </w:t>
            </w:r>
            <w:r w:rsidR="000C1311" w:rsidRPr="00D94FF6">
              <w:rPr>
                <w:rFonts w:ascii="Intel Clear" w:hAnsi="Intel Clear" w:cs="Intel Clear"/>
              </w:rPr>
              <w:t xml:space="preserve">in a subsequent </w:t>
            </w:r>
            <w:r w:rsidRPr="00D94FF6">
              <w:rPr>
                <w:rFonts w:ascii="Intel Clear" w:hAnsi="Intel Clear" w:cs="Intel Clear"/>
              </w:rPr>
              <w:t xml:space="preserve">release of this document. </w:t>
            </w:r>
          </w:p>
          <w:p w14:paraId="63DC1D6D" w14:textId="77777777" w:rsidR="007B0D38" w:rsidRPr="00D94FF6" w:rsidRDefault="007B0D38" w:rsidP="007B0D38">
            <w:pPr>
              <w:rPr>
                <w:rFonts w:ascii="Intel Clear" w:hAnsi="Intel Clear" w:cs="Intel Clear"/>
                <w:b/>
              </w:rPr>
            </w:pPr>
          </w:p>
        </w:tc>
      </w:tr>
      <w:tr w:rsidR="0062517F" w:rsidRPr="00D94FF6" w14:paraId="70628F9A" w14:textId="77777777" w:rsidTr="00971F86">
        <w:trPr>
          <w:gridAfter w:val="1"/>
          <w:wAfter w:w="108" w:type="dxa"/>
        </w:trPr>
        <w:tc>
          <w:tcPr>
            <w:tcW w:w="934" w:type="dxa"/>
          </w:tcPr>
          <w:p w14:paraId="5682EBA2" w14:textId="77777777" w:rsidR="0062517F" w:rsidRPr="00D94FF6" w:rsidRDefault="0062517F" w:rsidP="009C57A7">
            <w:pPr>
              <w:rPr>
                <w:rFonts w:ascii="Intel Clear" w:hAnsi="Intel Clear" w:cs="Intel Clear"/>
              </w:rPr>
            </w:pPr>
            <w:r w:rsidRPr="00D94FF6">
              <w:rPr>
                <w:rFonts w:ascii="Intel Clear" w:hAnsi="Intel Clear" w:cs="Intel Clear"/>
              </w:rPr>
              <w:t>0.61</w:t>
            </w:r>
          </w:p>
        </w:tc>
        <w:tc>
          <w:tcPr>
            <w:tcW w:w="1434" w:type="dxa"/>
          </w:tcPr>
          <w:p w14:paraId="77968F1F" w14:textId="77777777" w:rsidR="0062517F" w:rsidRPr="00D94FF6" w:rsidRDefault="0062517F" w:rsidP="00971D53">
            <w:pPr>
              <w:rPr>
                <w:rFonts w:ascii="Intel Clear" w:hAnsi="Intel Clear" w:cs="Intel Clear"/>
              </w:rPr>
            </w:pPr>
            <w:r w:rsidRPr="00D94FF6">
              <w:rPr>
                <w:rFonts w:ascii="Intel Clear" w:hAnsi="Intel Clear" w:cs="Intel Clear"/>
              </w:rPr>
              <w:t>WW51.2</w:t>
            </w:r>
          </w:p>
        </w:tc>
        <w:tc>
          <w:tcPr>
            <w:tcW w:w="1148" w:type="dxa"/>
          </w:tcPr>
          <w:p w14:paraId="65FDA054" w14:textId="77777777" w:rsidR="0062517F" w:rsidRPr="00D94FF6" w:rsidRDefault="000F3ED2" w:rsidP="009C57A7">
            <w:pPr>
              <w:rPr>
                <w:rFonts w:ascii="Intel Clear" w:hAnsi="Intel Clear" w:cs="Intel Clear"/>
              </w:rPr>
            </w:pPr>
            <w:r w:rsidRPr="00D94FF6">
              <w:rPr>
                <w:rFonts w:ascii="Intel Clear" w:hAnsi="Intel Clear" w:cs="Intel Clear"/>
              </w:rPr>
              <w:t>hsingh1</w:t>
            </w:r>
          </w:p>
        </w:tc>
        <w:tc>
          <w:tcPr>
            <w:tcW w:w="6312" w:type="dxa"/>
          </w:tcPr>
          <w:p w14:paraId="4DFCB153" w14:textId="77777777" w:rsidR="0062517F" w:rsidRPr="00D94FF6" w:rsidRDefault="0062517F" w:rsidP="0062517F">
            <w:pPr>
              <w:rPr>
                <w:rFonts w:ascii="Intel Clear" w:hAnsi="Intel Clear" w:cs="Intel Clear"/>
                <w:b/>
              </w:rPr>
            </w:pPr>
            <w:r w:rsidRPr="00D94FF6">
              <w:rPr>
                <w:rFonts w:ascii="Intel Clear" w:hAnsi="Intel Clear" w:cs="Intel Clear"/>
                <w:b/>
              </w:rPr>
              <w:t xml:space="preserve">Changes to </w:t>
            </w:r>
            <w:r w:rsidR="00B23EF0" w:rsidRPr="00D94FF6">
              <w:rPr>
                <w:rFonts w:ascii="Intel Clear" w:hAnsi="Intel Clear" w:cs="Intel Clear"/>
                <w:b/>
              </w:rPr>
              <w:t xml:space="preserve">support </w:t>
            </w:r>
            <w:r w:rsidRPr="00D94FF6">
              <w:rPr>
                <w:rFonts w:ascii="Intel Clear" w:hAnsi="Intel Clear" w:cs="Intel Clear"/>
                <w:b/>
              </w:rPr>
              <w:t xml:space="preserve">interface </w:t>
            </w:r>
            <w:r w:rsidR="00B23EF0" w:rsidRPr="00D94FF6">
              <w:rPr>
                <w:rFonts w:ascii="Intel Clear" w:hAnsi="Intel Clear" w:cs="Intel Clear"/>
                <w:b/>
              </w:rPr>
              <w:t xml:space="preserve">requirements for reference design (based on clock domain controller – </w:t>
            </w:r>
            <w:r w:rsidRPr="00D94FF6">
              <w:rPr>
                <w:rFonts w:ascii="Intel Clear" w:hAnsi="Intel Clear" w:cs="Intel Clear"/>
                <w:b/>
              </w:rPr>
              <w:t>CDC</w:t>
            </w:r>
            <w:r w:rsidR="00B23EF0" w:rsidRPr="00D94FF6">
              <w:rPr>
                <w:rFonts w:ascii="Intel Clear" w:hAnsi="Intel Clear" w:cs="Intel Clear"/>
                <w:b/>
              </w:rPr>
              <w:t xml:space="preserve">) </w:t>
            </w:r>
          </w:p>
          <w:p w14:paraId="722B8BD3" w14:textId="77777777" w:rsidR="004C6536" w:rsidRPr="00D94FF6" w:rsidRDefault="004C6536" w:rsidP="0062517F">
            <w:pPr>
              <w:rPr>
                <w:rFonts w:ascii="Intel Clear" w:hAnsi="Intel Clear" w:cs="Intel Clear"/>
                <w:b/>
              </w:rPr>
            </w:pPr>
          </w:p>
          <w:p w14:paraId="0BA01338" w14:textId="77777777" w:rsidR="004C6536" w:rsidRPr="00D94FF6" w:rsidRDefault="00E167CB" w:rsidP="008A4F40">
            <w:pPr>
              <w:pStyle w:val="ListParagraph"/>
              <w:numPr>
                <w:ilvl w:val="0"/>
                <w:numId w:val="28"/>
              </w:numPr>
              <w:rPr>
                <w:rFonts w:ascii="Intel Clear" w:hAnsi="Intel Clear" w:cs="Intel Clear"/>
              </w:rPr>
            </w:pPr>
            <w:r w:rsidRPr="00D94FF6">
              <w:rPr>
                <w:rFonts w:ascii="Intel Clear" w:hAnsi="Intel Clear" w:cs="Intel Clear"/>
              </w:rPr>
              <w:t>S</w:t>
            </w:r>
            <w:r w:rsidR="004C6536" w:rsidRPr="00D94FF6">
              <w:rPr>
                <w:rFonts w:ascii="Intel Clear" w:hAnsi="Intel Clear" w:cs="Intel Clear"/>
              </w:rPr>
              <w:t>upport for forcing clocks ON during PG entry/exit flows</w:t>
            </w:r>
            <w:r w:rsidRPr="00D94FF6">
              <w:rPr>
                <w:rFonts w:ascii="Intel Clear" w:hAnsi="Intel Clear" w:cs="Intel Clear"/>
              </w:rPr>
              <w:t xml:space="preserve"> is disabled by default – a new input is defined to support when this feature is required </w:t>
            </w:r>
            <w:r w:rsidR="004C6536" w:rsidRPr="00D94FF6">
              <w:rPr>
                <w:rFonts w:ascii="Intel Clear" w:hAnsi="Intel Clear" w:cs="Intel Clear"/>
              </w:rPr>
              <w:t>– refer to IP Power Gating Requirements section for more details</w:t>
            </w:r>
            <w:r w:rsidR="00EB0676" w:rsidRPr="00D94FF6">
              <w:rPr>
                <w:rFonts w:ascii="Intel Clear" w:hAnsi="Intel Clear" w:cs="Intel Clear"/>
              </w:rPr>
              <w:t xml:space="preserve"> (waveforms do not include this feature, but next incremental update will include those signals as part of the waveforms)</w:t>
            </w:r>
            <w:r w:rsidR="004C6536" w:rsidRPr="00D94FF6">
              <w:rPr>
                <w:rFonts w:ascii="Intel Clear" w:hAnsi="Intel Clear" w:cs="Intel Clear"/>
              </w:rPr>
              <w:t xml:space="preserve">. </w:t>
            </w:r>
          </w:p>
          <w:p w14:paraId="170DFEAC" w14:textId="77777777" w:rsidR="0062517F" w:rsidRPr="00D94FF6" w:rsidRDefault="004C6536" w:rsidP="008A4F40">
            <w:pPr>
              <w:pStyle w:val="ListParagraph"/>
              <w:numPr>
                <w:ilvl w:val="0"/>
                <w:numId w:val="28"/>
              </w:numPr>
              <w:rPr>
                <w:rFonts w:ascii="Intel Clear" w:hAnsi="Intel Clear" w:cs="Intel Clear"/>
              </w:rPr>
            </w:pPr>
            <w:r w:rsidRPr="00D94FF6">
              <w:rPr>
                <w:rFonts w:ascii="Intel Clear" w:hAnsi="Intel Clear" w:cs="Intel Clear"/>
              </w:rPr>
              <w:t>Integrated POK signal control function within the PGCB</w:t>
            </w:r>
            <w:r w:rsidR="00E167CB" w:rsidRPr="00D94FF6">
              <w:rPr>
                <w:rFonts w:ascii="Intel Clear" w:hAnsi="Intel Clear" w:cs="Intel Clear"/>
              </w:rPr>
              <w:t xml:space="preserve"> – which now provides an output signal “</w:t>
            </w:r>
            <w:r w:rsidR="0062517F" w:rsidRPr="00D94FF6">
              <w:rPr>
                <w:rFonts w:ascii="Intel Clear" w:hAnsi="Intel Clear" w:cs="Intel Clear"/>
              </w:rPr>
              <w:t>pgcb_pok</w:t>
            </w:r>
            <w:r w:rsidR="00E167CB" w:rsidRPr="00D94FF6">
              <w:rPr>
                <w:rFonts w:ascii="Intel Clear" w:hAnsi="Intel Clear" w:cs="Intel Clear"/>
              </w:rPr>
              <w:t>”</w:t>
            </w:r>
            <w:r w:rsidR="0062517F" w:rsidRPr="00D94FF6">
              <w:rPr>
                <w:rFonts w:ascii="Intel Clear" w:hAnsi="Intel Clear" w:cs="Intel Clear"/>
              </w:rPr>
              <w:t xml:space="preserve"> – that </w:t>
            </w:r>
            <w:r w:rsidR="00E167CB" w:rsidRPr="00D94FF6">
              <w:rPr>
                <w:rFonts w:ascii="Intel Clear" w:hAnsi="Intel Clear" w:cs="Intel Clear"/>
              </w:rPr>
              <w:t xml:space="preserve">is intended to specify </w:t>
            </w:r>
            <w:r w:rsidR="0062517F" w:rsidRPr="00D94FF6">
              <w:rPr>
                <w:rFonts w:ascii="Intel Clear" w:hAnsi="Intel Clear" w:cs="Intel Clear"/>
              </w:rPr>
              <w:t>the POK signal value (both in PG state and unPG state, as well as during PG entry/exit flows)</w:t>
            </w:r>
            <w:r w:rsidR="00E167CB" w:rsidRPr="00D94FF6">
              <w:rPr>
                <w:rFonts w:ascii="Intel Clear" w:hAnsi="Intel Clear" w:cs="Intel Clear"/>
              </w:rPr>
              <w:t>.</w:t>
            </w:r>
          </w:p>
          <w:p w14:paraId="0EEFD039" w14:textId="77777777" w:rsidR="0062517F" w:rsidRPr="00D94FF6" w:rsidRDefault="00E167CB" w:rsidP="008A4F40">
            <w:pPr>
              <w:pStyle w:val="ListParagraph"/>
              <w:numPr>
                <w:ilvl w:val="0"/>
                <w:numId w:val="28"/>
              </w:numPr>
              <w:rPr>
                <w:rFonts w:ascii="Intel Clear" w:hAnsi="Intel Clear" w:cs="Intel Clear"/>
              </w:rPr>
            </w:pPr>
            <w:r w:rsidRPr="00D94FF6">
              <w:rPr>
                <w:rFonts w:ascii="Intel Clear" w:hAnsi="Intel Clear" w:cs="Intel Clear"/>
              </w:rPr>
              <w:t xml:space="preserve">Added the “pgcb_restore” signal </w:t>
            </w:r>
            <w:r w:rsidR="004C6536" w:rsidRPr="00D94FF6">
              <w:rPr>
                <w:rFonts w:ascii="Intel Clear" w:hAnsi="Intel Clear" w:cs="Intel Clear"/>
              </w:rPr>
              <w:t>– this asserts when the restore phase is needed (check signal description for more details)</w:t>
            </w:r>
            <w:r w:rsidRPr="00D94FF6">
              <w:rPr>
                <w:rFonts w:ascii="Intel Clear" w:hAnsi="Intel Clear" w:cs="Intel Clear"/>
              </w:rPr>
              <w:t xml:space="preserve">. </w:t>
            </w:r>
            <w:r w:rsidR="00ED5655" w:rsidRPr="00D94FF6">
              <w:rPr>
                <w:rFonts w:ascii="Intel Clear" w:hAnsi="Intel Clear" w:cs="Intel Clear"/>
              </w:rPr>
              <w:t xml:space="preserve">Also added “pgcb_pwrgate_active” signal (combinatorial output) that indicates that the PGCB is either processing the PG entry flow, or in stable PG state, or is executing the PG Exit flow. </w:t>
            </w:r>
          </w:p>
          <w:p w14:paraId="2113D5FA" w14:textId="77777777" w:rsidR="00B23EF0" w:rsidRPr="00D94FF6" w:rsidRDefault="004C6536" w:rsidP="008A4F40">
            <w:pPr>
              <w:pStyle w:val="ListParagraph"/>
              <w:numPr>
                <w:ilvl w:val="0"/>
                <w:numId w:val="28"/>
              </w:numPr>
              <w:rPr>
                <w:rFonts w:ascii="Intel Clear" w:hAnsi="Intel Clear" w:cs="Intel Clear"/>
              </w:rPr>
            </w:pPr>
            <w:r w:rsidRPr="00D94FF6">
              <w:rPr>
                <w:rFonts w:ascii="Intel Clear" w:hAnsi="Intel Clear" w:cs="Intel Clear"/>
              </w:rPr>
              <w:t>Re</w:t>
            </w:r>
            <w:r w:rsidR="0062517F" w:rsidRPr="00D94FF6">
              <w:rPr>
                <w:rFonts w:ascii="Intel Clear" w:hAnsi="Intel Clear" w:cs="Intel Clear"/>
              </w:rPr>
              <w:t xml:space="preserve">moved </w:t>
            </w:r>
            <w:r w:rsidR="00E167CB" w:rsidRPr="00D94FF6">
              <w:rPr>
                <w:rFonts w:ascii="Intel Clear" w:hAnsi="Intel Clear" w:cs="Intel Clear"/>
              </w:rPr>
              <w:t>“</w:t>
            </w:r>
            <w:r w:rsidR="006178A3" w:rsidRPr="00D94FF6">
              <w:rPr>
                <w:rFonts w:ascii="Intel Clear" w:hAnsi="Intel Clear" w:cs="Intel Clear"/>
              </w:rPr>
              <w:t>*ism_lock</w:t>
            </w:r>
            <w:r w:rsidRPr="00D94FF6">
              <w:rPr>
                <w:rFonts w:ascii="Intel Clear" w:hAnsi="Intel Clear" w:cs="Intel Clear"/>
              </w:rPr>
              <w:t>_</w:t>
            </w:r>
            <w:r w:rsidR="006178A3" w:rsidRPr="00D94FF6">
              <w:rPr>
                <w:rFonts w:ascii="Intel Clear" w:hAnsi="Intel Clear" w:cs="Intel Clear"/>
              </w:rPr>
              <w:t>req_b</w:t>
            </w:r>
            <w:r w:rsidR="00E167CB" w:rsidRPr="00D94FF6">
              <w:rPr>
                <w:rFonts w:ascii="Intel Clear" w:hAnsi="Intel Clear" w:cs="Intel Clear"/>
              </w:rPr>
              <w:t>”</w:t>
            </w:r>
            <w:r w:rsidRPr="00D94FF6">
              <w:rPr>
                <w:rFonts w:ascii="Intel Clear" w:hAnsi="Intel Clear" w:cs="Intel Clear"/>
              </w:rPr>
              <w:t xml:space="preserve"> signals </w:t>
            </w:r>
            <w:r w:rsidR="000E5286" w:rsidRPr="00D94FF6">
              <w:rPr>
                <w:rFonts w:ascii="Intel Clear" w:hAnsi="Intel Clear" w:cs="Intel Clear"/>
              </w:rPr>
              <w:t xml:space="preserve">and also </w:t>
            </w:r>
            <w:r w:rsidR="000E5286" w:rsidRPr="00D94FF6">
              <w:rPr>
                <w:rFonts w:ascii="Intel Clear" w:hAnsi="Intel Clear" w:cs="Intel Clear"/>
              </w:rPr>
              <w:lastRenderedPageBreak/>
              <w:t>“*_clkgate_r</w:t>
            </w:r>
            <w:r w:rsidR="006178A3" w:rsidRPr="00D94FF6">
              <w:rPr>
                <w:rFonts w:ascii="Intel Clear" w:hAnsi="Intel Clear" w:cs="Intel Clear"/>
              </w:rPr>
              <w:t xml:space="preserve">eq_b” signals </w:t>
            </w:r>
            <w:r w:rsidRPr="00D94FF6">
              <w:rPr>
                <w:rFonts w:ascii="Intel Clear" w:hAnsi="Intel Clear" w:cs="Intel Clear"/>
              </w:rPr>
              <w:t xml:space="preserve">(those features are </w:t>
            </w:r>
            <w:r w:rsidR="00E167CB" w:rsidRPr="00D94FF6">
              <w:rPr>
                <w:rFonts w:ascii="Intel Clear" w:hAnsi="Intel Clear" w:cs="Intel Clear"/>
              </w:rPr>
              <w:t xml:space="preserve">expected to be handled within the IP block – such as </w:t>
            </w:r>
            <w:r w:rsidRPr="00D94FF6">
              <w:rPr>
                <w:rFonts w:ascii="Intel Clear" w:hAnsi="Intel Clear" w:cs="Intel Clear"/>
              </w:rPr>
              <w:t>within the C</w:t>
            </w:r>
            <w:r w:rsidR="00E167CB" w:rsidRPr="00D94FF6">
              <w:rPr>
                <w:rFonts w:ascii="Intel Clear" w:hAnsi="Intel Clear" w:cs="Intel Clear"/>
              </w:rPr>
              <w:t xml:space="preserve">lock Domain Controller [CDC] </w:t>
            </w:r>
            <w:r w:rsidRPr="00D94FF6">
              <w:rPr>
                <w:rFonts w:ascii="Intel Clear" w:hAnsi="Intel Clear" w:cs="Intel Clear"/>
              </w:rPr>
              <w:t xml:space="preserve">component of reference design). </w:t>
            </w:r>
            <w:r w:rsidR="006178A3" w:rsidRPr="00D94FF6">
              <w:rPr>
                <w:rFonts w:ascii="Intel Clear" w:hAnsi="Intel Clear" w:cs="Intel Clear"/>
              </w:rPr>
              <w:t xml:space="preserve">Removed all </w:t>
            </w:r>
            <w:r w:rsidR="009728DE" w:rsidRPr="00D94FF6">
              <w:rPr>
                <w:rFonts w:ascii="Intel Clear" w:hAnsi="Intel Clear" w:cs="Intel Clear"/>
              </w:rPr>
              <w:t>“*_nak”</w:t>
            </w:r>
            <w:r w:rsidR="006178A3" w:rsidRPr="00D94FF6">
              <w:rPr>
                <w:rFonts w:ascii="Intel Clear" w:hAnsi="Intel Clear" w:cs="Intel Clear"/>
              </w:rPr>
              <w:t xml:space="preserve"> signals from </w:t>
            </w:r>
            <w:r w:rsidR="00A80A78" w:rsidRPr="00D94FF6">
              <w:rPr>
                <w:rFonts w:ascii="Intel Clear" w:hAnsi="Intel Clear" w:cs="Intel Clear"/>
              </w:rPr>
              <w:t>IP-PGCB interaction signals</w:t>
            </w:r>
            <w:r w:rsidR="006178A3" w:rsidRPr="00D94FF6">
              <w:rPr>
                <w:rFonts w:ascii="Intel Clear" w:hAnsi="Intel Clear" w:cs="Intel Clear"/>
              </w:rPr>
              <w:t xml:space="preserve">. </w:t>
            </w:r>
          </w:p>
          <w:p w14:paraId="1104A54D" w14:textId="77777777" w:rsidR="0062517F" w:rsidRPr="00D94FF6" w:rsidRDefault="00B23EF0" w:rsidP="008A4F40">
            <w:pPr>
              <w:pStyle w:val="ListParagraph"/>
              <w:numPr>
                <w:ilvl w:val="0"/>
                <w:numId w:val="28"/>
              </w:numPr>
              <w:rPr>
                <w:rFonts w:ascii="Intel Clear" w:hAnsi="Intel Clear" w:cs="Intel Clear"/>
              </w:rPr>
            </w:pPr>
            <w:r w:rsidRPr="00D94FF6">
              <w:rPr>
                <w:rFonts w:ascii="Intel Clear" w:hAnsi="Intel Clear" w:cs="Intel Clear"/>
              </w:rPr>
              <w:t>Support for Warm Reset by making the “ip_pgcb_pg_type”</w:t>
            </w:r>
            <w:r w:rsidR="0062517F" w:rsidRPr="00D94FF6">
              <w:rPr>
                <w:rFonts w:ascii="Intel Clear" w:hAnsi="Intel Clear" w:cs="Intel Clear"/>
              </w:rPr>
              <w:t xml:space="preserve"> </w:t>
            </w:r>
            <w:r w:rsidRPr="00D94FF6">
              <w:rPr>
                <w:rFonts w:ascii="Intel Clear" w:hAnsi="Intel Clear" w:cs="Intel Clear"/>
              </w:rPr>
              <w:t xml:space="preserve">signal to be 2 bits. </w:t>
            </w:r>
            <w:r w:rsidR="009A3872" w:rsidRPr="00D94FF6">
              <w:rPr>
                <w:rFonts w:ascii="Intel Clear" w:hAnsi="Intel Clear" w:cs="Intel Clear"/>
              </w:rPr>
              <w:t xml:space="preserve">Changed the </w:t>
            </w:r>
            <w:r w:rsidR="008814BD" w:rsidRPr="00D94FF6">
              <w:rPr>
                <w:rFonts w:ascii="Intel Clear" w:hAnsi="Intel Clear" w:cs="Intel Clear"/>
              </w:rPr>
              <w:t xml:space="preserve">expected </w:t>
            </w:r>
            <w:r w:rsidR="009A3872" w:rsidRPr="00D94FF6">
              <w:rPr>
                <w:rFonts w:ascii="Intel Clear" w:hAnsi="Intel Clear" w:cs="Intel Clear"/>
              </w:rPr>
              <w:t>encoding for this signal</w:t>
            </w:r>
            <w:r w:rsidR="00DC349A" w:rsidRPr="00D94FF6">
              <w:rPr>
                <w:rFonts w:ascii="Intel Clear" w:hAnsi="Intel Clear" w:cs="Intel Clear"/>
              </w:rPr>
              <w:t xml:space="preserve"> to match data payload of ForcePwrGatePOK message</w:t>
            </w:r>
            <w:r w:rsidR="009A3872" w:rsidRPr="00D94FF6">
              <w:rPr>
                <w:rFonts w:ascii="Intel Clear" w:hAnsi="Intel Clear" w:cs="Intel Clear"/>
              </w:rPr>
              <w:t xml:space="preserve">. </w:t>
            </w:r>
          </w:p>
          <w:p w14:paraId="7A462767" w14:textId="77777777" w:rsidR="00B23EF0" w:rsidRPr="00D94FF6" w:rsidRDefault="00B23EF0" w:rsidP="008A4F40">
            <w:pPr>
              <w:pStyle w:val="ListParagraph"/>
              <w:numPr>
                <w:ilvl w:val="0"/>
                <w:numId w:val="28"/>
              </w:numPr>
              <w:rPr>
                <w:rFonts w:ascii="Intel Clear" w:hAnsi="Intel Clear" w:cs="Intel Clear"/>
              </w:rPr>
            </w:pPr>
            <w:r w:rsidRPr="00D94FF6">
              <w:rPr>
                <w:rFonts w:ascii="Intel Clear" w:hAnsi="Intel Clear" w:cs="Intel Clear"/>
              </w:rPr>
              <w:t xml:space="preserve">Added </w:t>
            </w:r>
            <w:r w:rsidR="00EB0676" w:rsidRPr="00D94FF6">
              <w:rPr>
                <w:rFonts w:ascii="Intel Clear" w:hAnsi="Intel Clear" w:cs="Intel Clear"/>
              </w:rPr>
              <w:t xml:space="preserve">new count delays corresponding to additional steps of the waveforms. </w:t>
            </w:r>
          </w:p>
        </w:tc>
      </w:tr>
      <w:tr w:rsidR="00A12BD8" w:rsidRPr="00D94FF6" w14:paraId="1B656D92" w14:textId="77777777" w:rsidTr="00971F86">
        <w:trPr>
          <w:gridAfter w:val="1"/>
          <w:wAfter w:w="108" w:type="dxa"/>
        </w:trPr>
        <w:tc>
          <w:tcPr>
            <w:tcW w:w="934" w:type="dxa"/>
          </w:tcPr>
          <w:p w14:paraId="102C0A73" w14:textId="77777777" w:rsidR="00A12BD8" w:rsidRPr="00D94FF6" w:rsidRDefault="00352BC2" w:rsidP="009C57A7">
            <w:pPr>
              <w:rPr>
                <w:rFonts w:ascii="Intel Clear" w:hAnsi="Intel Clear" w:cs="Intel Clear"/>
              </w:rPr>
            </w:pPr>
            <w:r w:rsidRPr="00D94FF6">
              <w:rPr>
                <w:rFonts w:ascii="Intel Clear" w:hAnsi="Intel Clear" w:cs="Intel Clear"/>
              </w:rPr>
              <w:lastRenderedPageBreak/>
              <w:t>0.7RC</w:t>
            </w:r>
          </w:p>
        </w:tc>
        <w:tc>
          <w:tcPr>
            <w:tcW w:w="1434" w:type="dxa"/>
          </w:tcPr>
          <w:p w14:paraId="049988DD" w14:textId="77777777" w:rsidR="00A12BD8" w:rsidRPr="00D94FF6" w:rsidRDefault="00A12BD8" w:rsidP="00971D53">
            <w:pPr>
              <w:rPr>
                <w:rFonts w:ascii="Intel Clear" w:hAnsi="Intel Clear" w:cs="Intel Clear"/>
              </w:rPr>
            </w:pPr>
            <w:r w:rsidRPr="00D94FF6">
              <w:rPr>
                <w:rFonts w:ascii="Intel Clear" w:hAnsi="Intel Clear" w:cs="Intel Clear"/>
              </w:rPr>
              <w:t>WW02.4</w:t>
            </w:r>
          </w:p>
        </w:tc>
        <w:tc>
          <w:tcPr>
            <w:tcW w:w="1148" w:type="dxa"/>
          </w:tcPr>
          <w:p w14:paraId="11244AC6" w14:textId="77777777" w:rsidR="00A12BD8" w:rsidRPr="00D94FF6" w:rsidRDefault="000F3ED2" w:rsidP="009C57A7">
            <w:pPr>
              <w:rPr>
                <w:rFonts w:ascii="Intel Clear" w:hAnsi="Intel Clear" w:cs="Intel Clear"/>
              </w:rPr>
            </w:pPr>
            <w:r w:rsidRPr="00D94FF6">
              <w:rPr>
                <w:rFonts w:ascii="Intel Clear" w:hAnsi="Intel Clear" w:cs="Intel Clear"/>
              </w:rPr>
              <w:t>hsingh1</w:t>
            </w:r>
          </w:p>
        </w:tc>
        <w:tc>
          <w:tcPr>
            <w:tcW w:w="6312" w:type="dxa"/>
          </w:tcPr>
          <w:p w14:paraId="38554228" w14:textId="77777777" w:rsidR="00A12BD8" w:rsidRPr="00D94FF6" w:rsidRDefault="00A12BD8" w:rsidP="00A67A8A">
            <w:pPr>
              <w:rPr>
                <w:rFonts w:ascii="Intel Clear" w:hAnsi="Intel Clear" w:cs="Intel Clear"/>
                <w:b/>
              </w:rPr>
            </w:pPr>
            <w:r w:rsidRPr="00D94FF6">
              <w:rPr>
                <w:rFonts w:ascii="Intel Clear" w:hAnsi="Intel Clear" w:cs="Intel Clear"/>
                <w:b/>
              </w:rPr>
              <w:t xml:space="preserve">Following changes: </w:t>
            </w:r>
          </w:p>
          <w:p w14:paraId="39D7C329" w14:textId="77777777" w:rsidR="00A12BD8" w:rsidRPr="00D94FF6" w:rsidRDefault="00A12BD8" w:rsidP="00A67A8A">
            <w:pPr>
              <w:rPr>
                <w:rFonts w:ascii="Intel Clear" w:hAnsi="Intel Clear" w:cs="Intel Clear"/>
              </w:rPr>
            </w:pPr>
          </w:p>
          <w:p w14:paraId="2566D270" w14:textId="77777777" w:rsidR="00A12BD8" w:rsidRPr="00D94FF6" w:rsidRDefault="00A12BD8" w:rsidP="008A4F40">
            <w:pPr>
              <w:pStyle w:val="ListParagraph"/>
              <w:numPr>
                <w:ilvl w:val="0"/>
                <w:numId w:val="31"/>
              </w:numPr>
              <w:rPr>
                <w:rFonts w:ascii="Intel Clear" w:hAnsi="Intel Clear" w:cs="Intel Clear"/>
              </w:rPr>
            </w:pPr>
            <w:r w:rsidRPr="00D94FF6">
              <w:rPr>
                <w:rFonts w:ascii="Intel Clear" w:hAnsi="Intel Clear" w:cs="Intel Clear"/>
              </w:rPr>
              <w:t xml:space="preserve">Changes for “force_clks_on” support: </w:t>
            </w:r>
          </w:p>
          <w:p w14:paraId="74A3E4A8" w14:textId="77777777" w:rsidR="00A12BD8" w:rsidRPr="00D94FF6" w:rsidRDefault="00A12BD8" w:rsidP="008A4F40">
            <w:pPr>
              <w:pStyle w:val="ListParagraph"/>
              <w:numPr>
                <w:ilvl w:val="1"/>
                <w:numId w:val="31"/>
              </w:numPr>
              <w:rPr>
                <w:rFonts w:ascii="Intel Clear" w:hAnsi="Intel Clear" w:cs="Intel Clear"/>
              </w:rPr>
            </w:pPr>
            <w:r w:rsidRPr="00D94FF6">
              <w:rPr>
                <w:rFonts w:ascii="Intel Clear" w:hAnsi="Intel Clear" w:cs="Intel Clear"/>
              </w:rPr>
              <w:t xml:space="preserve">Added description for support for forcing clocks on during the PG Exit sequence for IP blocks that have synchronous resets and/or need clocks turned on for context propagation. </w:t>
            </w:r>
          </w:p>
          <w:p w14:paraId="4E87F64B" w14:textId="77777777" w:rsidR="00A12BD8" w:rsidRPr="00D94FF6" w:rsidRDefault="00A12BD8" w:rsidP="008A4F40">
            <w:pPr>
              <w:pStyle w:val="ListParagraph"/>
              <w:numPr>
                <w:ilvl w:val="1"/>
                <w:numId w:val="31"/>
              </w:numPr>
              <w:rPr>
                <w:rFonts w:ascii="Intel Clear" w:hAnsi="Intel Clear" w:cs="Intel Clear"/>
              </w:rPr>
            </w:pPr>
            <w:r w:rsidRPr="00D94FF6">
              <w:rPr>
                <w:rFonts w:ascii="Intel Clear" w:hAnsi="Intel Clear" w:cs="Intel Clear"/>
              </w:rPr>
              <w:t xml:space="preserve">Added another strap/config input to support configuration of “force_clks_on” for synchronous resets separate from context propagation.  </w:t>
            </w:r>
          </w:p>
          <w:p w14:paraId="51007F6D" w14:textId="77777777" w:rsidR="00A12BD8" w:rsidRPr="00D94FF6" w:rsidRDefault="00A12BD8" w:rsidP="008A4F40">
            <w:pPr>
              <w:pStyle w:val="ListParagraph"/>
              <w:numPr>
                <w:ilvl w:val="1"/>
                <w:numId w:val="31"/>
              </w:numPr>
              <w:rPr>
                <w:rFonts w:ascii="Intel Clear" w:hAnsi="Intel Clear" w:cs="Intel Clear"/>
              </w:rPr>
            </w:pPr>
            <w:r w:rsidRPr="00D94FF6">
              <w:rPr>
                <w:rFonts w:ascii="Intel Clear" w:hAnsi="Intel Clear" w:cs="Intel Clear"/>
              </w:rPr>
              <w:t>Updated waveforms to show behavior of pgcb_ip_force_clks_on (and *_ack</w:t>
            </w:r>
            <w:proofErr w:type="gramStart"/>
            <w:r w:rsidRPr="00D94FF6">
              <w:rPr>
                <w:rFonts w:ascii="Intel Clear" w:hAnsi="Intel Clear" w:cs="Intel Clear"/>
              </w:rPr>
              <w:t>)  signal</w:t>
            </w:r>
            <w:proofErr w:type="gramEnd"/>
            <w:r w:rsidRPr="00D94FF6">
              <w:rPr>
                <w:rFonts w:ascii="Intel Clear" w:hAnsi="Intel Clear" w:cs="Intel Clear"/>
              </w:rPr>
              <w:t xml:space="preserve"> when relevant PGCB strap/config inputs are configured appropriately.</w:t>
            </w:r>
          </w:p>
          <w:p w14:paraId="1B254CD2" w14:textId="77777777" w:rsidR="002819FD" w:rsidRPr="00D94FF6" w:rsidRDefault="002819FD" w:rsidP="008A4F40">
            <w:pPr>
              <w:pStyle w:val="ListParagraph"/>
              <w:numPr>
                <w:ilvl w:val="0"/>
                <w:numId w:val="31"/>
              </w:numPr>
              <w:rPr>
                <w:rFonts w:ascii="Intel Clear" w:hAnsi="Intel Clear" w:cs="Intel Clear"/>
              </w:rPr>
            </w:pPr>
            <w:r w:rsidRPr="00D94FF6">
              <w:rPr>
                <w:rFonts w:ascii="Intel Clear" w:hAnsi="Intel Clear" w:cs="Intel Clear"/>
              </w:rPr>
              <w:t>De-feature of “pgcb_force_prim_rst_b” and “ip_fuse_valid” signals</w:t>
            </w:r>
          </w:p>
          <w:p w14:paraId="0100CE10" w14:textId="77777777" w:rsidR="00F24AB3" w:rsidRPr="00D94FF6" w:rsidRDefault="002819FD" w:rsidP="008A4F40">
            <w:pPr>
              <w:pStyle w:val="ListParagraph"/>
              <w:numPr>
                <w:ilvl w:val="1"/>
                <w:numId w:val="31"/>
              </w:numPr>
              <w:rPr>
                <w:rFonts w:ascii="Intel Clear" w:hAnsi="Intel Clear" w:cs="Intel Clear"/>
              </w:rPr>
            </w:pPr>
            <w:r w:rsidRPr="00D94FF6">
              <w:rPr>
                <w:rFonts w:ascii="Intel Clear" w:hAnsi="Intel Clear" w:cs="Intel Clear"/>
              </w:rPr>
              <w:t xml:space="preserve"> </w:t>
            </w:r>
            <w:r w:rsidR="00F24AB3" w:rsidRPr="00D94FF6">
              <w:rPr>
                <w:rFonts w:ascii="Intel Clear" w:hAnsi="Intel Clear" w:cs="Intel Clear"/>
              </w:rPr>
              <w:t>With the changes in Chassis Reset Arch HAS to require, in general, all IP blocks to send IP_Ready message to PMC if they need to fetch fuses/soft straps, these two signals are redundant</w:t>
            </w:r>
          </w:p>
          <w:p w14:paraId="16EDF104" w14:textId="77777777" w:rsidR="00F24AB3" w:rsidRPr="00D94FF6" w:rsidRDefault="00F24AB3" w:rsidP="008A4F40">
            <w:pPr>
              <w:pStyle w:val="ListParagraph"/>
              <w:numPr>
                <w:ilvl w:val="1"/>
                <w:numId w:val="31"/>
              </w:numPr>
              <w:rPr>
                <w:rFonts w:ascii="Intel Clear" w:hAnsi="Intel Clear" w:cs="Intel Clear"/>
              </w:rPr>
            </w:pPr>
            <w:r w:rsidRPr="00D94FF6">
              <w:rPr>
                <w:rFonts w:ascii="Intel Clear" w:hAnsi="Intel Clear" w:cs="Intel Clear"/>
              </w:rPr>
              <w:t>With the requirement to use the “_force_rst_b” signals asynchronously, the sequencing of the separate “_force_*_rst_b” signals reduces to that equivalent to a single “_force_rst_b” signal.</w:t>
            </w:r>
            <w:r w:rsidR="00B324DD" w:rsidRPr="00D94FF6">
              <w:rPr>
                <w:rFonts w:ascii="Intel Clear" w:hAnsi="Intel Clear" w:cs="Intel Clear"/>
              </w:rPr>
              <w:t xml:space="preserve"> The signal “pgcb_force_rst_b” is the single signal that should be used for forced reset assertion and de-</w:t>
            </w:r>
            <w:r w:rsidR="00B324DD" w:rsidRPr="00D94FF6">
              <w:rPr>
                <w:rFonts w:ascii="Intel Clear" w:hAnsi="Intel Clear" w:cs="Intel Clear"/>
              </w:rPr>
              <w:lastRenderedPageBreak/>
              <w:t xml:space="preserve">assertion. </w:t>
            </w:r>
          </w:p>
          <w:p w14:paraId="4143D895" w14:textId="77777777" w:rsidR="002819FD" w:rsidRPr="00D94FF6" w:rsidRDefault="00F24AB3" w:rsidP="008A4F40">
            <w:pPr>
              <w:pStyle w:val="ListParagraph"/>
              <w:numPr>
                <w:ilvl w:val="1"/>
                <w:numId w:val="31"/>
              </w:numPr>
              <w:rPr>
                <w:rFonts w:ascii="Intel Clear" w:hAnsi="Intel Clear" w:cs="Intel Clear"/>
              </w:rPr>
            </w:pPr>
            <w:r w:rsidRPr="00D94FF6">
              <w:rPr>
                <w:rFonts w:ascii="Intel Clear" w:hAnsi="Intel Clear" w:cs="Intel Clear"/>
              </w:rPr>
              <w:t xml:space="preserve">Both these signals are still included in the interface, but will be removed in a future release. Refer to IO table for details on how these should be driven or used by IP blocks.  </w:t>
            </w:r>
          </w:p>
          <w:p w14:paraId="62D89EF6" w14:textId="77777777" w:rsidR="00A12BD8" w:rsidRPr="00D94FF6" w:rsidRDefault="00A12BD8" w:rsidP="008A4F40">
            <w:pPr>
              <w:pStyle w:val="ListParagraph"/>
              <w:numPr>
                <w:ilvl w:val="0"/>
                <w:numId w:val="31"/>
              </w:numPr>
              <w:rPr>
                <w:rFonts w:ascii="Intel Clear" w:hAnsi="Intel Clear" w:cs="Intel Clear"/>
              </w:rPr>
            </w:pPr>
            <w:r w:rsidRPr="00D94FF6">
              <w:rPr>
                <w:rFonts w:ascii="Intel Clear" w:hAnsi="Intel Clear" w:cs="Intel Clear"/>
              </w:rPr>
              <w:t xml:space="preserve">Other misc changes: </w:t>
            </w:r>
          </w:p>
          <w:p w14:paraId="2B5728D2" w14:textId="77777777" w:rsidR="00A12BD8" w:rsidRPr="00D94FF6" w:rsidRDefault="00A12BD8" w:rsidP="008A4F40">
            <w:pPr>
              <w:pStyle w:val="ListParagraph"/>
              <w:numPr>
                <w:ilvl w:val="1"/>
                <w:numId w:val="31"/>
              </w:numPr>
              <w:rPr>
                <w:rFonts w:ascii="Intel Clear" w:hAnsi="Intel Clear" w:cs="Intel Clear"/>
              </w:rPr>
            </w:pPr>
            <w:r w:rsidRPr="00D94FF6">
              <w:rPr>
                <w:rFonts w:ascii="Intel Clear" w:hAnsi="Intel Clear" w:cs="Intel Clear"/>
              </w:rPr>
              <w:t>Added description for Warm reset support, and separate waveform for Warm reset entry/exit has been provided</w:t>
            </w:r>
          </w:p>
          <w:p w14:paraId="49C5D7E1" w14:textId="77777777" w:rsidR="00A12BD8" w:rsidRPr="00D94FF6" w:rsidRDefault="00A12BD8" w:rsidP="008A4F40">
            <w:pPr>
              <w:pStyle w:val="ListParagraph"/>
              <w:numPr>
                <w:ilvl w:val="1"/>
                <w:numId w:val="31"/>
              </w:numPr>
              <w:rPr>
                <w:rFonts w:ascii="Intel Clear" w:hAnsi="Intel Clear" w:cs="Intel Clear"/>
              </w:rPr>
            </w:pPr>
            <w:r w:rsidRPr="00D94FF6">
              <w:rPr>
                <w:rFonts w:ascii="Intel Clear" w:hAnsi="Intel Clear" w:cs="Intel Clear"/>
              </w:rPr>
              <w:t>Added placeholder inputs for extra timer values (intent is to keep PGCB interface same even if more timer values are needed in future revs)</w:t>
            </w:r>
          </w:p>
          <w:p w14:paraId="45F7B98A" w14:textId="77777777" w:rsidR="00A12BD8" w:rsidRPr="00D94FF6" w:rsidRDefault="00A12BD8" w:rsidP="008A4F40">
            <w:pPr>
              <w:pStyle w:val="ListParagraph"/>
              <w:numPr>
                <w:ilvl w:val="1"/>
                <w:numId w:val="31"/>
              </w:numPr>
              <w:rPr>
                <w:rFonts w:ascii="Intel Clear" w:hAnsi="Intel Clear" w:cs="Intel Clear"/>
              </w:rPr>
            </w:pPr>
            <w:r w:rsidRPr="00D94FF6">
              <w:rPr>
                <w:rFonts w:ascii="Intel Clear" w:hAnsi="Intel Clear" w:cs="Intel Clear"/>
              </w:rPr>
              <w:t>Added description for pre-commit based power-gating flow (using CDC)</w:t>
            </w:r>
            <w:r w:rsidR="00352BC2" w:rsidRPr="00D94FF6">
              <w:rPr>
                <w:rFonts w:ascii="Intel Clear" w:hAnsi="Intel Clear" w:cs="Intel Clear"/>
              </w:rPr>
              <w:t xml:space="preserve"> and updated block diagram to include CDC within IP. </w:t>
            </w:r>
          </w:p>
          <w:p w14:paraId="4B95C510" w14:textId="77777777" w:rsidR="00352BC2" w:rsidRPr="00D94FF6" w:rsidRDefault="00352BC2" w:rsidP="008A4F40">
            <w:pPr>
              <w:pStyle w:val="ListParagraph"/>
              <w:numPr>
                <w:ilvl w:val="1"/>
                <w:numId w:val="31"/>
              </w:numPr>
              <w:rPr>
                <w:rFonts w:ascii="Intel Clear" w:hAnsi="Intel Clear" w:cs="Intel Clear"/>
              </w:rPr>
            </w:pPr>
            <w:r w:rsidRPr="00D94FF6">
              <w:rPr>
                <w:rFonts w:ascii="Intel Clear" w:hAnsi="Intel Clear" w:cs="Intel Clear"/>
              </w:rPr>
              <w:t>Edits to documentation/waveform based on review of v0.61and feedback from IP teams</w:t>
            </w:r>
          </w:p>
          <w:p w14:paraId="4BB5E029" w14:textId="77777777" w:rsidR="00A12BD8" w:rsidRPr="00D94FF6" w:rsidRDefault="00A12BD8" w:rsidP="0062517F">
            <w:pPr>
              <w:rPr>
                <w:rFonts w:ascii="Intel Clear" w:hAnsi="Intel Clear" w:cs="Intel Clear"/>
                <w:b/>
              </w:rPr>
            </w:pPr>
          </w:p>
        </w:tc>
      </w:tr>
      <w:tr w:rsidR="007C522D" w:rsidRPr="00D94FF6" w14:paraId="6A786ACC" w14:textId="77777777" w:rsidTr="00971F86">
        <w:trPr>
          <w:gridAfter w:val="1"/>
          <w:wAfter w:w="108" w:type="dxa"/>
        </w:trPr>
        <w:tc>
          <w:tcPr>
            <w:tcW w:w="934" w:type="dxa"/>
          </w:tcPr>
          <w:p w14:paraId="1D294A5D" w14:textId="77777777" w:rsidR="007C522D" w:rsidRPr="00D94FF6" w:rsidRDefault="007C522D" w:rsidP="009C57A7">
            <w:pPr>
              <w:rPr>
                <w:rFonts w:ascii="Intel Clear" w:hAnsi="Intel Clear" w:cs="Intel Clear"/>
              </w:rPr>
            </w:pPr>
            <w:r w:rsidRPr="00D94FF6">
              <w:rPr>
                <w:rFonts w:ascii="Intel Clear" w:hAnsi="Intel Clear" w:cs="Intel Clear"/>
              </w:rPr>
              <w:lastRenderedPageBreak/>
              <w:t>0.7</w:t>
            </w:r>
            <w:r w:rsidR="0016190E" w:rsidRPr="00D94FF6">
              <w:rPr>
                <w:rFonts w:ascii="Intel Clear" w:hAnsi="Intel Clear" w:cs="Intel Clear"/>
              </w:rPr>
              <w:t>1</w:t>
            </w:r>
          </w:p>
        </w:tc>
        <w:tc>
          <w:tcPr>
            <w:tcW w:w="1434" w:type="dxa"/>
          </w:tcPr>
          <w:p w14:paraId="5416A0D5" w14:textId="77777777" w:rsidR="007C522D" w:rsidRPr="00D94FF6" w:rsidRDefault="007C522D" w:rsidP="00971D53">
            <w:pPr>
              <w:rPr>
                <w:rFonts w:ascii="Intel Clear" w:hAnsi="Intel Clear" w:cs="Intel Clear"/>
              </w:rPr>
            </w:pPr>
            <w:r w:rsidRPr="00D94FF6">
              <w:rPr>
                <w:rFonts w:ascii="Intel Clear" w:hAnsi="Intel Clear" w:cs="Intel Clear"/>
              </w:rPr>
              <w:t>WW6.4</w:t>
            </w:r>
          </w:p>
        </w:tc>
        <w:tc>
          <w:tcPr>
            <w:tcW w:w="1148" w:type="dxa"/>
          </w:tcPr>
          <w:p w14:paraId="0324FD6C" w14:textId="77777777" w:rsidR="007C522D" w:rsidRPr="00D94FF6" w:rsidRDefault="007C522D" w:rsidP="009C57A7">
            <w:pPr>
              <w:rPr>
                <w:rFonts w:ascii="Intel Clear" w:hAnsi="Intel Clear" w:cs="Intel Clear"/>
              </w:rPr>
            </w:pPr>
            <w:r w:rsidRPr="00D94FF6">
              <w:rPr>
                <w:rFonts w:ascii="Intel Clear" w:hAnsi="Intel Clear" w:cs="Intel Clear"/>
              </w:rPr>
              <w:t>Jwhavica</w:t>
            </w:r>
          </w:p>
        </w:tc>
        <w:tc>
          <w:tcPr>
            <w:tcW w:w="6312" w:type="dxa"/>
          </w:tcPr>
          <w:p w14:paraId="3D1ADD3E" w14:textId="77777777" w:rsidR="007C522D" w:rsidRPr="00D94FF6" w:rsidRDefault="007C522D" w:rsidP="008A4F40">
            <w:pPr>
              <w:pStyle w:val="ListParagraph"/>
              <w:numPr>
                <w:ilvl w:val="0"/>
                <w:numId w:val="34"/>
              </w:numPr>
              <w:spacing w:after="0"/>
              <w:rPr>
                <w:rFonts w:ascii="Intel Clear" w:hAnsi="Intel Clear" w:cs="Intel Clear"/>
              </w:rPr>
            </w:pPr>
            <w:r w:rsidRPr="00D94FF6">
              <w:rPr>
                <w:rFonts w:ascii="Intel Clear" w:hAnsi="Intel Clear" w:cs="Intel Clear"/>
              </w:rPr>
              <w:t xml:space="preserve">Changing version number </w:t>
            </w:r>
            <w:proofErr w:type="gramStart"/>
            <w:r w:rsidRPr="00D94FF6">
              <w:rPr>
                <w:rFonts w:ascii="Intel Clear" w:hAnsi="Intel Clear" w:cs="Intel Clear"/>
              </w:rPr>
              <w:t>to  0.7</w:t>
            </w:r>
            <w:r w:rsidR="0016190E" w:rsidRPr="00D94FF6">
              <w:rPr>
                <w:rFonts w:ascii="Intel Clear" w:hAnsi="Intel Clear" w:cs="Intel Clear"/>
              </w:rPr>
              <w:t>1</w:t>
            </w:r>
            <w:proofErr w:type="gramEnd"/>
            <w:r w:rsidR="0016190E" w:rsidRPr="00D94FF6">
              <w:rPr>
                <w:rFonts w:ascii="Intel Clear" w:hAnsi="Intel Clear" w:cs="Intel Clear"/>
              </w:rPr>
              <w:t xml:space="preserve"> to indicate that this no longer a release candidate. </w:t>
            </w:r>
          </w:p>
          <w:p w14:paraId="4AA67887" w14:textId="77777777" w:rsidR="007C522D" w:rsidRPr="00D94FF6" w:rsidRDefault="007C522D" w:rsidP="008A4F40">
            <w:pPr>
              <w:pStyle w:val="ListParagraph"/>
              <w:numPr>
                <w:ilvl w:val="1"/>
                <w:numId w:val="34"/>
              </w:numPr>
              <w:spacing w:after="0"/>
              <w:rPr>
                <w:rFonts w:ascii="Intel Clear" w:hAnsi="Intel Clear" w:cs="Intel Clear"/>
              </w:rPr>
            </w:pPr>
            <w:r w:rsidRPr="00D94FF6">
              <w:rPr>
                <w:rFonts w:ascii="Intel Clear" w:hAnsi="Intel Clear" w:cs="Intel Clear"/>
              </w:rPr>
              <w:t>No documentation changes for PGCB</w:t>
            </w:r>
          </w:p>
          <w:p w14:paraId="6F6ABE30" w14:textId="77777777" w:rsidR="007C522D" w:rsidRPr="00D94FF6" w:rsidRDefault="007C522D" w:rsidP="008A4F40">
            <w:pPr>
              <w:pStyle w:val="ListParagraph"/>
              <w:numPr>
                <w:ilvl w:val="1"/>
                <w:numId w:val="34"/>
              </w:numPr>
              <w:spacing w:after="0"/>
              <w:rPr>
                <w:rFonts w:ascii="Intel Clear" w:hAnsi="Intel Clear" w:cs="Intel Clear"/>
              </w:rPr>
            </w:pPr>
            <w:r w:rsidRPr="00D94FF6">
              <w:rPr>
                <w:rFonts w:ascii="Intel Clear" w:hAnsi="Intel Clear" w:cs="Intel Clear"/>
              </w:rPr>
              <w:t>No Interface changes for PGCB nor CDC</w:t>
            </w:r>
          </w:p>
          <w:p w14:paraId="6D0F2DE6" w14:textId="77777777" w:rsidR="007C522D" w:rsidRPr="00D94FF6" w:rsidRDefault="007C522D" w:rsidP="008A4F40">
            <w:pPr>
              <w:pStyle w:val="ListParagraph"/>
              <w:numPr>
                <w:ilvl w:val="1"/>
                <w:numId w:val="34"/>
              </w:numPr>
              <w:spacing w:after="0"/>
              <w:rPr>
                <w:rFonts w:ascii="Intel Clear" w:hAnsi="Intel Clear" w:cs="Intel Clear"/>
              </w:rPr>
            </w:pPr>
            <w:r w:rsidRPr="00D94FF6">
              <w:rPr>
                <w:rFonts w:ascii="Intel Clear" w:hAnsi="Intel Clear" w:cs="Intel Clear"/>
              </w:rPr>
              <w:t>Minor bug fix in PGCB relating to latching of pg_type</w:t>
            </w:r>
          </w:p>
          <w:p w14:paraId="7A60B122" w14:textId="77777777" w:rsidR="007C522D" w:rsidRPr="00D94FF6" w:rsidRDefault="007C522D" w:rsidP="008A4F40">
            <w:pPr>
              <w:pStyle w:val="ListParagraph"/>
              <w:numPr>
                <w:ilvl w:val="1"/>
                <w:numId w:val="34"/>
              </w:numPr>
              <w:spacing w:after="0"/>
              <w:rPr>
                <w:rFonts w:ascii="Intel Clear" w:hAnsi="Intel Clear" w:cs="Intel Clear"/>
              </w:rPr>
            </w:pPr>
            <w:r w:rsidRPr="00D94FF6">
              <w:rPr>
                <w:rFonts w:ascii="Intel Clear" w:hAnsi="Intel Clear" w:cs="Intel Clear"/>
              </w:rPr>
              <w:t>Some bug fixes in CDC</w:t>
            </w:r>
            <w:r w:rsidR="0016190E" w:rsidRPr="00D94FF6">
              <w:rPr>
                <w:rFonts w:ascii="Intel Clear" w:hAnsi="Intel Clear" w:cs="Intel Clear"/>
              </w:rPr>
              <w:t xml:space="preserve"> (refer to CDC documentation)</w:t>
            </w:r>
          </w:p>
        </w:tc>
      </w:tr>
      <w:tr w:rsidR="0086359F" w:rsidRPr="00D94FF6" w14:paraId="089A1FF7" w14:textId="77777777" w:rsidTr="00971F86">
        <w:trPr>
          <w:gridAfter w:val="1"/>
          <w:wAfter w:w="108" w:type="dxa"/>
        </w:trPr>
        <w:tc>
          <w:tcPr>
            <w:tcW w:w="934" w:type="dxa"/>
          </w:tcPr>
          <w:p w14:paraId="28A60148" w14:textId="77777777" w:rsidR="0086359F" w:rsidRPr="00D94FF6" w:rsidRDefault="0086359F" w:rsidP="009C57A7">
            <w:pPr>
              <w:rPr>
                <w:rFonts w:ascii="Intel Clear" w:hAnsi="Intel Clear" w:cs="Intel Clear"/>
              </w:rPr>
            </w:pPr>
            <w:r w:rsidRPr="00D94FF6">
              <w:rPr>
                <w:rFonts w:ascii="Intel Clear" w:hAnsi="Intel Clear" w:cs="Intel Clear"/>
              </w:rPr>
              <w:t>0.8</w:t>
            </w:r>
          </w:p>
        </w:tc>
        <w:tc>
          <w:tcPr>
            <w:tcW w:w="1434" w:type="dxa"/>
          </w:tcPr>
          <w:p w14:paraId="038BF396" w14:textId="77777777" w:rsidR="0086359F" w:rsidRPr="00D94FF6" w:rsidRDefault="0086359F" w:rsidP="00971D53">
            <w:pPr>
              <w:rPr>
                <w:rFonts w:ascii="Intel Clear" w:hAnsi="Intel Clear" w:cs="Intel Clear"/>
              </w:rPr>
            </w:pPr>
            <w:r w:rsidRPr="00D94FF6">
              <w:rPr>
                <w:rFonts w:ascii="Intel Clear" w:hAnsi="Intel Clear" w:cs="Intel Clear"/>
              </w:rPr>
              <w:t>WW10.5</w:t>
            </w:r>
          </w:p>
        </w:tc>
        <w:tc>
          <w:tcPr>
            <w:tcW w:w="1148" w:type="dxa"/>
          </w:tcPr>
          <w:p w14:paraId="2B0C7F76" w14:textId="77777777" w:rsidR="0086359F" w:rsidRPr="00D94FF6" w:rsidRDefault="0086359F" w:rsidP="009C57A7">
            <w:pPr>
              <w:rPr>
                <w:rFonts w:ascii="Intel Clear" w:hAnsi="Intel Clear" w:cs="Intel Clear"/>
              </w:rPr>
            </w:pPr>
          </w:p>
        </w:tc>
        <w:tc>
          <w:tcPr>
            <w:tcW w:w="6312" w:type="dxa"/>
          </w:tcPr>
          <w:p w14:paraId="19828DAA" w14:textId="77777777" w:rsidR="0086359F" w:rsidRPr="00D94FF6" w:rsidRDefault="0086359F" w:rsidP="008A4F40">
            <w:pPr>
              <w:pStyle w:val="ListParagraph"/>
              <w:numPr>
                <w:ilvl w:val="0"/>
                <w:numId w:val="34"/>
              </w:numPr>
              <w:spacing w:after="0"/>
              <w:rPr>
                <w:rFonts w:ascii="Intel Clear" w:hAnsi="Intel Clear" w:cs="Intel Clear"/>
              </w:rPr>
            </w:pPr>
            <w:r w:rsidRPr="00D94FF6">
              <w:rPr>
                <w:rFonts w:ascii="Intel Clear" w:hAnsi="Intel Clear" w:cs="Intel Clear"/>
              </w:rPr>
              <w:t>Version 0.8 release with following updates</w:t>
            </w:r>
          </w:p>
          <w:p w14:paraId="40816449" w14:textId="77777777" w:rsidR="0086359F" w:rsidRPr="00D94FF6" w:rsidRDefault="00550B5E" w:rsidP="008A4F40">
            <w:pPr>
              <w:pStyle w:val="ListParagraph"/>
              <w:numPr>
                <w:ilvl w:val="1"/>
                <w:numId w:val="34"/>
              </w:numPr>
              <w:spacing w:after="0"/>
              <w:rPr>
                <w:rFonts w:ascii="Intel Clear" w:hAnsi="Intel Clear" w:cs="Intel Clear"/>
              </w:rPr>
            </w:pPr>
            <w:hyperlink r:id="rId10" w:history="1">
              <w:r w:rsidR="0059237D" w:rsidRPr="00D94FF6">
                <w:rPr>
                  <w:rStyle w:val="Hyperlink"/>
                  <w:rFonts w:ascii="Intel Clear" w:hAnsi="Intel Clear" w:cs="Intel Clear"/>
                </w:rPr>
                <w:t>[HSD: 1274074]</w:t>
              </w:r>
            </w:hyperlink>
            <w:r w:rsidR="0059237D" w:rsidRPr="00D94FF6">
              <w:rPr>
                <w:rFonts w:ascii="Intel Clear" w:hAnsi="Intel Clear" w:cs="Intel Clear"/>
              </w:rPr>
              <w:t xml:space="preserve"> </w:t>
            </w:r>
            <w:r w:rsidR="0086359F" w:rsidRPr="00D94FF6">
              <w:rPr>
                <w:rFonts w:ascii="Intel Clear" w:hAnsi="Intel Clear" w:cs="Intel Clear"/>
              </w:rPr>
              <w:t xml:space="preserve">Additional documentation on “Support for Turning on Clocks for PG Exit flow” feature for context propagation/synchronous reset logic. </w:t>
            </w:r>
          </w:p>
          <w:p w14:paraId="3EF120D5" w14:textId="77777777" w:rsidR="0029264D" w:rsidRPr="00D94FF6" w:rsidRDefault="0029264D" w:rsidP="008A4F40">
            <w:pPr>
              <w:pStyle w:val="ListParagraph"/>
              <w:numPr>
                <w:ilvl w:val="2"/>
                <w:numId w:val="34"/>
              </w:numPr>
              <w:rPr>
                <w:rFonts w:ascii="Intel Clear" w:hAnsi="Intel Clear" w:cs="Intel Clear"/>
              </w:rPr>
            </w:pPr>
            <w:r w:rsidRPr="00D94FF6">
              <w:rPr>
                <w:rFonts w:ascii="Intel Clear" w:hAnsi="Intel Clear" w:cs="Intel Clear"/>
              </w:rPr>
              <w:t>cfg_trsvd0 and cfg_trsvd1 are now used</w:t>
            </w:r>
          </w:p>
          <w:p w14:paraId="43855CD3" w14:textId="77777777" w:rsidR="00221095" w:rsidRPr="00D94FF6" w:rsidRDefault="00550B5E" w:rsidP="008A4F40">
            <w:pPr>
              <w:pStyle w:val="ListParagraph"/>
              <w:numPr>
                <w:ilvl w:val="1"/>
                <w:numId w:val="34"/>
              </w:numPr>
              <w:rPr>
                <w:rFonts w:ascii="Intel Clear" w:hAnsi="Intel Clear" w:cs="Intel Clear"/>
              </w:rPr>
            </w:pPr>
            <w:hyperlink r:id="rId11" w:history="1">
              <w:r w:rsidR="0059237D" w:rsidRPr="00D94FF6">
                <w:rPr>
                  <w:rStyle w:val="Hyperlink"/>
                  <w:rFonts w:ascii="Intel Clear" w:hAnsi="Intel Clear" w:cs="Intel Clear"/>
                </w:rPr>
                <w:t>[HSD: 1274295]</w:t>
              </w:r>
            </w:hyperlink>
            <w:r w:rsidR="0059237D" w:rsidRPr="00D94FF6">
              <w:rPr>
                <w:rFonts w:ascii="Intel Clear" w:hAnsi="Intel Clear" w:cs="Intel Clear"/>
              </w:rPr>
              <w:t xml:space="preserve"> </w:t>
            </w:r>
            <w:r w:rsidR="00830E7B" w:rsidRPr="00D94FF6">
              <w:rPr>
                <w:rFonts w:ascii="Intel Clear" w:hAnsi="Intel Clear" w:cs="Intel Clear"/>
              </w:rPr>
              <w:t xml:space="preserve">IP-Accessible exit </w:t>
            </w:r>
            <w:r w:rsidR="00221095" w:rsidRPr="00D94FF6">
              <w:rPr>
                <w:rFonts w:ascii="Intel Clear" w:hAnsi="Intel Clear" w:cs="Intel Clear"/>
              </w:rPr>
              <w:t>now wait</w:t>
            </w:r>
            <w:r w:rsidR="00830E7B" w:rsidRPr="00D94FF6">
              <w:rPr>
                <w:rFonts w:ascii="Intel Clear" w:hAnsi="Intel Clear" w:cs="Intel Clear"/>
              </w:rPr>
              <w:t>s</w:t>
            </w:r>
            <w:r w:rsidR="00221095" w:rsidRPr="00D94FF6">
              <w:rPr>
                <w:rFonts w:ascii="Intel Clear" w:hAnsi="Intel Clear" w:cs="Intel Clear"/>
              </w:rPr>
              <w:t xml:space="preserve"> for all_pg_rst_up before deasserting force_clks_on</w:t>
            </w:r>
          </w:p>
          <w:p w14:paraId="6E46F57F" w14:textId="77777777" w:rsidR="003879B0" w:rsidRPr="00D94FF6" w:rsidRDefault="00550B5E" w:rsidP="008A4F40">
            <w:pPr>
              <w:pStyle w:val="ListParagraph"/>
              <w:numPr>
                <w:ilvl w:val="1"/>
                <w:numId w:val="34"/>
              </w:numPr>
              <w:rPr>
                <w:rFonts w:ascii="Intel Clear" w:hAnsi="Intel Clear" w:cs="Intel Clear"/>
              </w:rPr>
            </w:pPr>
            <w:hyperlink r:id="rId12" w:history="1">
              <w:r w:rsidR="0059237D" w:rsidRPr="00D94FF6">
                <w:rPr>
                  <w:rStyle w:val="Hyperlink"/>
                  <w:rFonts w:ascii="Intel Clear" w:hAnsi="Intel Clear" w:cs="Intel Clear"/>
                </w:rPr>
                <w:t>[HSD: 1274297]</w:t>
              </w:r>
            </w:hyperlink>
            <w:r w:rsidR="0059237D" w:rsidRPr="00D94FF6">
              <w:rPr>
                <w:rFonts w:ascii="Intel Clear" w:hAnsi="Intel Clear" w:cs="Intel Clear"/>
              </w:rPr>
              <w:t xml:space="preserve"> </w:t>
            </w:r>
            <w:r w:rsidR="003879B0" w:rsidRPr="00D94FF6">
              <w:rPr>
                <w:rFonts w:ascii="Intel Clear" w:hAnsi="Intel Clear" w:cs="Intel Clear"/>
              </w:rPr>
              <w:t>Removed force_prim_rst_b and ip_fuse_valid</w:t>
            </w:r>
          </w:p>
          <w:p w14:paraId="33450A17" w14:textId="77777777" w:rsidR="003879B0" w:rsidRPr="00D94FF6" w:rsidRDefault="003879B0" w:rsidP="008A4F40">
            <w:pPr>
              <w:pStyle w:val="ListParagraph"/>
              <w:numPr>
                <w:ilvl w:val="1"/>
                <w:numId w:val="34"/>
              </w:numPr>
              <w:rPr>
                <w:rFonts w:ascii="Intel Clear" w:hAnsi="Intel Clear" w:cs="Intel Clear"/>
              </w:rPr>
            </w:pPr>
            <w:r w:rsidRPr="00D94FF6">
              <w:rPr>
                <w:rFonts w:ascii="Intel Clear" w:hAnsi="Intel Clear" w:cs="Intel Clear"/>
              </w:rPr>
              <w:lastRenderedPageBreak/>
              <w:t>Increase size of pgcb_visa from 16 to 24 bits</w:t>
            </w:r>
          </w:p>
          <w:p w14:paraId="7AA0DF0E" w14:textId="77777777" w:rsidR="00221095" w:rsidRPr="00D94FF6" w:rsidRDefault="00550B5E" w:rsidP="008A4F40">
            <w:pPr>
              <w:pStyle w:val="ListParagraph"/>
              <w:numPr>
                <w:ilvl w:val="1"/>
                <w:numId w:val="34"/>
              </w:numPr>
              <w:rPr>
                <w:rFonts w:ascii="Intel Clear" w:hAnsi="Intel Clear" w:cs="Intel Clear"/>
              </w:rPr>
            </w:pPr>
            <w:hyperlink r:id="rId13" w:history="1">
              <w:r w:rsidR="0059237D" w:rsidRPr="00D94FF6">
                <w:rPr>
                  <w:rStyle w:val="Hyperlink"/>
                  <w:rFonts w:ascii="Intel Clear" w:hAnsi="Intel Clear" w:cs="Intel Clear"/>
                </w:rPr>
                <w:t>[HSD: 1274669]</w:t>
              </w:r>
            </w:hyperlink>
            <w:r w:rsidR="0059237D" w:rsidRPr="00D94FF6">
              <w:rPr>
                <w:rFonts w:ascii="Intel Clear" w:hAnsi="Intel Clear" w:cs="Intel Clear"/>
              </w:rPr>
              <w:t xml:space="preserve"> </w:t>
            </w:r>
            <w:r w:rsidR="00221095" w:rsidRPr="00D94FF6">
              <w:rPr>
                <w:rFonts w:ascii="Intel Clear" w:hAnsi="Intel Clear" w:cs="Intel Clear"/>
              </w:rPr>
              <w:t>Documentation of changes to support DFx requirements</w:t>
            </w:r>
          </w:p>
        </w:tc>
      </w:tr>
      <w:tr w:rsidR="00536275" w:rsidRPr="00D94FF6" w14:paraId="54DBA1FA" w14:textId="77777777" w:rsidTr="00971F86">
        <w:trPr>
          <w:gridAfter w:val="1"/>
          <w:wAfter w:w="108" w:type="dxa"/>
        </w:trPr>
        <w:tc>
          <w:tcPr>
            <w:tcW w:w="934" w:type="dxa"/>
          </w:tcPr>
          <w:p w14:paraId="1BC8EE38" w14:textId="77777777" w:rsidR="00536275" w:rsidRPr="00D94FF6" w:rsidRDefault="00536275" w:rsidP="009C57A7">
            <w:pPr>
              <w:rPr>
                <w:rFonts w:ascii="Intel Clear" w:hAnsi="Intel Clear" w:cs="Intel Clear"/>
              </w:rPr>
            </w:pPr>
            <w:r w:rsidRPr="00D94FF6">
              <w:rPr>
                <w:rFonts w:ascii="Intel Clear" w:hAnsi="Intel Clear" w:cs="Intel Clear"/>
              </w:rPr>
              <w:lastRenderedPageBreak/>
              <w:t>1.0</w:t>
            </w:r>
          </w:p>
        </w:tc>
        <w:tc>
          <w:tcPr>
            <w:tcW w:w="1434" w:type="dxa"/>
          </w:tcPr>
          <w:p w14:paraId="0667A99F" w14:textId="77777777" w:rsidR="00536275" w:rsidRPr="00D94FF6" w:rsidRDefault="006E5779" w:rsidP="006E5779">
            <w:pPr>
              <w:rPr>
                <w:rFonts w:ascii="Intel Clear" w:hAnsi="Intel Clear" w:cs="Intel Clear"/>
              </w:rPr>
            </w:pPr>
            <w:r w:rsidRPr="00D94FF6">
              <w:rPr>
                <w:rFonts w:ascii="Intel Clear" w:hAnsi="Intel Clear" w:cs="Intel Clear"/>
              </w:rPr>
              <w:t>WW22</w:t>
            </w:r>
            <w:r w:rsidR="00536275" w:rsidRPr="00D94FF6">
              <w:rPr>
                <w:rFonts w:ascii="Intel Clear" w:hAnsi="Intel Clear" w:cs="Intel Clear"/>
              </w:rPr>
              <w:t>.</w:t>
            </w:r>
            <w:r w:rsidRPr="00D94FF6">
              <w:rPr>
                <w:rFonts w:ascii="Intel Clear" w:hAnsi="Intel Clear" w:cs="Intel Clear"/>
              </w:rPr>
              <w:t>4</w:t>
            </w:r>
          </w:p>
        </w:tc>
        <w:tc>
          <w:tcPr>
            <w:tcW w:w="1148" w:type="dxa"/>
          </w:tcPr>
          <w:p w14:paraId="51E2F2FB" w14:textId="77777777" w:rsidR="00536275" w:rsidRPr="00D94FF6" w:rsidRDefault="00536275" w:rsidP="009C57A7">
            <w:pPr>
              <w:rPr>
                <w:rFonts w:ascii="Intel Clear" w:hAnsi="Intel Clear" w:cs="Intel Clear"/>
              </w:rPr>
            </w:pPr>
          </w:p>
        </w:tc>
        <w:tc>
          <w:tcPr>
            <w:tcW w:w="6312" w:type="dxa"/>
          </w:tcPr>
          <w:p w14:paraId="0A906632" w14:textId="77777777" w:rsidR="00F52C0B" w:rsidRPr="00D94FF6" w:rsidRDefault="00C919CE" w:rsidP="00F52C0B">
            <w:pPr>
              <w:pStyle w:val="ListParagraph"/>
              <w:numPr>
                <w:ilvl w:val="0"/>
                <w:numId w:val="34"/>
              </w:numPr>
              <w:spacing w:after="0"/>
              <w:rPr>
                <w:rFonts w:ascii="Intel Clear" w:hAnsi="Intel Clear" w:cs="Intel Clear"/>
              </w:rPr>
            </w:pPr>
            <w:r w:rsidRPr="00D94FF6">
              <w:rPr>
                <w:rFonts w:ascii="Intel Clear" w:hAnsi="Intel Clear" w:cs="Intel Clear"/>
              </w:rPr>
              <w:t xml:space="preserve"> </w:t>
            </w:r>
            <w:r w:rsidR="00E53092" w:rsidRPr="00D94FF6">
              <w:rPr>
                <w:rFonts w:ascii="Intel Clear" w:hAnsi="Intel Clear" w:cs="Intel Clear"/>
              </w:rPr>
              <w:t xml:space="preserve">Version 1.0 release with following updates: </w:t>
            </w:r>
          </w:p>
          <w:p w14:paraId="60AD4BED" w14:textId="77777777" w:rsidR="00F52C0B" w:rsidRPr="00D94FF6" w:rsidRDefault="00550B5E" w:rsidP="00934BD4">
            <w:pPr>
              <w:pStyle w:val="ListParagraph"/>
              <w:numPr>
                <w:ilvl w:val="0"/>
                <w:numId w:val="49"/>
              </w:numPr>
              <w:spacing w:after="0" w:line="240" w:lineRule="auto"/>
              <w:rPr>
                <w:rFonts w:ascii="Intel Clear" w:hAnsi="Intel Clear" w:cs="Intel Clear"/>
              </w:rPr>
            </w:pPr>
            <w:hyperlink r:id="rId14" w:history="1">
              <w:r w:rsidR="00F52C0B" w:rsidRPr="00D94FF6">
                <w:rPr>
                  <w:rStyle w:val="Hyperlink"/>
                  <w:rFonts w:ascii="Intel Clear" w:hAnsi="Intel Clear" w:cs="Intel Clear"/>
                </w:rPr>
                <w:t>[HSD: 1274704]</w:t>
              </w:r>
            </w:hyperlink>
            <w:r w:rsidR="00F52C0B" w:rsidRPr="00D94FF6">
              <w:rPr>
                <w:rFonts w:ascii="Intel Clear" w:hAnsi="Intel Clear" w:cs="Intel Clear"/>
                <w:color w:val="1F497D"/>
              </w:rPr>
              <w:t xml:space="preserve"> - </w:t>
            </w:r>
            <w:r w:rsidR="00F52C0B" w:rsidRPr="00D94FF6">
              <w:rPr>
                <w:rFonts w:ascii="Intel Clear" w:hAnsi="Intel Clear" w:cs="Intel Clear"/>
              </w:rPr>
              <w:t>Removal of workaround to keep sleep control signal de-asserted in IP-Inacc state</w:t>
            </w:r>
          </w:p>
          <w:p w14:paraId="7346B30A" w14:textId="77777777" w:rsidR="00F52C0B" w:rsidRPr="00D94FF6" w:rsidRDefault="00F52C0B" w:rsidP="00F52C0B">
            <w:pPr>
              <w:pStyle w:val="ListParagraph"/>
              <w:spacing w:after="0" w:line="240" w:lineRule="auto"/>
              <w:ind w:left="1440"/>
              <w:rPr>
                <w:rFonts w:ascii="Intel Clear" w:hAnsi="Intel Clear" w:cs="Intel Clear"/>
              </w:rPr>
            </w:pPr>
          </w:p>
          <w:p w14:paraId="7A4F6EB4" w14:textId="77777777" w:rsidR="00F52C0B" w:rsidRPr="00D94FF6" w:rsidRDefault="00550B5E" w:rsidP="00934BD4">
            <w:pPr>
              <w:pStyle w:val="ListParagraph"/>
              <w:numPr>
                <w:ilvl w:val="0"/>
                <w:numId w:val="49"/>
              </w:numPr>
              <w:spacing w:after="0" w:line="240" w:lineRule="auto"/>
              <w:rPr>
                <w:rFonts w:ascii="Intel Clear" w:hAnsi="Intel Clear" w:cs="Intel Clear"/>
              </w:rPr>
            </w:pPr>
            <w:hyperlink r:id="rId15" w:history="1">
              <w:r w:rsidR="00BF5AB0" w:rsidRPr="00D94FF6">
                <w:rPr>
                  <w:rStyle w:val="Hyperlink"/>
                  <w:rFonts w:ascii="Intel Clear" w:hAnsi="Intel Clear" w:cs="Intel Clear"/>
                </w:rPr>
                <w:t xml:space="preserve">[HSD </w:t>
              </w:r>
              <w:r w:rsidR="00F52C0B" w:rsidRPr="00D94FF6">
                <w:rPr>
                  <w:rStyle w:val="Hyperlink"/>
                  <w:rFonts w:ascii="Intel Clear" w:hAnsi="Intel Clear" w:cs="Intel Clear"/>
                </w:rPr>
                <w:t>1276045</w:t>
              </w:r>
              <w:r w:rsidR="00BF5AB0" w:rsidRPr="00D94FF6">
                <w:rPr>
                  <w:rStyle w:val="Hyperlink"/>
                  <w:rFonts w:ascii="Intel Clear" w:hAnsi="Intel Clear" w:cs="Intel Clear"/>
                </w:rPr>
                <w:t>]</w:t>
              </w:r>
            </w:hyperlink>
            <w:r w:rsidR="00F52C0B" w:rsidRPr="00D94FF6">
              <w:rPr>
                <w:rFonts w:ascii="Intel Clear" w:hAnsi="Intel Clear" w:cs="Intel Clear"/>
                <w:color w:val="1F497D"/>
              </w:rPr>
              <w:t xml:space="preserve"> - </w:t>
            </w:r>
            <w:r w:rsidR="00F52C0B" w:rsidRPr="00D94FF6">
              <w:rPr>
                <w:rFonts w:ascii="Intel Clear" w:hAnsi="Intel Clear" w:cs="Intel Clear"/>
              </w:rPr>
              <w:t xml:space="preserve">Additional </w:t>
            </w:r>
            <w:r w:rsidR="000C74A7" w:rsidRPr="00D94FF6">
              <w:rPr>
                <w:rFonts w:ascii="Intel Clear" w:hAnsi="Intel Clear" w:cs="Intel Clear"/>
              </w:rPr>
              <w:t xml:space="preserve">DFx </w:t>
            </w:r>
            <w:r w:rsidR="00F52C0B" w:rsidRPr="00D94FF6">
              <w:rPr>
                <w:rFonts w:ascii="Intel Clear" w:hAnsi="Intel Clear" w:cs="Intel Clear"/>
              </w:rPr>
              <w:t>overrides on pgcb outputs (pgcb_force_clks_on, pgcb_pwrgate_active, etc.)</w:t>
            </w:r>
          </w:p>
          <w:p w14:paraId="5456FB22" w14:textId="77777777" w:rsidR="00F52C0B" w:rsidRPr="00D94FF6" w:rsidRDefault="00F52C0B" w:rsidP="00F52C0B">
            <w:pPr>
              <w:pStyle w:val="ListParagraph"/>
              <w:spacing w:after="0" w:line="240" w:lineRule="auto"/>
              <w:ind w:left="1440"/>
              <w:rPr>
                <w:rFonts w:ascii="Intel Clear" w:hAnsi="Intel Clear" w:cs="Intel Clear"/>
              </w:rPr>
            </w:pPr>
          </w:p>
          <w:p w14:paraId="27ED180D" w14:textId="77777777" w:rsidR="000C74A7" w:rsidRPr="00D94FF6" w:rsidRDefault="00550B5E" w:rsidP="00934BD4">
            <w:pPr>
              <w:pStyle w:val="ListParagraph"/>
              <w:numPr>
                <w:ilvl w:val="0"/>
                <w:numId w:val="49"/>
              </w:numPr>
              <w:spacing w:after="0" w:line="240" w:lineRule="auto"/>
              <w:rPr>
                <w:rFonts w:ascii="Intel Clear" w:hAnsi="Intel Clear" w:cs="Intel Clear"/>
              </w:rPr>
            </w:pPr>
            <w:hyperlink r:id="rId16" w:history="1">
              <w:r w:rsidR="00BF5AB0" w:rsidRPr="00D94FF6">
                <w:rPr>
                  <w:rStyle w:val="Hyperlink"/>
                  <w:rFonts w:ascii="Intel Clear" w:hAnsi="Intel Clear" w:cs="Intel Clear"/>
                </w:rPr>
                <w:t xml:space="preserve">[HSD </w:t>
              </w:r>
              <w:r w:rsidR="00F52C0B" w:rsidRPr="00D94FF6">
                <w:rPr>
                  <w:rStyle w:val="Hyperlink"/>
                  <w:rFonts w:ascii="Intel Clear" w:hAnsi="Intel Clear" w:cs="Intel Clear"/>
                </w:rPr>
                <w:t>1276108</w:t>
              </w:r>
              <w:r w:rsidR="00BF5AB0" w:rsidRPr="00D94FF6">
                <w:rPr>
                  <w:rStyle w:val="Hyperlink"/>
                  <w:rFonts w:ascii="Intel Clear" w:hAnsi="Intel Clear" w:cs="Intel Clear"/>
                </w:rPr>
                <w:t>]</w:t>
              </w:r>
            </w:hyperlink>
            <w:r w:rsidR="00F52C0B" w:rsidRPr="00D94FF6">
              <w:rPr>
                <w:rFonts w:ascii="Intel Clear" w:hAnsi="Intel Clear" w:cs="Intel Clear"/>
                <w:color w:val="1F497D"/>
              </w:rPr>
              <w:t xml:space="preserve"> - </w:t>
            </w:r>
            <w:r w:rsidR="00F52C0B" w:rsidRPr="00D94FF6">
              <w:rPr>
                <w:rFonts w:ascii="Intel Clear" w:hAnsi="Intel Clear" w:cs="Intel Clear"/>
              </w:rPr>
              <w:t xml:space="preserve">Change ftap_tck port name to pgcb_tck – </w:t>
            </w:r>
            <w:r w:rsidR="00F52C0B" w:rsidRPr="00D94FF6">
              <w:rPr>
                <w:rFonts w:ascii="Intel Clear" w:hAnsi="Intel Clear" w:cs="Intel Clear"/>
                <w:b/>
                <w:bCs/>
              </w:rPr>
              <w:t>interface change (to DFX input signal name)</w:t>
            </w:r>
          </w:p>
          <w:p w14:paraId="4DC07640" w14:textId="77777777" w:rsidR="000C74A7" w:rsidRPr="00D94FF6" w:rsidRDefault="000C74A7" w:rsidP="000C74A7">
            <w:pPr>
              <w:rPr>
                <w:rFonts w:ascii="Intel Clear" w:hAnsi="Intel Clear" w:cs="Intel Clear"/>
              </w:rPr>
            </w:pPr>
          </w:p>
          <w:p w14:paraId="6B8552AF" w14:textId="77777777" w:rsidR="000C74A7" w:rsidRPr="00D94FF6" w:rsidRDefault="00E53092" w:rsidP="00934BD4">
            <w:pPr>
              <w:pStyle w:val="ListParagraph"/>
              <w:numPr>
                <w:ilvl w:val="0"/>
                <w:numId w:val="49"/>
              </w:numPr>
              <w:spacing w:after="0" w:line="240" w:lineRule="auto"/>
              <w:rPr>
                <w:rFonts w:ascii="Intel Clear" w:hAnsi="Intel Clear" w:cs="Intel Clear"/>
              </w:rPr>
            </w:pPr>
            <w:r w:rsidRPr="00D94FF6">
              <w:rPr>
                <w:rFonts w:ascii="Intel Clear" w:hAnsi="Intel Clear" w:cs="Intel Clear"/>
              </w:rPr>
              <w:t>Added recommended values</w:t>
            </w:r>
            <w:r w:rsidR="000C74A7" w:rsidRPr="00D94FF6">
              <w:rPr>
                <w:rFonts w:ascii="Intel Clear" w:hAnsi="Intel Clear" w:cs="Intel Clear"/>
              </w:rPr>
              <w:t xml:space="preserve"> to timer inputs for the PGCB</w:t>
            </w:r>
            <w:r w:rsidR="00CE01F0" w:rsidRPr="00D94FF6">
              <w:rPr>
                <w:rFonts w:ascii="Intel Clear" w:hAnsi="Intel Clear" w:cs="Intel Clear"/>
              </w:rPr>
              <w:t xml:space="preserve"> </w:t>
            </w:r>
            <w:r w:rsidR="00623D63" w:rsidRPr="00D94FF6">
              <w:rPr>
                <w:rFonts w:ascii="Intel Clear" w:hAnsi="Intel Clear" w:cs="Intel Clear"/>
              </w:rPr>
              <w:t xml:space="preserve">and additional implementation notes </w:t>
            </w:r>
            <w:r w:rsidR="00CE01F0" w:rsidRPr="00D94FF6">
              <w:rPr>
                <w:rFonts w:ascii="Intel Clear" w:hAnsi="Intel Clear" w:cs="Intel Clear"/>
              </w:rPr>
              <w:t xml:space="preserve">in </w:t>
            </w:r>
            <w:r w:rsidR="00623D63" w:rsidRPr="00D94FF6">
              <w:rPr>
                <w:rFonts w:ascii="Intel Clear" w:hAnsi="Intel Clear" w:cs="Intel Clear"/>
              </w:rPr>
              <w:t>s</w:t>
            </w:r>
            <w:r w:rsidR="00CE01F0" w:rsidRPr="00D94FF6">
              <w:rPr>
                <w:rFonts w:ascii="Intel Clear" w:hAnsi="Intel Clear" w:cs="Intel Clear"/>
              </w:rPr>
              <w:t xml:space="preserve">ection on </w:t>
            </w:r>
            <w:r w:rsidR="00623D63" w:rsidRPr="00D94FF6">
              <w:rPr>
                <w:rFonts w:ascii="Intel Clear" w:hAnsi="Intel Clear" w:cs="Intel Clear"/>
              </w:rPr>
              <w:t>“</w:t>
            </w:r>
            <w:r w:rsidR="00CE01F0" w:rsidRPr="00D94FF6">
              <w:rPr>
                <w:rFonts w:ascii="Intel Clear" w:hAnsi="Intel Clear" w:cs="Intel Clear"/>
              </w:rPr>
              <w:t>Timer and Configuration Signal</w:t>
            </w:r>
            <w:r w:rsidR="00623D63" w:rsidRPr="00D94FF6">
              <w:rPr>
                <w:rFonts w:ascii="Intel Clear" w:hAnsi="Intel Clear" w:cs="Intel Clear"/>
              </w:rPr>
              <w:t xml:space="preserve"> Requirement</w:t>
            </w:r>
            <w:r w:rsidR="00CE01F0" w:rsidRPr="00D94FF6">
              <w:rPr>
                <w:rFonts w:ascii="Intel Clear" w:hAnsi="Intel Clear" w:cs="Intel Clear"/>
              </w:rPr>
              <w:t>s</w:t>
            </w:r>
            <w:r w:rsidR="00623D63" w:rsidRPr="00D94FF6">
              <w:rPr>
                <w:rFonts w:ascii="Intel Clear" w:hAnsi="Intel Clear" w:cs="Intel Clear"/>
              </w:rPr>
              <w:t>”</w:t>
            </w:r>
          </w:p>
          <w:p w14:paraId="74C1F0D1" w14:textId="77777777" w:rsidR="000C74A7" w:rsidRPr="00D94FF6" w:rsidRDefault="000C74A7" w:rsidP="000C74A7">
            <w:pPr>
              <w:rPr>
                <w:rFonts w:ascii="Intel Clear" w:hAnsi="Intel Clear" w:cs="Intel Clear"/>
              </w:rPr>
            </w:pPr>
          </w:p>
          <w:p w14:paraId="4F407BD5" w14:textId="77777777" w:rsidR="008241BD" w:rsidRPr="00D94FF6" w:rsidRDefault="008241BD" w:rsidP="00934BD4">
            <w:pPr>
              <w:pStyle w:val="ListParagraph"/>
              <w:numPr>
                <w:ilvl w:val="0"/>
                <w:numId w:val="49"/>
              </w:numPr>
              <w:spacing w:after="0" w:line="240" w:lineRule="auto"/>
              <w:rPr>
                <w:rFonts w:ascii="Intel Clear" w:hAnsi="Intel Clear" w:cs="Intel Clear"/>
              </w:rPr>
            </w:pPr>
            <w:r w:rsidRPr="00D94FF6">
              <w:rPr>
                <w:rFonts w:ascii="Intel Clear" w:hAnsi="Intel Clear" w:cs="Intel Clear"/>
              </w:rPr>
              <w:t xml:space="preserve">Added section on “Waivers </w:t>
            </w:r>
            <w:proofErr w:type="gramStart"/>
            <w:r w:rsidRPr="00D94FF6">
              <w:rPr>
                <w:rFonts w:ascii="Intel Clear" w:hAnsi="Intel Clear" w:cs="Intel Clear"/>
              </w:rPr>
              <w:t>Around</w:t>
            </w:r>
            <w:proofErr w:type="gramEnd"/>
            <w:r w:rsidRPr="00D94FF6">
              <w:rPr>
                <w:rFonts w:ascii="Intel Clear" w:hAnsi="Intel Clear" w:cs="Intel Clear"/>
              </w:rPr>
              <w:t xml:space="preserve"> Usage of PGCB output signals” to indicate waivers that may be applicable to certain PGCB output signals. </w:t>
            </w:r>
            <w:r w:rsidR="00B4284E" w:rsidRPr="00D94FF6">
              <w:rPr>
                <w:rFonts w:ascii="Intel Clear" w:hAnsi="Intel Clear" w:cs="Intel Clear"/>
              </w:rPr>
              <w:t xml:space="preserve">Also added note on PGCB Waiver list in Appendix. </w:t>
            </w:r>
          </w:p>
          <w:p w14:paraId="77DB8898" w14:textId="77777777" w:rsidR="008241BD" w:rsidRPr="00D94FF6" w:rsidRDefault="008241BD" w:rsidP="008241BD">
            <w:pPr>
              <w:rPr>
                <w:rFonts w:ascii="Intel Clear" w:hAnsi="Intel Clear" w:cs="Intel Clear"/>
              </w:rPr>
            </w:pPr>
          </w:p>
          <w:p w14:paraId="3C1436D7" w14:textId="77777777" w:rsidR="00E53092" w:rsidRPr="00D94FF6" w:rsidRDefault="00623D63" w:rsidP="00934BD4">
            <w:pPr>
              <w:pStyle w:val="ListParagraph"/>
              <w:numPr>
                <w:ilvl w:val="0"/>
                <w:numId w:val="49"/>
              </w:numPr>
              <w:spacing w:after="0" w:line="240" w:lineRule="auto"/>
              <w:rPr>
                <w:rFonts w:ascii="Intel Clear" w:hAnsi="Intel Clear" w:cs="Intel Clear"/>
              </w:rPr>
            </w:pPr>
            <w:r w:rsidRPr="00D94FF6">
              <w:rPr>
                <w:rFonts w:ascii="Intel Clear" w:hAnsi="Intel Clear" w:cs="Intel Clear"/>
              </w:rPr>
              <w:t>Clarifications on the definition and requirements associated with “pgcb_pwrgate_active” signal.</w:t>
            </w:r>
            <w:r w:rsidR="00E53092" w:rsidRPr="00D94FF6">
              <w:rPr>
                <w:rFonts w:ascii="Intel Clear" w:hAnsi="Intel Clear" w:cs="Intel Clear"/>
              </w:rPr>
              <w:t xml:space="preserve"> </w:t>
            </w:r>
          </w:p>
          <w:p w14:paraId="6E88A740" w14:textId="77777777" w:rsidR="00B4284E" w:rsidRPr="00D94FF6" w:rsidRDefault="00B4284E" w:rsidP="00B4284E">
            <w:pPr>
              <w:rPr>
                <w:rFonts w:ascii="Intel Clear" w:hAnsi="Intel Clear" w:cs="Intel Clear"/>
              </w:rPr>
            </w:pPr>
          </w:p>
          <w:p w14:paraId="0B853797" w14:textId="77777777" w:rsidR="00B4284E" w:rsidRPr="00D94FF6" w:rsidRDefault="00B4284E" w:rsidP="00934BD4">
            <w:pPr>
              <w:pStyle w:val="ListParagraph"/>
              <w:numPr>
                <w:ilvl w:val="0"/>
                <w:numId w:val="49"/>
              </w:numPr>
              <w:spacing w:after="0" w:line="240" w:lineRule="auto"/>
              <w:rPr>
                <w:rFonts w:ascii="Intel Clear" w:hAnsi="Intel Clear" w:cs="Intel Clear"/>
              </w:rPr>
            </w:pPr>
            <w:r w:rsidRPr="00D94FF6">
              <w:rPr>
                <w:rFonts w:ascii="Intel Clear" w:hAnsi="Intel Clear" w:cs="Intel Clear"/>
              </w:rPr>
              <w:t xml:space="preserve">Updated waveforms to remove IOSF-SB and IOSF-Pri buses, added waveforms for IP-Accessible PG with sleep_en == 0, and some other updates. </w:t>
            </w:r>
          </w:p>
          <w:p w14:paraId="10B260B8" w14:textId="77777777" w:rsidR="00B4284E" w:rsidRPr="00D94FF6" w:rsidRDefault="00B4284E" w:rsidP="00B4284E">
            <w:pPr>
              <w:rPr>
                <w:rFonts w:ascii="Intel Clear" w:hAnsi="Intel Clear" w:cs="Intel Clear"/>
              </w:rPr>
            </w:pPr>
          </w:p>
          <w:p w14:paraId="2635238D" w14:textId="77777777" w:rsidR="00B272F2" w:rsidRPr="00D94FF6" w:rsidRDefault="00B272F2" w:rsidP="00934BD4">
            <w:pPr>
              <w:pStyle w:val="ListParagraph"/>
              <w:numPr>
                <w:ilvl w:val="0"/>
                <w:numId w:val="49"/>
              </w:numPr>
              <w:spacing w:after="0" w:line="240" w:lineRule="auto"/>
              <w:rPr>
                <w:rFonts w:ascii="Intel Clear" w:hAnsi="Intel Clear" w:cs="Intel Clear"/>
              </w:rPr>
            </w:pPr>
            <w:r w:rsidRPr="00D94FF6">
              <w:rPr>
                <w:rFonts w:ascii="Intel Clear" w:hAnsi="Intel Clear" w:cs="Intel Clear"/>
              </w:rPr>
              <w:t xml:space="preserve">Updated requirements related to locking/unlocking of IOSF ISMs and for De-assertion of clkreqs for all clocks used only in the PGD. </w:t>
            </w:r>
          </w:p>
          <w:p w14:paraId="5FA18E3F" w14:textId="77777777" w:rsidR="00B272F2" w:rsidRPr="00D94FF6" w:rsidRDefault="00B272F2" w:rsidP="00B272F2">
            <w:pPr>
              <w:pStyle w:val="ListParagraph"/>
              <w:spacing w:after="0" w:line="240" w:lineRule="auto"/>
              <w:ind w:left="1440"/>
              <w:rPr>
                <w:rFonts w:ascii="Intel Clear" w:hAnsi="Intel Clear" w:cs="Intel Clear"/>
              </w:rPr>
            </w:pPr>
          </w:p>
          <w:p w14:paraId="53DADF4D" w14:textId="77777777" w:rsidR="00B272F2" w:rsidRPr="00D94FF6" w:rsidRDefault="00B272F2" w:rsidP="00934BD4">
            <w:pPr>
              <w:pStyle w:val="ListParagraph"/>
              <w:numPr>
                <w:ilvl w:val="0"/>
                <w:numId w:val="49"/>
              </w:numPr>
              <w:spacing w:after="0" w:line="240" w:lineRule="auto"/>
              <w:rPr>
                <w:rFonts w:ascii="Intel Clear" w:hAnsi="Intel Clear" w:cs="Intel Clear"/>
              </w:rPr>
            </w:pPr>
            <w:r w:rsidRPr="00D94FF6">
              <w:rPr>
                <w:rFonts w:ascii="Intel Clear" w:hAnsi="Intel Clear" w:cs="Intel Clear"/>
              </w:rPr>
              <w:t xml:space="preserve">Updated recommendations related to PGCB clock. </w:t>
            </w:r>
          </w:p>
          <w:p w14:paraId="0EB573B4" w14:textId="77777777" w:rsidR="00B272F2" w:rsidRPr="00D94FF6" w:rsidRDefault="00B272F2" w:rsidP="00B272F2">
            <w:pPr>
              <w:rPr>
                <w:rFonts w:ascii="Intel Clear" w:hAnsi="Intel Clear" w:cs="Intel Clear"/>
              </w:rPr>
            </w:pPr>
          </w:p>
          <w:p w14:paraId="622474FD" w14:textId="77777777" w:rsidR="00B272F2" w:rsidRPr="00D94FF6" w:rsidRDefault="00B272F2" w:rsidP="00934BD4">
            <w:pPr>
              <w:pStyle w:val="ListParagraph"/>
              <w:numPr>
                <w:ilvl w:val="0"/>
                <w:numId w:val="49"/>
              </w:numPr>
              <w:spacing w:after="0" w:line="240" w:lineRule="auto"/>
              <w:rPr>
                <w:rFonts w:ascii="Intel Clear" w:hAnsi="Intel Clear" w:cs="Intel Clear"/>
              </w:rPr>
            </w:pPr>
            <w:r w:rsidRPr="00D94FF6">
              <w:rPr>
                <w:rFonts w:ascii="Intel Clear" w:hAnsi="Intel Clear" w:cs="Intel Clear"/>
              </w:rPr>
              <w:t xml:space="preserve">Added design notes in section on Latch Based Isolation. </w:t>
            </w:r>
          </w:p>
          <w:p w14:paraId="2BA8FB62" w14:textId="77777777" w:rsidR="00B272F2" w:rsidRPr="00D94FF6" w:rsidRDefault="00B272F2" w:rsidP="00B272F2">
            <w:pPr>
              <w:rPr>
                <w:rFonts w:ascii="Intel Clear" w:hAnsi="Intel Clear" w:cs="Intel Clear"/>
              </w:rPr>
            </w:pPr>
          </w:p>
          <w:p w14:paraId="0CC0A08B" w14:textId="77777777" w:rsidR="00B4284E" w:rsidRPr="00D94FF6" w:rsidRDefault="00B4284E" w:rsidP="00934BD4">
            <w:pPr>
              <w:pStyle w:val="ListParagraph"/>
              <w:numPr>
                <w:ilvl w:val="0"/>
                <w:numId w:val="49"/>
              </w:numPr>
              <w:spacing w:after="0" w:line="240" w:lineRule="auto"/>
              <w:rPr>
                <w:rFonts w:ascii="Intel Clear" w:hAnsi="Intel Clear" w:cs="Intel Clear"/>
              </w:rPr>
            </w:pPr>
            <w:r w:rsidRPr="00D94FF6">
              <w:rPr>
                <w:rFonts w:ascii="Intel Clear" w:hAnsi="Intel Clear" w:cs="Intel Clear"/>
              </w:rPr>
              <w:t xml:space="preserve">Added </w:t>
            </w:r>
            <w:r w:rsidR="00B272F2" w:rsidRPr="00D94FF6">
              <w:rPr>
                <w:rFonts w:ascii="Intel Clear" w:hAnsi="Intel Clear" w:cs="Intel Clear"/>
              </w:rPr>
              <w:t xml:space="preserve">note on DFx considerations for TAP logic etc. in Appendix. </w:t>
            </w:r>
            <w:r w:rsidRPr="00D94FF6">
              <w:rPr>
                <w:rFonts w:ascii="Intel Clear" w:hAnsi="Intel Clear" w:cs="Intel Clear"/>
              </w:rPr>
              <w:t xml:space="preserve"> </w:t>
            </w:r>
          </w:p>
        </w:tc>
      </w:tr>
      <w:tr w:rsidR="0081666F" w:rsidRPr="00D94FF6" w14:paraId="1172BE96" w14:textId="77777777" w:rsidTr="00971F86">
        <w:trPr>
          <w:gridAfter w:val="1"/>
          <w:wAfter w:w="108" w:type="dxa"/>
        </w:trPr>
        <w:tc>
          <w:tcPr>
            <w:tcW w:w="934" w:type="dxa"/>
          </w:tcPr>
          <w:p w14:paraId="08E1D77B" w14:textId="77777777" w:rsidR="0081666F" w:rsidRPr="00D94FF6" w:rsidRDefault="0081666F" w:rsidP="009C57A7">
            <w:pPr>
              <w:rPr>
                <w:rFonts w:ascii="Intel Clear" w:hAnsi="Intel Clear" w:cs="Intel Clear"/>
              </w:rPr>
            </w:pPr>
            <w:r w:rsidRPr="00D94FF6">
              <w:rPr>
                <w:rFonts w:ascii="Intel Clear" w:hAnsi="Intel Clear" w:cs="Intel Clear"/>
              </w:rPr>
              <w:t>1.1</w:t>
            </w:r>
          </w:p>
        </w:tc>
        <w:tc>
          <w:tcPr>
            <w:tcW w:w="1434" w:type="dxa"/>
          </w:tcPr>
          <w:p w14:paraId="5B142D20" w14:textId="77777777" w:rsidR="0081666F" w:rsidRPr="00D94FF6" w:rsidRDefault="0081666F" w:rsidP="006E5779">
            <w:pPr>
              <w:rPr>
                <w:rFonts w:ascii="Intel Clear" w:hAnsi="Intel Clear" w:cs="Intel Clear"/>
              </w:rPr>
            </w:pPr>
            <w:r w:rsidRPr="00D94FF6">
              <w:rPr>
                <w:rFonts w:ascii="Intel Clear" w:hAnsi="Intel Clear" w:cs="Intel Clear"/>
              </w:rPr>
              <w:t>WW27.4</w:t>
            </w:r>
          </w:p>
        </w:tc>
        <w:tc>
          <w:tcPr>
            <w:tcW w:w="1148" w:type="dxa"/>
          </w:tcPr>
          <w:p w14:paraId="3013FB3E" w14:textId="77777777" w:rsidR="0081666F" w:rsidRPr="00D94FF6" w:rsidRDefault="00F35498" w:rsidP="009C57A7">
            <w:pPr>
              <w:rPr>
                <w:rFonts w:ascii="Intel Clear" w:hAnsi="Intel Clear" w:cs="Intel Clear"/>
              </w:rPr>
            </w:pPr>
            <w:r w:rsidRPr="00D94FF6">
              <w:rPr>
                <w:rFonts w:ascii="Intel Clear" w:hAnsi="Intel Clear" w:cs="Intel Clear"/>
              </w:rPr>
              <w:t>h</w:t>
            </w:r>
            <w:r w:rsidR="0081666F" w:rsidRPr="00D94FF6">
              <w:rPr>
                <w:rFonts w:ascii="Intel Clear" w:hAnsi="Intel Clear" w:cs="Intel Clear"/>
              </w:rPr>
              <w:t>singh1</w:t>
            </w:r>
          </w:p>
        </w:tc>
        <w:tc>
          <w:tcPr>
            <w:tcW w:w="6312" w:type="dxa"/>
          </w:tcPr>
          <w:p w14:paraId="099A5278" w14:textId="77777777" w:rsidR="00F35498" w:rsidRPr="00D94FF6" w:rsidRDefault="0081666F" w:rsidP="00F35498">
            <w:pPr>
              <w:pStyle w:val="ListParagraph"/>
              <w:numPr>
                <w:ilvl w:val="0"/>
                <w:numId w:val="34"/>
              </w:numPr>
              <w:spacing w:after="0"/>
              <w:rPr>
                <w:rFonts w:ascii="Intel Clear" w:hAnsi="Intel Clear" w:cs="Intel Clear"/>
              </w:rPr>
            </w:pPr>
            <w:r w:rsidRPr="00D94FF6">
              <w:rPr>
                <w:rFonts w:ascii="Intel Clear" w:hAnsi="Intel Clear" w:cs="Intel Clear"/>
              </w:rPr>
              <w:t xml:space="preserve">Version 1.1 release with following minor updates: </w:t>
            </w:r>
          </w:p>
          <w:p w14:paraId="005A6A03" w14:textId="77777777" w:rsidR="00F35498" w:rsidRPr="00D94FF6" w:rsidRDefault="0081666F" w:rsidP="00F35498">
            <w:pPr>
              <w:pStyle w:val="ListParagraph"/>
              <w:numPr>
                <w:ilvl w:val="1"/>
                <w:numId w:val="34"/>
              </w:numPr>
              <w:spacing w:after="0"/>
              <w:rPr>
                <w:rFonts w:ascii="Intel Clear" w:hAnsi="Intel Clear" w:cs="Intel Clear"/>
              </w:rPr>
            </w:pPr>
            <w:r w:rsidRPr="00D94FF6">
              <w:rPr>
                <w:rFonts w:ascii="Intel Clear" w:hAnsi="Intel Clear" w:cs="Intel Clear"/>
              </w:rPr>
              <w:t>Change to reset state for case of DEF_PWRON == ‘1’ (Chassis ECN 1570775)</w:t>
            </w:r>
            <w:r w:rsidR="00F35498" w:rsidRPr="00D94FF6">
              <w:rPr>
                <w:rFonts w:ascii="Intel Clear" w:hAnsi="Intel Clear" w:cs="Intel Clear"/>
              </w:rPr>
              <w:t xml:space="preserve"> – </w:t>
            </w:r>
            <w:hyperlink r:id="rId17" w:history="1">
              <w:r w:rsidR="00F35498" w:rsidRPr="00D94FF6">
                <w:rPr>
                  <w:rStyle w:val="Hyperlink"/>
                  <w:rFonts w:ascii="Intel Clear" w:hAnsi="Intel Clear" w:cs="Intel Clear"/>
                </w:rPr>
                <w:t>HSD: 1277156</w:t>
              </w:r>
            </w:hyperlink>
            <w:r w:rsidR="00F35498" w:rsidRPr="00D94FF6">
              <w:rPr>
                <w:rFonts w:ascii="Intel Clear" w:hAnsi="Intel Clear" w:cs="Intel Clear"/>
              </w:rPr>
              <w:t xml:space="preserve"> </w:t>
            </w:r>
            <w:r w:rsidR="00F35498" w:rsidRPr="00D94FF6">
              <w:rPr>
                <w:rFonts w:ascii="Intel Clear" w:hAnsi="Intel Clear" w:cs="Intel Clear"/>
              </w:rPr>
              <w:lastRenderedPageBreak/>
              <w:t xml:space="preserve">PGCB/CDC need ability to default to Restore </w:t>
            </w:r>
            <w:proofErr w:type="gramStart"/>
            <w:r w:rsidR="00F35498" w:rsidRPr="00D94FF6">
              <w:rPr>
                <w:rFonts w:ascii="Intel Clear" w:hAnsi="Intel Clear" w:cs="Intel Clear"/>
              </w:rPr>
              <w:t xml:space="preserve">state </w:t>
            </w:r>
            <w:r w:rsidRPr="00D94FF6">
              <w:rPr>
                <w:rFonts w:ascii="Intel Clear" w:hAnsi="Intel Clear" w:cs="Intel Clear"/>
              </w:rPr>
              <w:t>.</w:t>
            </w:r>
            <w:proofErr w:type="gramEnd"/>
            <w:r w:rsidRPr="00D94FF6">
              <w:rPr>
                <w:rFonts w:ascii="Intel Clear" w:hAnsi="Intel Clear" w:cs="Intel Clear"/>
              </w:rPr>
              <w:t xml:space="preserve"> </w:t>
            </w:r>
          </w:p>
          <w:p w14:paraId="27A1B335" w14:textId="77777777" w:rsidR="0081666F" w:rsidRPr="00D94FF6" w:rsidRDefault="0081666F" w:rsidP="00F35498">
            <w:pPr>
              <w:pStyle w:val="ListParagraph"/>
              <w:numPr>
                <w:ilvl w:val="1"/>
                <w:numId w:val="34"/>
              </w:numPr>
              <w:spacing w:after="0"/>
              <w:rPr>
                <w:rFonts w:ascii="Intel Clear" w:hAnsi="Intel Clear" w:cs="Intel Clear"/>
              </w:rPr>
            </w:pPr>
            <w:r w:rsidRPr="00D94FF6">
              <w:rPr>
                <w:rFonts w:ascii="Intel Clear" w:hAnsi="Intel Clear" w:cs="Intel Clear"/>
              </w:rPr>
              <w:t>Documentation updates (see change bars)</w:t>
            </w:r>
          </w:p>
          <w:p w14:paraId="0164C1FD" w14:textId="77777777" w:rsidR="00F35498" w:rsidRPr="00D94FF6" w:rsidRDefault="00F35498" w:rsidP="00F35498">
            <w:pPr>
              <w:pStyle w:val="CellBodyLeft"/>
              <w:rPr>
                <w:rFonts w:ascii="Intel Clear" w:hAnsi="Intel Clear" w:cs="Intel Clear"/>
              </w:rPr>
            </w:pPr>
          </w:p>
        </w:tc>
      </w:tr>
      <w:tr w:rsidR="00473137" w:rsidRPr="00D94FF6" w14:paraId="4DC78F61" w14:textId="77777777" w:rsidTr="00971F86">
        <w:trPr>
          <w:gridAfter w:val="1"/>
          <w:wAfter w:w="108" w:type="dxa"/>
        </w:trPr>
        <w:tc>
          <w:tcPr>
            <w:tcW w:w="934" w:type="dxa"/>
          </w:tcPr>
          <w:p w14:paraId="7A063264" w14:textId="77777777" w:rsidR="00473137" w:rsidRPr="00D94FF6" w:rsidRDefault="00473137" w:rsidP="009C57A7">
            <w:pPr>
              <w:rPr>
                <w:rFonts w:ascii="Intel Clear" w:hAnsi="Intel Clear" w:cs="Intel Clear"/>
              </w:rPr>
            </w:pPr>
            <w:r w:rsidRPr="00D94FF6">
              <w:rPr>
                <w:rFonts w:ascii="Intel Clear" w:hAnsi="Intel Clear" w:cs="Intel Clear"/>
              </w:rPr>
              <w:lastRenderedPageBreak/>
              <w:t>1.15</w:t>
            </w:r>
          </w:p>
        </w:tc>
        <w:tc>
          <w:tcPr>
            <w:tcW w:w="1434" w:type="dxa"/>
          </w:tcPr>
          <w:p w14:paraId="5AC830FB" w14:textId="77777777" w:rsidR="00473137" w:rsidRPr="00D94FF6" w:rsidRDefault="00473137" w:rsidP="006E5779">
            <w:pPr>
              <w:rPr>
                <w:rFonts w:ascii="Intel Clear" w:hAnsi="Intel Clear" w:cs="Intel Clear"/>
              </w:rPr>
            </w:pPr>
            <w:r w:rsidRPr="00D94FF6">
              <w:rPr>
                <w:rFonts w:ascii="Intel Clear" w:hAnsi="Intel Clear" w:cs="Intel Clear"/>
              </w:rPr>
              <w:t>WW29.1</w:t>
            </w:r>
          </w:p>
        </w:tc>
        <w:tc>
          <w:tcPr>
            <w:tcW w:w="1148" w:type="dxa"/>
          </w:tcPr>
          <w:p w14:paraId="4D0BFF26" w14:textId="77777777" w:rsidR="00473137" w:rsidRPr="00D94FF6" w:rsidRDefault="00473137" w:rsidP="009C57A7">
            <w:pPr>
              <w:rPr>
                <w:rFonts w:ascii="Intel Clear" w:hAnsi="Intel Clear" w:cs="Intel Clear"/>
              </w:rPr>
            </w:pPr>
            <w:r w:rsidRPr="00D94FF6">
              <w:rPr>
                <w:rFonts w:ascii="Intel Clear" w:hAnsi="Intel Clear" w:cs="Intel Clear"/>
              </w:rPr>
              <w:t>hsingh1</w:t>
            </w:r>
          </w:p>
        </w:tc>
        <w:tc>
          <w:tcPr>
            <w:tcW w:w="6312" w:type="dxa"/>
          </w:tcPr>
          <w:p w14:paraId="60483935" w14:textId="77777777" w:rsidR="00473137" w:rsidRPr="00D94FF6" w:rsidRDefault="00473137" w:rsidP="00F35498">
            <w:pPr>
              <w:pStyle w:val="ListParagraph"/>
              <w:numPr>
                <w:ilvl w:val="0"/>
                <w:numId w:val="34"/>
              </w:numPr>
              <w:spacing w:after="0"/>
              <w:rPr>
                <w:rFonts w:ascii="Intel Clear" w:hAnsi="Intel Clear" w:cs="Intel Clear"/>
              </w:rPr>
            </w:pPr>
            <w:r w:rsidRPr="00D94FF6">
              <w:rPr>
                <w:rFonts w:ascii="Intel Clear" w:hAnsi="Intel Clear" w:cs="Intel Clear"/>
              </w:rPr>
              <w:t xml:space="preserve">Version 1.15 release – no changes to PGCB for this release. </w:t>
            </w:r>
          </w:p>
        </w:tc>
      </w:tr>
      <w:tr w:rsidR="00885F37" w:rsidRPr="00D94FF6" w14:paraId="20AF7A61" w14:textId="77777777" w:rsidTr="00971F86">
        <w:trPr>
          <w:gridAfter w:val="1"/>
          <w:wAfter w:w="108" w:type="dxa"/>
        </w:trPr>
        <w:tc>
          <w:tcPr>
            <w:tcW w:w="934" w:type="dxa"/>
          </w:tcPr>
          <w:p w14:paraId="7BD45001" w14:textId="77777777" w:rsidR="00885F37" w:rsidRPr="00D94FF6" w:rsidRDefault="00885F37" w:rsidP="009C57A7">
            <w:pPr>
              <w:rPr>
                <w:rFonts w:ascii="Intel Clear" w:hAnsi="Intel Clear" w:cs="Intel Clear"/>
              </w:rPr>
            </w:pPr>
            <w:r w:rsidRPr="00D94FF6">
              <w:rPr>
                <w:rFonts w:ascii="Intel Clear" w:hAnsi="Intel Clear" w:cs="Intel Clear"/>
              </w:rPr>
              <w:t>1.20</w:t>
            </w:r>
          </w:p>
        </w:tc>
        <w:tc>
          <w:tcPr>
            <w:tcW w:w="1434" w:type="dxa"/>
          </w:tcPr>
          <w:p w14:paraId="1B0E396A" w14:textId="77777777" w:rsidR="00885F37" w:rsidRPr="00D94FF6" w:rsidRDefault="00885F37" w:rsidP="006E5779">
            <w:pPr>
              <w:rPr>
                <w:rFonts w:ascii="Intel Clear" w:hAnsi="Intel Clear" w:cs="Intel Clear"/>
              </w:rPr>
            </w:pPr>
            <w:r w:rsidRPr="00D94FF6">
              <w:rPr>
                <w:rFonts w:ascii="Intel Clear" w:hAnsi="Intel Clear" w:cs="Intel Clear"/>
              </w:rPr>
              <w:t>WW24</w:t>
            </w:r>
          </w:p>
        </w:tc>
        <w:tc>
          <w:tcPr>
            <w:tcW w:w="1148" w:type="dxa"/>
          </w:tcPr>
          <w:p w14:paraId="0BBD6583" w14:textId="77777777" w:rsidR="00885F37" w:rsidRPr="00D94FF6" w:rsidRDefault="00885F37" w:rsidP="009C57A7">
            <w:pPr>
              <w:rPr>
                <w:rFonts w:ascii="Intel Clear" w:hAnsi="Intel Clear" w:cs="Intel Clear"/>
              </w:rPr>
            </w:pPr>
            <w:r w:rsidRPr="00D94FF6">
              <w:rPr>
                <w:rFonts w:ascii="Intel Clear" w:hAnsi="Intel Clear" w:cs="Intel Clear"/>
              </w:rPr>
              <w:t>Jwhavica</w:t>
            </w:r>
          </w:p>
        </w:tc>
        <w:tc>
          <w:tcPr>
            <w:tcW w:w="6312" w:type="dxa"/>
          </w:tcPr>
          <w:p w14:paraId="301200A3" w14:textId="77777777" w:rsidR="003712FE" w:rsidRPr="00D94FF6" w:rsidRDefault="003712FE" w:rsidP="003712FE">
            <w:pPr>
              <w:rPr>
                <w:rFonts w:ascii="Intel Clear" w:hAnsi="Intel Clear" w:cs="Intel Clear"/>
                <w:b/>
                <w:sz w:val="18"/>
                <w:szCs w:val="18"/>
              </w:rPr>
            </w:pPr>
            <w:r w:rsidRPr="00D94FF6">
              <w:rPr>
                <w:rFonts w:ascii="Intel Clear" w:hAnsi="Intel Clear" w:cs="Intel Clear"/>
                <w:b/>
                <w:sz w:val="18"/>
                <w:szCs w:val="18"/>
              </w:rPr>
              <w:t>RTL Changes:</w:t>
            </w:r>
          </w:p>
          <w:p w14:paraId="699CF026" w14:textId="77777777" w:rsidR="00305972" w:rsidRPr="00D94FF6" w:rsidRDefault="00305972" w:rsidP="00305972">
            <w:pPr>
              <w:rPr>
                <w:rFonts w:ascii="Intel Clear" w:hAnsi="Intel Clear" w:cs="Intel Clear"/>
                <w:sz w:val="18"/>
                <w:szCs w:val="18"/>
              </w:rPr>
            </w:pPr>
            <w:r w:rsidRPr="00D94FF6">
              <w:rPr>
                <w:rFonts w:ascii="Intel Clear" w:hAnsi="Intel Clear" w:cs="Intel Clear"/>
                <w:sz w:val="18"/>
                <w:szCs w:val="18"/>
              </w:rPr>
              <w:t>[</w:t>
            </w:r>
            <w:hyperlink r:id="rId18" w:history="1">
              <w:r w:rsidRPr="00D94FF6">
                <w:rPr>
                  <w:rStyle w:val="Hyperlink"/>
                  <w:rFonts w:ascii="Intel Clear" w:hAnsi="Intel Clear" w:cs="Intel Clear"/>
                  <w:sz w:val="18"/>
                  <w:szCs w:val="18"/>
                </w:rPr>
                <w:t>2281759</w:t>
              </w:r>
            </w:hyperlink>
            <w:r w:rsidRPr="00D94FF6">
              <w:rPr>
                <w:rFonts w:ascii="Intel Clear" w:hAnsi="Intel Clear" w:cs="Intel Clear"/>
                <w:sz w:val="18"/>
                <w:szCs w:val="18"/>
              </w:rPr>
              <w:t>] Requirement - Provide .sig files for VISA insertion</w:t>
            </w:r>
          </w:p>
          <w:p w14:paraId="44B5D2CC" w14:textId="77777777" w:rsidR="00305972" w:rsidRPr="00D94FF6" w:rsidRDefault="00305972" w:rsidP="00305972">
            <w:pPr>
              <w:pStyle w:val="ListParagraph"/>
              <w:numPr>
                <w:ilvl w:val="0"/>
                <w:numId w:val="54"/>
              </w:numPr>
              <w:spacing w:after="0" w:line="240" w:lineRule="auto"/>
              <w:rPr>
                <w:rFonts w:ascii="Intel Clear" w:hAnsi="Intel Clear" w:cs="Intel Clear"/>
                <w:sz w:val="18"/>
                <w:szCs w:val="18"/>
              </w:rPr>
            </w:pPr>
            <w:r w:rsidRPr="00D94FF6">
              <w:rPr>
                <w:rFonts w:ascii="Intel Clear" w:hAnsi="Intel Clear" w:cs="Intel Clear"/>
                <w:sz w:val="18"/>
                <w:szCs w:val="18"/>
              </w:rPr>
              <w:t xml:space="preserve">With this release of the PGCB blocks, we are providing .sig files to be used by the IP to insert VISA within the blocks using the VISA insertion tool.  </w:t>
            </w:r>
            <w:r w:rsidRPr="00D94FF6">
              <w:rPr>
                <w:rFonts w:ascii="Intel Clear" w:hAnsi="Intel Clear" w:cs="Intel Clear"/>
                <w:b/>
                <w:sz w:val="18"/>
                <w:szCs w:val="18"/>
                <w:highlight w:val="yellow"/>
              </w:rPr>
              <w:t>The *_visa vector outputs are still available but it is recommended that IPs let them dangle and instead use the provided .sig files to enable easier silicon debug</w:t>
            </w:r>
            <w:r w:rsidRPr="00D94FF6">
              <w:rPr>
                <w:rFonts w:ascii="Intel Clear" w:hAnsi="Intel Clear" w:cs="Intel Clear"/>
                <w:sz w:val="18"/>
                <w:szCs w:val="18"/>
                <w:highlight w:val="yellow"/>
              </w:rPr>
              <w:t>.</w:t>
            </w:r>
          </w:p>
          <w:p w14:paraId="0E64B2A8" w14:textId="77777777" w:rsidR="00305972" w:rsidRPr="00D94FF6" w:rsidRDefault="00305972" w:rsidP="00305972">
            <w:pPr>
              <w:rPr>
                <w:rFonts w:ascii="Intel Clear" w:hAnsi="Intel Clear" w:cs="Intel Clear"/>
                <w:sz w:val="18"/>
                <w:szCs w:val="18"/>
              </w:rPr>
            </w:pPr>
            <w:r w:rsidRPr="00D94FF6">
              <w:rPr>
                <w:rFonts w:ascii="Intel Clear" w:hAnsi="Intel Clear" w:cs="Intel Clear"/>
                <w:sz w:val="18"/>
                <w:szCs w:val="18"/>
              </w:rPr>
              <w:t>[</w:t>
            </w:r>
            <w:hyperlink r:id="rId19" w:history="1">
              <w:r w:rsidRPr="00D94FF6">
                <w:rPr>
                  <w:rStyle w:val="Hyperlink"/>
                  <w:rFonts w:ascii="Intel Clear" w:hAnsi="Intel Clear" w:cs="Intel Clear"/>
                  <w:sz w:val="18"/>
                  <w:szCs w:val="18"/>
                </w:rPr>
                <w:t>2267263</w:t>
              </w:r>
            </w:hyperlink>
            <w:r w:rsidRPr="00D94FF6">
              <w:rPr>
                <w:rFonts w:ascii="Intel Clear" w:hAnsi="Intel Clear" w:cs="Intel Clear"/>
                <w:sz w:val="18"/>
                <w:szCs w:val="18"/>
              </w:rPr>
              <w:t>] Requirement - Updated to SIP CTECH methodology – requires integrating IPs to include global CTECH libraries in their ACE environment</w:t>
            </w:r>
          </w:p>
          <w:p w14:paraId="3DAF31C6" w14:textId="77777777" w:rsidR="003712FE" w:rsidRPr="00D94FF6" w:rsidRDefault="003712FE" w:rsidP="003712FE">
            <w:pPr>
              <w:rPr>
                <w:rFonts w:ascii="Intel Clear" w:hAnsi="Intel Clear" w:cs="Intel Clear"/>
                <w:sz w:val="18"/>
                <w:szCs w:val="18"/>
              </w:rPr>
            </w:pPr>
            <w:r w:rsidRPr="00D94FF6">
              <w:rPr>
                <w:rFonts w:ascii="Intel Clear" w:hAnsi="Intel Clear" w:cs="Intel Clear"/>
                <w:sz w:val="18"/>
                <w:szCs w:val="18"/>
              </w:rPr>
              <w:t>[</w:t>
            </w:r>
            <w:hyperlink r:id="rId20" w:history="1">
              <w:r w:rsidRPr="00D94FF6">
                <w:rPr>
                  <w:rStyle w:val="Hyperlink"/>
                  <w:rFonts w:ascii="Intel Clear" w:hAnsi="Intel Clear" w:cs="Intel Clear"/>
                  <w:sz w:val="18"/>
                  <w:szCs w:val="18"/>
                </w:rPr>
                <w:t>2247555</w:t>
              </w:r>
            </w:hyperlink>
            <w:r w:rsidRPr="00D94FF6">
              <w:rPr>
                <w:rFonts w:ascii="Intel Clear" w:hAnsi="Intel Clear" w:cs="Intel Clear"/>
                <w:sz w:val="18"/>
                <w:szCs w:val="18"/>
              </w:rPr>
              <w:t>] Requirement – PGCB to support SCAN Dump</w:t>
            </w:r>
          </w:p>
          <w:p w14:paraId="05155A7E" w14:textId="77777777" w:rsidR="003712FE" w:rsidRPr="00D94FF6" w:rsidRDefault="003712FE" w:rsidP="003712FE">
            <w:pPr>
              <w:pStyle w:val="ListParagraph"/>
              <w:numPr>
                <w:ilvl w:val="0"/>
                <w:numId w:val="54"/>
              </w:numPr>
              <w:spacing w:after="0" w:line="240" w:lineRule="auto"/>
              <w:rPr>
                <w:rFonts w:ascii="Intel Clear" w:hAnsi="Intel Clear" w:cs="Intel Clear"/>
                <w:sz w:val="18"/>
                <w:szCs w:val="18"/>
              </w:rPr>
            </w:pPr>
            <w:r w:rsidRPr="00D94FF6">
              <w:rPr>
                <w:rFonts w:ascii="Intel Clear" w:hAnsi="Intel Clear" w:cs="Intel Clear"/>
                <w:sz w:val="18"/>
                <w:szCs w:val="18"/>
              </w:rPr>
              <w:t>DFx Sequencer updated:</w:t>
            </w:r>
          </w:p>
          <w:p w14:paraId="1F3D33EC" w14:textId="77777777" w:rsidR="003712FE" w:rsidRPr="00D94FF6" w:rsidRDefault="003712FE" w:rsidP="003712FE">
            <w:pPr>
              <w:pStyle w:val="ListParagraph"/>
              <w:numPr>
                <w:ilvl w:val="1"/>
                <w:numId w:val="54"/>
              </w:numPr>
              <w:spacing w:after="0" w:line="240" w:lineRule="auto"/>
              <w:rPr>
                <w:rFonts w:ascii="Intel Clear" w:hAnsi="Intel Clear" w:cs="Intel Clear"/>
                <w:sz w:val="18"/>
                <w:szCs w:val="18"/>
              </w:rPr>
            </w:pPr>
            <w:r w:rsidRPr="00D94FF6">
              <w:rPr>
                <w:rFonts w:ascii="Intel Clear" w:hAnsi="Intel Clear" w:cs="Intel Clear"/>
                <w:sz w:val="18"/>
                <w:szCs w:val="18"/>
              </w:rPr>
              <w:t>Decoupled pgcb_bypass and pgcb_ovr, so the Sequencer can be moved to a specific state before invoking overrides</w:t>
            </w:r>
          </w:p>
          <w:p w14:paraId="09FD954B" w14:textId="77777777" w:rsidR="003712FE" w:rsidRPr="00D94FF6" w:rsidRDefault="003712FE" w:rsidP="003712FE">
            <w:pPr>
              <w:pStyle w:val="ListParagraph"/>
              <w:numPr>
                <w:ilvl w:val="1"/>
                <w:numId w:val="54"/>
              </w:numPr>
              <w:spacing w:after="0" w:line="240" w:lineRule="auto"/>
              <w:rPr>
                <w:rFonts w:ascii="Intel Clear" w:hAnsi="Intel Clear" w:cs="Intel Clear"/>
                <w:sz w:val="18"/>
                <w:szCs w:val="18"/>
              </w:rPr>
            </w:pPr>
            <w:r w:rsidRPr="00D94FF6">
              <w:rPr>
                <w:rFonts w:ascii="Intel Clear" w:hAnsi="Intel Clear" w:cs="Intel Clear"/>
                <w:sz w:val="18"/>
                <w:szCs w:val="18"/>
              </w:rPr>
              <w:t>Changed reset state of DFX Sequencer to be Powered On [2244571]</w:t>
            </w:r>
          </w:p>
          <w:p w14:paraId="60550655" w14:textId="77777777" w:rsidR="003712FE" w:rsidRPr="00D94FF6" w:rsidRDefault="003712FE" w:rsidP="003712FE">
            <w:pPr>
              <w:rPr>
                <w:rFonts w:ascii="Intel Clear" w:hAnsi="Intel Clear" w:cs="Intel Clear"/>
                <w:sz w:val="18"/>
                <w:szCs w:val="18"/>
              </w:rPr>
            </w:pPr>
            <w:r w:rsidRPr="00D94FF6">
              <w:rPr>
                <w:rFonts w:ascii="Intel Clear" w:hAnsi="Intel Clear" w:cs="Intel Clear"/>
                <w:sz w:val="18"/>
                <w:szCs w:val="18"/>
              </w:rPr>
              <w:t>[</w:t>
            </w:r>
            <w:hyperlink r:id="rId21" w:history="1">
              <w:r w:rsidRPr="00D94FF6">
                <w:rPr>
                  <w:rStyle w:val="Hyperlink"/>
                  <w:rFonts w:ascii="Intel Clear" w:hAnsi="Intel Clear" w:cs="Intel Clear"/>
                  <w:sz w:val="18"/>
                  <w:szCs w:val="18"/>
                </w:rPr>
                <w:t>2280823</w:t>
              </w:r>
            </w:hyperlink>
            <w:r w:rsidRPr="00D94FF6">
              <w:rPr>
                <w:rFonts w:ascii="Intel Clear" w:hAnsi="Intel Clear" w:cs="Intel Clear"/>
                <w:sz w:val="18"/>
                <w:szCs w:val="18"/>
              </w:rPr>
              <w:t>] Requirement - Provided option for PGCB to force on clocks while power is ramping for contention clearing</w:t>
            </w:r>
          </w:p>
          <w:p w14:paraId="38E0CB8A" w14:textId="77777777" w:rsidR="003712FE" w:rsidRPr="00D94FF6" w:rsidRDefault="003712FE" w:rsidP="003712FE">
            <w:pPr>
              <w:pStyle w:val="ListParagraph"/>
              <w:numPr>
                <w:ilvl w:val="0"/>
                <w:numId w:val="54"/>
              </w:numPr>
              <w:spacing w:after="0" w:line="240" w:lineRule="auto"/>
              <w:rPr>
                <w:rFonts w:ascii="Intel Clear" w:hAnsi="Intel Clear" w:cs="Intel Clear"/>
                <w:sz w:val="18"/>
                <w:szCs w:val="18"/>
              </w:rPr>
            </w:pPr>
            <w:r w:rsidRPr="00D94FF6">
              <w:rPr>
                <w:rFonts w:ascii="Intel Clear" w:hAnsi="Intel Clear" w:cs="Intel Clear"/>
                <w:sz w:val="18"/>
                <w:szCs w:val="18"/>
                <w:highlight w:val="yellow"/>
              </w:rPr>
              <w:t xml:space="preserve">Renamed </w:t>
            </w:r>
            <w:r w:rsidRPr="00D94FF6">
              <w:rPr>
                <w:rFonts w:ascii="Intel Clear" w:hAnsi="Intel Clear" w:cs="Intel Clear"/>
                <w:i/>
                <w:sz w:val="18"/>
                <w:szCs w:val="18"/>
                <w:highlight w:val="yellow"/>
              </w:rPr>
              <w:t>ip_pgcb_frc_clk_srst_en</w:t>
            </w:r>
            <w:r w:rsidRPr="00D94FF6">
              <w:rPr>
                <w:rFonts w:ascii="Intel Clear" w:hAnsi="Intel Clear" w:cs="Intel Clear"/>
                <w:sz w:val="18"/>
                <w:szCs w:val="18"/>
                <w:highlight w:val="yellow"/>
              </w:rPr>
              <w:t xml:space="preserve"> to </w:t>
            </w:r>
            <w:r w:rsidRPr="00D94FF6">
              <w:rPr>
                <w:rFonts w:ascii="Intel Clear" w:hAnsi="Intel Clear" w:cs="Intel Clear"/>
                <w:i/>
                <w:sz w:val="18"/>
                <w:szCs w:val="18"/>
                <w:highlight w:val="yellow"/>
              </w:rPr>
              <w:t>ip_pgcb_frc_clk_srst_</w:t>
            </w:r>
            <w:r w:rsidRPr="00D94FF6">
              <w:rPr>
                <w:rFonts w:ascii="Intel Clear" w:hAnsi="Intel Clear" w:cs="Intel Clear"/>
                <w:b/>
                <w:i/>
                <w:sz w:val="18"/>
                <w:szCs w:val="18"/>
                <w:highlight w:val="yellow"/>
              </w:rPr>
              <w:t>cc_</w:t>
            </w:r>
            <w:r w:rsidRPr="00D94FF6">
              <w:rPr>
                <w:rFonts w:ascii="Intel Clear" w:hAnsi="Intel Clear" w:cs="Intel Clear"/>
                <w:i/>
                <w:sz w:val="18"/>
                <w:szCs w:val="18"/>
                <w:highlight w:val="yellow"/>
              </w:rPr>
              <w:t>en</w:t>
            </w:r>
            <w:r w:rsidRPr="00D94FF6">
              <w:rPr>
                <w:rFonts w:ascii="Intel Clear" w:hAnsi="Intel Clear" w:cs="Intel Clear"/>
                <w:sz w:val="18"/>
                <w:szCs w:val="18"/>
              </w:rPr>
              <w:t xml:space="preserve">, when set PGCB asserts </w:t>
            </w:r>
            <w:r w:rsidRPr="00D94FF6">
              <w:rPr>
                <w:rFonts w:ascii="Intel Clear" w:hAnsi="Intel Clear" w:cs="Intel Clear"/>
                <w:i/>
                <w:sz w:val="18"/>
                <w:szCs w:val="18"/>
              </w:rPr>
              <w:t>pgcb_ip_force_clks_on</w:t>
            </w:r>
            <w:r w:rsidRPr="00D94FF6">
              <w:rPr>
                <w:rFonts w:ascii="Intel Clear" w:hAnsi="Intel Clear" w:cs="Intel Clear"/>
                <w:sz w:val="18"/>
                <w:szCs w:val="18"/>
              </w:rPr>
              <w:t xml:space="preserve"> and waits for </w:t>
            </w:r>
            <w:r w:rsidRPr="00D94FF6">
              <w:rPr>
                <w:rFonts w:ascii="Intel Clear" w:hAnsi="Intel Clear" w:cs="Intel Clear"/>
                <w:i/>
                <w:sz w:val="18"/>
                <w:szCs w:val="18"/>
              </w:rPr>
              <w:t>ip_pgcb_force_clks_on_ack</w:t>
            </w:r>
            <w:r w:rsidRPr="00D94FF6">
              <w:rPr>
                <w:rFonts w:ascii="Intel Clear" w:hAnsi="Intel Clear" w:cs="Intel Clear"/>
                <w:sz w:val="18"/>
                <w:szCs w:val="18"/>
              </w:rPr>
              <w:t xml:space="preserve"> before requesting power-up from PMC, deassertion of force_clks_on remains the same.</w:t>
            </w:r>
          </w:p>
          <w:p w14:paraId="22ED2CC0" w14:textId="77777777" w:rsidR="003712FE" w:rsidRPr="00D94FF6" w:rsidRDefault="003712FE" w:rsidP="003712FE">
            <w:pPr>
              <w:rPr>
                <w:rFonts w:ascii="Intel Clear" w:hAnsi="Intel Clear" w:cs="Intel Clear"/>
                <w:sz w:val="18"/>
                <w:szCs w:val="18"/>
              </w:rPr>
            </w:pPr>
            <w:r w:rsidRPr="00D94FF6">
              <w:rPr>
                <w:rFonts w:ascii="Intel Clear" w:hAnsi="Intel Clear" w:cs="Intel Clear"/>
                <w:sz w:val="18"/>
                <w:szCs w:val="18"/>
              </w:rPr>
              <w:t>[</w:t>
            </w:r>
            <w:hyperlink r:id="rId22" w:history="1">
              <w:r w:rsidRPr="00D94FF6">
                <w:rPr>
                  <w:rStyle w:val="Hyperlink"/>
                  <w:rFonts w:ascii="Intel Clear" w:hAnsi="Intel Clear" w:cs="Intel Clear"/>
                  <w:sz w:val="18"/>
                  <w:szCs w:val="18"/>
                </w:rPr>
                <w:t>2280825</w:t>
              </w:r>
            </w:hyperlink>
            <w:r w:rsidRPr="00D94FF6">
              <w:rPr>
                <w:rFonts w:ascii="Intel Clear" w:hAnsi="Intel Clear" w:cs="Intel Clear"/>
                <w:sz w:val="18"/>
                <w:szCs w:val="18"/>
              </w:rPr>
              <w:t>] Requirement – DFx Sequencer now deasserts sleep before deasserting reset to initialize SR cells</w:t>
            </w:r>
          </w:p>
          <w:p w14:paraId="7FDA7D64" w14:textId="77777777" w:rsidR="003712FE" w:rsidRPr="00D94FF6" w:rsidRDefault="003712FE" w:rsidP="003712FE">
            <w:pPr>
              <w:rPr>
                <w:rFonts w:ascii="Intel Clear" w:hAnsi="Intel Clear" w:cs="Intel Clear"/>
                <w:sz w:val="18"/>
                <w:szCs w:val="18"/>
              </w:rPr>
            </w:pPr>
            <w:r w:rsidRPr="00D94FF6">
              <w:rPr>
                <w:rFonts w:ascii="Intel Clear" w:hAnsi="Intel Clear" w:cs="Intel Clear"/>
                <w:sz w:val="18"/>
                <w:szCs w:val="18"/>
              </w:rPr>
              <w:t>[</w:t>
            </w:r>
            <w:hyperlink r:id="rId23" w:history="1">
              <w:r w:rsidRPr="00D94FF6">
                <w:rPr>
                  <w:rStyle w:val="Hyperlink"/>
                  <w:rFonts w:ascii="Intel Clear" w:hAnsi="Intel Clear" w:cs="Intel Clear"/>
                  <w:sz w:val="18"/>
                  <w:szCs w:val="18"/>
                </w:rPr>
                <w:t>2244992</w:t>
              </w:r>
            </w:hyperlink>
            <w:r w:rsidRPr="00D94FF6">
              <w:rPr>
                <w:rFonts w:ascii="Intel Clear" w:hAnsi="Intel Clear" w:cs="Intel Clear"/>
                <w:sz w:val="18"/>
                <w:szCs w:val="18"/>
              </w:rPr>
              <w:t xml:space="preserve">] Requirement – New </w:t>
            </w:r>
            <w:r w:rsidRPr="00D94FF6">
              <w:rPr>
                <w:rFonts w:ascii="Intel Clear" w:hAnsi="Intel Clear" w:cs="Intel Clear"/>
                <w:sz w:val="18"/>
                <w:szCs w:val="18"/>
                <w:highlight w:val="yellow"/>
              </w:rPr>
              <w:t>pgcb_sleep2 output added</w:t>
            </w:r>
            <w:r w:rsidRPr="00D94FF6">
              <w:rPr>
                <w:rFonts w:ascii="Intel Clear" w:hAnsi="Intel Clear" w:cs="Intel Clear"/>
                <w:sz w:val="18"/>
                <w:szCs w:val="18"/>
              </w:rPr>
              <w:t xml:space="preserve"> to provide means for multiple state-retention domains (XHCI request)</w:t>
            </w:r>
          </w:p>
          <w:p w14:paraId="7C0955A4" w14:textId="77777777" w:rsidR="003712FE" w:rsidRPr="00D94FF6" w:rsidRDefault="003712FE" w:rsidP="003712FE">
            <w:pPr>
              <w:pStyle w:val="ListParagraph"/>
              <w:numPr>
                <w:ilvl w:val="0"/>
                <w:numId w:val="54"/>
              </w:numPr>
              <w:spacing w:after="0" w:line="240" w:lineRule="auto"/>
              <w:rPr>
                <w:rFonts w:ascii="Intel Clear" w:hAnsi="Intel Clear" w:cs="Intel Clear"/>
                <w:sz w:val="18"/>
                <w:szCs w:val="18"/>
              </w:rPr>
            </w:pPr>
            <w:r w:rsidRPr="00D94FF6">
              <w:rPr>
                <w:rFonts w:ascii="Intel Clear" w:hAnsi="Intel Clear" w:cs="Intel Clear"/>
                <w:sz w:val="18"/>
                <w:szCs w:val="18"/>
              </w:rPr>
              <w:t>IP’s not using pgcb_sleep2 can let it dangle</w:t>
            </w:r>
          </w:p>
          <w:p w14:paraId="0D277F93" w14:textId="77777777" w:rsidR="003712FE" w:rsidRPr="00D94FF6" w:rsidRDefault="003712FE" w:rsidP="003712FE">
            <w:pPr>
              <w:rPr>
                <w:rFonts w:ascii="Intel Clear" w:hAnsi="Intel Clear" w:cs="Intel Clear"/>
                <w:sz w:val="18"/>
                <w:szCs w:val="18"/>
              </w:rPr>
            </w:pPr>
          </w:p>
          <w:p w14:paraId="3F55DBC8" w14:textId="77777777" w:rsidR="003712FE" w:rsidRPr="00D94FF6" w:rsidRDefault="003712FE" w:rsidP="003712FE">
            <w:pPr>
              <w:rPr>
                <w:rFonts w:ascii="Intel Clear" w:hAnsi="Intel Clear" w:cs="Intel Clear"/>
                <w:sz w:val="18"/>
                <w:szCs w:val="18"/>
              </w:rPr>
            </w:pPr>
            <w:r w:rsidRPr="00D94FF6">
              <w:rPr>
                <w:rFonts w:ascii="Intel Clear" w:hAnsi="Intel Clear" w:cs="Intel Clear"/>
                <w:sz w:val="18"/>
                <w:szCs w:val="18"/>
              </w:rPr>
              <w:t>[</w:t>
            </w:r>
            <w:hyperlink r:id="rId24" w:history="1">
              <w:r w:rsidRPr="00D94FF6">
                <w:rPr>
                  <w:rStyle w:val="Hyperlink"/>
                  <w:rFonts w:ascii="Intel Clear" w:hAnsi="Intel Clear" w:cs="Intel Clear"/>
                  <w:sz w:val="18"/>
                  <w:szCs w:val="18"/>
                </w:rPr>
                <w:t>2267262</w:t>
              </w:r>
            </w:hyperlink>
            <w:r w:rsidRPr="00D94FF6">
              <w:rPr>
                <w:rFonts w:ascii="Intel Clear" w:hAnsi="Intel Clear" w:cs="Intel Clear"/>
                <w:sz w:val="18"/>
                <w:szCs w:val="18"/>
              </w:rPr>
              <w:t>] Enhancement – Replaced RTL muxes with mx22 muxes in DFx logic for better glitch prevention</w:t>
            </w:r>
          </w:p>
          <w:p w14:paraId="5BDD5608" w14:textId="77777777" w:rsidR="003712FE" w:rsidRPr="00D94FF6" w:rsidRDefault="003712FE" w:rsidP="003712FE">
            <w:pPr>
              <w:rPr>
                <w:rFonts w:ascii="Intel Clear" w:hAnsi="Intel Clear" w:cs="Intel Clear"/>
                <w:sz w:val="18"/>
                <w:szCs w:val="18"/>
              </w:rPr>
            </w:pPr>
            <w:r w:rsidRPr="00D94FF6">
              <w:rPr>
                <w:rFonts w:ascii="Intel Clear" w:hAnsi="Intel Clear" w:cs="Intel Clear"/>
                <w:sz w:val="18"/>
                <w:szCs w:val="18"/>
              </w:rPr>
              <w:t>[</w:t>
            </w:r>
            <w:hyperlink r:id="rId25" w:history="1">
              <w:r w:rsidRPr="00D94FF6">
                <w:rPr>
                  <w:rStyle w:val="Hyperlink"/>
                  <w:rFonts w:ascii="Intel Clear" w:hAnsi="Intel Clear" w:cs="Intel Clear"/>
                  <w:sz w:val="18"/>
                  <w:szCs w:val="18"/>
                </w:rPr>
                <w:t>2279699</w:t>
              </w:r>
            </w:hyperlink>
            <w:r w:rsidRPr="00D94FF6">
              <w:rPr>
                <w:rFonts w:ascii="Intel Clear" w:hAnsi="Intel Clear" w:cs="Intel Clear"/>
                <w:sz w:val="18"/>
                <w:szCs w:val="18"/>
              </w:rPr>
              <w:t>] Defect – Updated boundary_locked to assert when clocks are gated when ISM_AGT_IS_NS is set</w:t>
            </w:r>
          </w:p>
          <w:p w14:paraId="553A4A98" w14:textId="77777777" w:rsidR="003712FE" w:rsidRPr="00D94FF6" w:rsidRDefault="003712FE" w:rsidP="003712FE">
            <w:pPr>
              <w:rPr>
                <w:rFonts w:ascii="Intel Clear" w:hAnsi="Intel Clear" w:cs="Intel Clear"/>
                <w:b/>
                <w:sz w:val="18"/>
                <w:szCs w:val="18"/>
              </w:rPr>
            </w:pPr>
          </w:p>
          <w:p w14:paraId="384C9351" w14:textId="77777777" w:rsidR="003712FE" w:rsidRPr="00D94FF6" w:rsidRDefault="003712FE" w:rsidP="003712FE">
            <w:pPr>
              <w:rPr>
                <w:rFonts w:ascii="Intel Clear" w:hAnsi="Intel Clear" w:cs="Intel Clear"/>
                <w:b/>
                <w:sz w:val="18"/>
                <w:szCs w:val="18"/>
              </w:rPr>
            </w:pPr>
            <w:r w:rsidRPr="00D94FF6">
              <w:rPr>
                <w:rFonts w:ascii="Intel Clear" w:hAnsi="Intel Clear" w:cs="Intel Clear"/>
                <w:b/>
                <w:sz w:val="18"/>
                <w:szCs w:val="18"/>
              </w:rPr>
              <w:t>Doc/Assertion/Environment Changes:</w:t>
            </w:r>
          </w:p>
          <w:p w14:paraId="6CBC6C0E" w14:textId="77777777" w:rsidR="003712FE" w:rsidRPr="00D94FF6" w:rsidRDefault="003712FE" w:rsidP="003712FE">
            <w:pPr>
              <w:rPr>
                <w:rFonts w:ascii="Intel Clear" w:hAnsi="Intel Clear" w:cs="Intel Clear"/>
                <w:sz w:val="18"/>
                <w:szCs w:val="18"/>
              </w:rPr>
            </w:pPr>
            <w:r w:rsidRPr="00D94FF6">
              <w:rPr>
                <w:rFonts w:ascii="Intel Clear" w:hAnsi="Intel Clear" w:cs="Intel Clear"/>
                <w:sz w:val="18"/>
                <w:szCs w:val="18"/>
              </w:rPr>
              <w:t>[</w:t>
            </w:r>
            <w:hyperlink r:id="rId26" w:history="1">
              <w:r w:rsidRPr="00D94FF6">
                <w:rPr>
                  <w:rStyle w:val="Hyperlink"/>
                  <w:rFonts w:ascii="Intel Clear" w:hAnsi="Intel Clear" w:cs="Intel Clear"/>
                  <w:sz w:val="18"/>
                  <w:szCs w:val="18"/>
                </w:rPr>
                <w:t>2266897</w:t>
              </w:r>
            </w:hyperlink>
            <w:r w:rsidRPr="00D94FF6">
              <w:rPr>
                <w:rFonts w:ascii="Intel Clear" w:hAnsi="Intel Clear" w:cs="Intel Clear"/>
                <w:sz w:val="18"/>
                <w:szCs w:val="18"/>
              </w:rPr>
              <w:t>] Cleaned up assertions with potential Large Memory Footprints</w:t>
            </w:r>
          </w:p>
          <w:p w14:paraId="138A48EE" w14:textId="77777777" w:rsidR="003712FE" w:rsidRPr="00D94FF6" w:rsidRDefault="003712FE" w:rsidP="003712FE">
            <w:pPr>
              <w:rPr>
                <w:rFonts w:ascii="Intel Clear" w:hAnsi="Intel Clear" w:cs="Intel Clear"/>
                <w:sz w:val="18"/>
                <w:szCs w:val="18"/>
              </w:rPr>
            </w:pPr>
            <w:r w:rsidRPr="00D94FF6">
              <w:rPr>
                <w:rFonts w:ascii="Intel Clear" w:hAnsi="Intel Clear" w:cs="Intel Clear"/>
                <w:sz w:val="18"/>
                <w:szCs w:val="18"/>
              </w:rPr>
              <w:t>[</w:t>
            </w:r>
            <w:hyperlink r:id="rId27" w:history="1">
              <w:r w:rsidRPr="00D94FF6">
                <w:rPr>
                  <w:rStyle w:val="Hyperlink"/>
                  <w:rFonts w:ascii="Intel Clear" w:hAnsi="Intel Clear" w:cs="Intel Clear"/>
                  <w:sz w:val="18"/>
                  <w:szCs w:val="18"/>
                </w:rPr>
                <w:t>2244151</w:t>
              </w:r>
            </w:hyperlink>
            <w:r w:rsidRPr="00D94FF6">
              <w:rPr>
                <w:rFonts w:ascii="Intel Clear" w:hAnsi="Intel Clear" w:cs="Intel Clear"/>
                <w:sz w:val="18"/>
                <w:szCs w:val="18"/>
              </w:rPr>
              <w:t>] Updated IP-Inaccessible waveforms to show pg_rdy_ack_b deasserting at the same time as pwrgate_active</w:t>
            </w:r>
          </w:p>
          <w:p w14:paraId="3B1C7F0B" w14:textId="77777777" w:rsidR="003712FE" w:rsidRPr="00D94FF6" w:rsidRDefault="003712FE" w:rsidP="003712FE">
            <w:pPr>
              <w:rPr>
                <w:rFonts w:ascii="Intel Clear" w:hAnsi="Intel Clear" w:cs="Intel Clear"/>
                <w:sz w:val="18"/>
                <w:szCs w:val="18"/>
              </w:rPr>
            </w:pPr>
            <w:r w:rsidRPr="00D94FF6">
              <w:rPr>
                <w:rFonts w:ascii="Intel Clear" w:hAnsi="Intel Clear" w:cs="Intel Clear"/>
                <w:sz w:val="18"/>
                <w:szCs w:val="18"/>
              </w:rPr>
              <w:t>[</w:t>
            </w:r>
            <w:hyperlink r:id="rId28" w:history="1">
              <w:r w:rsidRPr="00D94FF6">
                <w:rPr>
                  <w:rStyle w:val="Hyperlink"/>
                  <w:rFonts w:ascii="Intel Clear" w:hAnsi="Intel Clear" w:cs="Intel Clear"/>
                  <w:sz w:val="18"/>
                  <w:szCs w:val="18"/>
                </w:rPr>
                <w:t>2249492</w:t>
              </w:r>
            </w:hyperlink>
            <w:r w:rsidRPr="00D94FF6">
              <w:rPr>
                <w:rFonts w:ascii="Intel Clear" w:hAnsi="Intel Clear" w:cs="Intel Clear"/>
                <w:sz w:val="18"/>
                <w:szCs w:val="18"/>
              </w:rPr>
              <w:t>] Called out need to waive Caliber violations regarding logic on reset due to DFx and force_rst_b</w:t>
            </w:r>
          </w:p>
          <w:p w14:paraId="4F42A5C2" w14:textId="77777777" w:rsidR="003712FE" w:rsidRPr="00D94FF6" w:rsidRDefault="003712FE" w:rsidP="003712FE">
            <w:pPr>
              <w:rPr>
                <w:rFonts w:ascii="Intel Clear" w:hAnsi="Intel Clear" w:cs="Intel Clear"/>
                <w:sz w:val="18"/>
                <w:szCs w:val="18"/>
              </w:rPr>
            </w:pPr>
            <w:r w:rsidRPr="00D94FF6">
              <w:rPr>
                <w:rFonts w:ascii="Intel Clear" w:hAnsi="Intel Clear" w:cs="Intel Clear"/>
                <w:sz w:val="18"/>
                <w:szCs w:val="18"/>
              </w:rPr>
              <w:t>[</w:t>
            </w:r>
            <w:hyperlink r:id="rId29" w:history="1">
              <w:r w:rsidRPr="00D94FF6">
                <w:rPr>
                  <w:rStyle w:val="Hyperlink"/>
                  <w:rFonts w:ascii="Intel Clear" w:hAnsi="Intel Clear" w:cs="Intel Clear"/>
                  <w:sz w:val="18"/>
                  <w:szCs w:val="18"/>
                </w:rPr>
                <w:t>2245081</w:t>
              </w:r>
            </w:hyperlink>
            <w:r w:rsidRPr="00D94FF6">
              <w:rPr>
                <w:rFonts w:ascii="Intel Clear" w:hAnsi="Intel Clear" w:cs="Intel Clear"/>
                <w:sz w:val="18"/>
                <w:szCs w:val="18"/>
              </w:rPr>
              <w:t>] Misc. doc updates</w:t>
            </w:r>
          </w:p>
          <w:p w14:paraId="4ADDD85F" w14:textId="77777777" w:rsidR="003712FE" w:rsidRPr="00D94FF6" w:rsidRDefault="003712FE" w:rsidP="003712FE">
            <w:pPr>
              <w:rPr>
                <w:rFonts w:ascii="Intel Clear" w:hAnsi="Intel Clear" w:cs="Intel Clear"/>
                <w:sz w:val="18"/>
                <w:szCs w:val="18"/>
              </w:rPr>
            </w:pPr>
            <w:r w:rsidRPr="00D94FF6">
              <w:rPr>
                <w:rFonts w:ascii="Intel Clear" w:hAnsi="Intel Clear" w:cs="Intel Clear"/>
                <w:sz w:val="18"/>
                <w:szCs w:val="18"/>
              </w:rPr>
              <w:t>[</w:t>
            </w:r>
            <w:hyperlink r:id="rId30" w:history="1">
              <w:r w:rsidRPr="00D94FF6">
                <w:rPr>
                  <w:rStyle w:val="Hyperlink"/>
                  <w:rFonts w:ascii="Intel Clear" w:hAnsi="Intel Clear" w:cs="Intel Clear"/>
                  <w:sz w:val="18"/>
                  <w:szCs w:val="18"/>
                </w:rPr>
                <w:t>2267412</w:t>
              </w:r>
            </w:hyperlink>
            <w:r w:rsidRPr="00D94FF6">
              <w:rPr>
                <w:rFonts w:ascii="Intel Clear" w:hAnsi="Intel Clear" w:cs="Intel Clear"/>
                <w:sz w:val="18"/>
                <w:szCs w:val="18"/>
              </w:rPr>
              <w:t>] Moved Reset States Table for DEF_PWRON to IO Table section and clarified that values are only for DEF_PWRON==1</w:t>
            </w:r>
          </w:p>
          <w:p w14:paraId="3BC286A2" w14:textId="77777777" w:rsidR="003712FE" w:rsidRPr="00D94FF6" w:rsidRDefault="003712FE" w:rsidP="003712FE">
            <w:pPr>
              <w:rPr>
                <w:rFonts w:ascii="Intel Clear" w:hAnsi="Intel Clear" w:cs="Intel Clear"/>
                <w:sz w:val="18"/>
                <w:szCs w:val="18"/>
              </w:rPr>
            </w:pPr>
            <w:r w:rsidRPr="00D94FF6">
              <w:rPr>
                <w:rFonts w:ascii="Intel Clear" w:hAnsi="Intel Clear" w:cs="Intel Clear"/>
                <w:sz w:val="18"/>
                <w:szCs w:val="18"/>
              </w:rPr>
              <w:t>[</w:t>
            </w:r>
            <w:hyperlink r:id="rId31" w:history="1">
              <w:r w:rsidRPr="00D94FF6">
                <w:rPr>
                  <w:rStyle w:val="Hyperlink"/>
                  <w:rFonts w:ascii="Intel Clear" w:hAnsi="Intel Clear" w:cs="Intel Clear"/>
                  <w:sz w:val="18"/>
                  <w:szCs w:val="18"/>
                </w:rPr>
                <w:t>2247058</w:t>
              </w:r>
            </w:hyperlink>
            <w:r w:rsidRPr="00D94FF6">
              <w:rPr>
                <w:rFonts w:ascii="Intel Clear" w:hAnsi="Intel Clear" w:cs="Intel Clear"/>
                <w:sz w:val="18"/>
                <w:szCs w:val="18"/>
              </w:rPr>
              <w:t>] Updated doc to show UNGATE_TIMER encodings</w:t>
            </w:r>
          </w:p>
          <w:p w14:paraId="12CD5B17" w14:textId="77777777" w:rsidR="00305972" w:rsidRPr="00D94FF6" w:rsidRDefault="00305972" w:rsidP="00305972">
            <w:pPr>
              <w:rPr>
                <w:rFonts w:ascii="Intel Clear" w:hAnsi="Intel Clear" w:cs="Intel Clear"/>
                <w:sz w:val="18"/>
                <w:szCs w:val="18"/>
              </w:rPr>
            </w:pPr>
            <w:r w:rsidRPr="00D94FF6">
              <w:rPr>
                <w:rFonts w:ascii="Intel Clear" w:hAnsi="Intel Clear" w:cs="Intel Clear"/>
                <w:sz w:val="18"/>
                <w:szCs w:val="18"/>
              </w:rPr>
              <w:t>[</w:t>
            </w:r>
            <w:hyperlink r:id="rId32" w:history="1">
              <w:r w:rsidRPr="00D94FF6">
                <w:rPr>
                  <w:rStyle w:val="Hyperlink"/>
                  <w:rFonts w:ascii="Intel Clear" w:hAnsi="Intel Clear" w:cs="Intel Clear"/>
                  <w:sz w:val="18"/>
                  <w:szCs w:val="18"/>
                </w:rPr>
                <w:t>2392384</w:t>
              </w:r>
            </w:hyperlink>
            <w:r w:rsidRPr="00D94FF6">
              <w:rPr>
                <w:rFonts w:ascii="Intel Clear" w:hAnsi="Intel Clear" w:cs="Intel Clear"/>
                <w:sz w:val="18"/>
                <w:szCs w:val="18"/>
              </w:rPr>
              <w:t>] Replaced `ifdef ASSERT_ON with `ifndef SVA_OFF so assertions are enabled by default</w:t>
            </w:r>
          </w:p>
          <w:p w14:paraId="6B2C362D" w14:textId="77777777" w:rsidR="00305972" w:rsidRPr="00D94FF6" w:rsidRDefault="00305972" w:rsidP="00305972">
            <w:pPr>
              <w:rPr>
                <w:rFonts w:ascii="Intel Clear" w:hAnsi="Intel Clear" w:cs="Intel Clear"/>
                <w:sz w:val="18"/>
                <w:szCs w:val="18"/>
              </w:rPr>
            </w:pPr>
            <w:r w:rsidRPr="00D94FF6">
              <w:rPr>
                <w:rFonts w:ascii="Intel Clear" w:hAnsi="Intel Clear" w:cs="Intel Clear"/>
                <w:sz w:val="18"/>
                <w:szCs w:val="18"/>
              </w:rPr>
              <w:t>[</w:t>
            </w:r>
            <w:hyperlink r:id="rId33" w:history="1">
              <w:r w:rsidRPr="00D94FF6">
                <w:rPr>
                  <w:rStyle w:val="Hyperlink"/>
                  <w:rFonts w:ascii="Intel Clear" w:hAnsi="Intel Clear" w:cs="Intel Clear"/>
                  <w:sz w:val="18"/>
                  <w:szCs w:val="18"/>
                </w:rPr>
                <w:t>2266993</w:t>
              </w:r>
            </w:hyperlink>
            <w:r w:rsidRPr="00D94FF6">
              <w:rPr>
                <w:rFonts w:ascii="Intel Clear" w:hAnsi="Intel Clear" w:cs="Intel Clear"/>
                <w:sz w:val="18"/>
                <w:szCs w:val="18"/>
              </w:rPr>
              <w:t>] Removed ASSERT_ON in HDL files</w:t>
            </w:r>
          </w:p>
          <w:p w14:paraId="41FC9AD9" w14:textId="7369BB24" w:rsidR="00305972" w:rsidRPr="00D94FF6" w:rsidRDefault="00305972" w:rsidP="003712FE">
            <w:pPr>
              <w:rPr>
                <w:rFonts w:ascii="Intel Clear" w:hAnsi="Intel Clear" w:cs="Intel Clear"/>
                <w:b/>
                <w:sz w:val="18"/>
                <w:szCs w:val="18"/>
              </w:rPr>
            </w:pPr>
            <w:r w:rsidRPr="00D94FF6">
              <w:rPr>
                <w:rFonts w:ascii="Intel Clear" w:hAnsi="Intel Clear" w:cs="Intel Clear"/>
                <w:sz w:val="18"/>
                <w:szCs w:val="18"/>
              </w:rPr>
              <w:t>[</w:t>
            </w:r>
            <w:hyperlink r:id="rId34" w:history="1">
              <w:r w:rsidRPr="00D94FF6">
                <w:rPr>
                  <w:rStyle w:val="Hyperlink"/>
                  <w:rFonts w:ascii="Intel Clear" w:hAnsi="Intel Clear" w:cs="Intel Clear"/>
                  <w:sz w:val="18"/>
                  <w:szCs w:val="18"/>
                </w:rPr>
                <w:t>2246425</w:t>
              </w:r>
            </w:hyperlink>
            <w:r w:rsidRPr="00D94FF6">
              <w:rPr>
                <w:rFonts w:ascii="Intel Clear" w:hAnsi="Intel Clear" w:cs="Intel Clear"/>
                <w:sz w:val="18"/>
                <w:szCs w:val="18"/>
              </w:rPr>
              <w:t>] Updated CDC Waivers</w:t>
            </w:r>
          </w:p>
          <w:p w14:paraId="2932E608" w14:textId="77777777" w:rsidR="00885F37" w:rsidRPr="00D94FF6" w:rsidRDefault="00885F37" w:rsidP="003712FE">
            <w:pPr>
              <w:rPr>
                <w:rFonts w:ascii="Intel Clear" w:hAnsi="Intel Clear" w:cs="Intel Clear"/>
              </w:rPr>
            </w:pPr>
          </w:p>
        </w:tc>
      </w:tr>
      <w:tr w:rsidR="00693703" w:rsidRPr="00D94FF6" w14:paraId="342C8A0C" w14:textId="77777777" w:rsidTr="00971F86">
        <w:trPr>
          <w:gridAfter w:val="1"/>
          <w:wAfter w:w="108" w:type="dxa"/>
        </w:trPr>
        <w:tc>
          <w:tcPr>
            <w:tcW w:w="934" w:type="dxa"/>
          </w:tcPr>
          <w:p w14:paraId="38DC9EA3" w14:textId="6774D2ED" w:rsidR="00693703" w:rsidRPr="00D94FF6" w:rsidRDefault="00693703" w:rsidP="00E247AC">
            <w:pPr>
              <w:rPr>
                <w:rFonts w:ascii="Intel Clear" w:hAnsi="Intel Clear" w:cs="Intel Clear"/>
              </w:rPr>
            </w:pPr>
            <w:r w:rsidRPr="00D94FF6">
              <w:rPr>
                <w:rFonts w:ascii="Intel Clear" w:hAnsi="Intel Clear" w:cs="Intel Clear"/>
              </w:rPr>
              <w:t>1.21</w:t>
            </w:r>
          </w:p>
        </w:tc>
        <w:tc>
          <w:tcPr>
            <w:tcW w:w="1434" w:type="dxa"/>
          </w:tcPr>
          <w:p w14:paraId="02BE9468" w14:textId="7519D570" w:rsidR="00693703" w:rsidRPr="00D94FF6" w:rsidRDefault="00693703" w:rsidP="00E247AC">
            <w:pPr>
              <w:rPr>
                <w:rFonts w:ascii="Intel Clear" w:hAnsi="Intel Clear" w:cs="Intel Clear"/>
              </w:rPr>
            </w:pPr>
            <w:r w:rsidRPr="00D94FF6">
              <w:rPr>
                <w:rFonts w:ascii="Intel Clear" w:hAnsi="Intel Clear" w:cs="Intel Clear"/>
              </w:rPr>
              <w:t>WW50.1’2015</w:t>
            </w:r>
          </w:p>
        </w:tc>
        <w:tc>
          <w:tcPr>
            <w:tcW w:w="1148" w:type="dxa"/>
          </w:tcPr>
          <w:p w14:paraId="64500E4E" w14:textId="77777777" w:rsidR="00693703" w:rsidRPr="00D94FF6" w:rsidRDefault="00693703" w:rsidP="00E247AC">
            <w:pPr>
              <w:rPr>
                <w:rFonts w:ascii="Intel Clear" w:hAnsi="Intel Clear" w:cs="Intel Clear"/>
              </w:rPr>
            </w:pPr>
            <w:r w:rsidRPr="00D94FF6">
              <w:rPr>
                <w:rFonts w:ascii="Intel Clear" w:hAnsi="Intel Clear" w:cs="Intel Clear"/>
              </w:rPr>
              <w:t>hsingh1, yjkim1</w:t>
            </w:r>
          </w:p>
        </w:tc>
        <w:tc>
          <w:tcPr>
            <w:tcW w:w="6312" w:type="dxa"/>
          </w:tcPr>
          <w:p w14:paraId="075A1818" w14:textId="1CE5E99B" w:rsidR="00971F86" w:rsidRPr="00D94FF6" w:rsidRDefault="00693703" w:rsidP="00971F86">
            <w:pPr>
              <w:rPr>
                <w:rFonts w:ascii="Intel Clear" w:hAnsi="Intel Clear" w:cs="Intel Clear"/>
                <w:b/>
                <w:u w:val="single"/>
              </w:rPr>
            </w:pPr>
            <w:r w:rsidRPr="00D94FF6">
              <w:rPr>
                <w:rFonts w:ascii="Intel Clear" w:hAnsi="Intel Clear" w:cs="Intel Clear"/>
                <w:b/>
                <w:u w:val="single"/>
              </w:rPr>
              <w:t>Version 1.21</w:t>
            </w:r>
            <w:r w:rsidR="00971F86" w:rsidRPr="00D94FF6">
              <w:rPr>
                <w:rFonts w:ascii="Intel Clear" w:hAnsi="Intel Clear" w:cs="Intel Clear"/>
                <w:b/>
                <w:u w:val="single"/>
              </w:rPr>
              <w:t xml:space="preserve"> release</w:t>
            </w:r>
          </w:p>
          <w:p w14:paraId="6FA2804A" w14:textId="77777777" w:rsidR="00971F86" w:rsidRPr="00D94FF6" w:rsidRDefault="00971F86" w:rsidP="00971F86">
            <w:pPr>
              <w:ind w:left="1080"/>
              <w:rPr>
                <w:rFonts w:ascii="Intel Clear" w:hAnsi="Intel Clear" w:cs="Intel Clear"/>
              </w:rPr>
            </w:pPr>
          </w:p>
          <w:p w14:paraId="777492E0" w14:textId="6BD77F2C" w:rsidR="00971F86" w:rsidRPr="00D94FF6" w:rsidRDefault="00971F86" w:rsidP="00971F86">
            <w:pPr>
              <w:rPr>
                <w:rFonts w:ascii="Intel Clear" w:hAnsi="Intel Clear" w:cs="Intel Clear"/>
                <w:sz w:val="18"/>
                <w:szCs w:val="18"/>
              </w:rPr>
            </w:pPr>
            <w:r w:rsidRPr="00D94FF6">
              <w:rPr>
                <w:rFonts w:ascii="Intel Clear" w:hAnsi="Intel Clear" w:cs="Intel Clear"/>
                <w:b/>
                <w:sz w:val="18"/>
                <w:szCs w:val="18"/>
              </w:rPr>
              <w:lastRenderedPageBreak/>
              <w:t>RTL Changes:</w:t>
            </w:r>
            <w:r w:rsidRPr="00D94FF6">
              <w:rPr>
                <w:rFonts w:ascii="Intel Clear" w:hAnsi="Intel Clear" w:cs="Intel Clear"/>
                <w:sz w:val="18"/>
                <w:szCs w:val="18"/>
              </w:rPr>
              <w:t xml:space="preserve"> </w:t>
            </w:r>
          </w:p>
          <w:p w14:paraId="505D817F" w14:textId="77777777" w:rsidR="00161F90" w:rsidRPr="00D94FF6" w:rsidRDefault="00550B5E" w:rsidP="00161F90">
            <w:pPr>
              <w:pStyle w:val="ListParagraph"/>
              <w:numPr>
                <w:ilvl w:val="0"/>
                <w:numId w:val="56"/>
              </w:numPr>
              <w:rPr>
                <w:rFonts w:ascii="Intel Clear" w:hAnsi="Intel Clear" w:cs="Intel Clear"/>
              </w:rPr>
            </w:pPr>
            <w:hyperlink r:id="rId35" w:anchor="article?id=1404446776" w:history="1">
              <w:r w:rsidR="00161F90" w:rsidRPr="00D94FF6">
                <w:rPr>
                  <w:rStyle w:val="Hyperlink"/>
                  <w:rFonts w:ascii="Intel Clear" w:hAnsi="Intel Clear" w:cs="Intel Clear"/>
                  <w:sz w:val="18"/>
                  <w:szCs w:val="18"/>
                </w:rPr>
                <w:t>[1404446776]</w:t>
              </w:r>
            </w:hyperlink>
            <w:r w:rsidR="00161F90" w:rsidRPr="00D94FF6">
              <w:rPr>
                <w:rFonts w:ascii="Intel Clear" w:hAnsi="Intel Clear" w:cs="Intel Clear"/>
                <w:color w:val="000000"/>
                <w:sz w:val="18"/>
                <w:szCs w:val="18"/>
              </w:rPr>
              <w:t xml:space="preserve"> Defect – </w:t>
            </w:r>
            <w:r w:rsidR="00161F90" w:rsidRPr="00D94FF6">
              <w:rPr>
                <w:rFonts w:ascii="Intel Clear" w:hAnsi="Intel Clear" w:cs="Intel Clear"/>
                <w:color w:val="000000"/>
                <w:sz w:val="18"/>
                <w:szCs w:val="18"/>
                <w:u w:val="single"/>
              </w:rPr>
              <w:t xml:space="preserve">1.16 Hot Fix for BXT-E0 Warm Reset Bug: </w:t>
            </w:r>
            <w:r w:rsidR="00161F90" w:rsidRPr="00D94FF6">
              <w:rPr>
                <w:rFonts w:ascii="Intel Clear" w:hAnsi="Intel Clear" w:cs="Intel Clear"/>
                <w:color w:val="000000"/>
                <w:sz w:val="18"/>
                <w:szCs w:val="18"/>
              </w:rPr>
              <w:t>Changes related to support for synchronous reset support for Warm Reset flow.</w:t>
            </w:r>
          </w:p>
          <w:p w14:paraId="2E3DD6CE" w14:textId="77777777" w:rsidR="00161F90" w:rsidRPr="00D94FF6" w:rsidRDefault="00161F90" w:rsidP="00161F90">
            <w:pPr>
              <w:numPr>
                <w:ilvl w:val="1"/>
                <w:numId w:val="56"/>
              </w:numPr>
              <w:spacing w:before="60" w:after="60" w:line="200" w:lineRule="atLeast"/>
              <w:textAlignment w:val="center"/>
              <w:rPr>
                <w:rFonts w:ascii="Intel Clear" w:hAnsi="Intel Clear" w:cs="Intel Clear"/>
                <w:color w:val="000000"/>
              </w:rPr>
            </w:pPr>
            <w:r w:rsidRPr="00D94FF6">
              <w:rPr>
                <w:rFonts w:ascii="Intel Clear" w:hAnsi="Intel Clear" w:cs="Intel Clear"/>
                <w:color w:val="000000"/>
                <w:sz w:val="18"/>
                <w:szCs w:val="18"/>
              </w:rPr>
              <w:t>[</w:t>
            </w:r>
            <w:hyperlink r:id="rId36" w:anchor="article?id=1203800828" w:history="1">
              <w:r w:rsidRPr="00D94FF6">
                <w:rPr>
                  <w:rStyle w:val="Hyperlink"/>
                  <w:rFonts w:ascii="Intel Clear" w:hAnsi="Intel Clear" w:cs="Intel Clear"/>
                  <w:sz w:val="18"/>
                  <w:szCs w:val="18"/>
                </w:rPr>
                <w:t>HSD: 1203800828</w:t>
              </w:r>
            </w:hyperlink>
            <w:r w:rsidRPr="00D94FF6">
              <w:rPr>
                <w:rFonts w:ascii="Intel Clear" w:hAnsi="Intel Clear" w:cs="Intel Clear"/>
                <w:color w:val="000000"/>
                <w:sz w:val="18"/>
                <w:szCs w:val="18"/>
              </w:rPr>
              <w:t>] (BXT-E0) Warm reset issue for PGCB IPs with sync reset using pgcb_force_clks_on signal.</w:t>
            </w:r>
          </w:p>
          <w:p w14:paraId="1566655F" w14:textId="77777777" w:rsidR="00161F90" w:rsidRPr="00D94FF6" w:rsidRDefault="00161F90" w:rsidP="00161F90">
            <w:pPr>
              <w:pStyle w:val="NormalWeb"/>
              <w:numPr>
                <w:ilvl w:val="0"/>
                <w:numId w:val="56"/>
              </w:numPr>
              <w:spacing w:before="0" w:beforeAutospacing="0" w:after="0" w:afterAutospacing="0"/>
              <w:rPr>
                <w:rFonts w:ascii="Intel Clear" w:hAnsi="Intel Clear" w:cs="Intel Clear"/>
                <w:sz w:val="18"/>
                <w:szCs w:val="18"/>
              </w:rPr>
            </w:pPr>
            <w:r w:rsidRPr="00D94FF6">
              <w:rPr>
                <w:rFonts w:ascii="Intel Clear" w:hAnsi="Intel Clear" w:cs="Intel Clear"/>
                <w:color w:val="000000"/>
                <w:sz w:val="18"/>
                <w:szCs w:val="18"/>
              </w:rPr>
              <w:t xml:space="preserve">Enhancement – PGCB CTECH map file update – Meta-Stability Required Parameter and define changes.  </w:t>
            </w:r>
          </w:p>
          <w:p w14:paraId="144B9A66" w14:textId="77777777" w:rsidR="00161F90" w:rsidRPr="00D94FF6" w:rsidRDefault="00161F90" w:rsidP="00161F90">
            <w:pPr>
              <w:pStyle w:val="NormalWeb"/>
              <w:numPr>
                <w:ilvl w:val="0"/>
                <w:numId w:val="56"/>
              </w:numPr>
              <w:spacing w:before="0" w:beforeAutospacing="0" w:after="0" w:afterAutospacing="0"/>
              <w:rPr>
                <w:rFonts w:ascii="Intel Clear" w:hAnsi="Intel Clear" w:cs="Intel Clear"/>
                <w:sz w:val="18"/>
                <w:szCs w:val="18"/>
              </w:rPr>
            </w:pPr>
            <w:r w:rsidRPr="00D94FF6">
              <w:rPr>
                <w:rFonts w:ascii="Intel Clear" w:hAnsi="Intel Clear" w:cs="Intel Clear"/>
                <w:sz w:val="18"/>
                <w:szCs w:val="18"/>
              </w:rPr>
              <w:t>[</w:t>
            </w:r>
            <w:hyperlink r:id="rId37" w:anchor="article?id=1504055452" w:history="1">
              <w:r w:rsidRPr="00D94FF6">
                <w:rPr>
                  <w:rStyle w:val="Hyperlink"/>
                  <w:rFonts w:ascii="Intel Clear" w:hAnsi="Intel Clear" w:cs="Intel Clear"/>
                  <w:sz w:val="18"/>
                  <w:szCs w:val="18"/>
                </w:rPr>
                <w:t>1504055452</w:t>
              </w:r>
            </w:hyperlink>
            <w:r w:rsidRPr="00D94FF6">
              <w:rPr>
                <w:rFonts w:ascii="Intel Clear" w:hAnsi="Intel Clear" w:cs="Intel Clear"/>
                <w:sz w:val="18"/>
                <w:szCs w:val="18"/>
              </w:rPr>
              <w:t xml:space="preserve">] Enhancement – Rule 60702 which is about no ifdef allowed in ctech map </w:t>
            </w:r>
          </w:p>
          <w:p w14:paraId="6019ADC9" w14:textId="09FC5BA3" w:rsidR="00971F86" w:rsidRPr="00D94FF6" w:rsidRDefault="00971F86" w:rsidP="00971F86">
            <w:pPr>
              <w:rPr>
                <w:rFonts w:ascii="Intel Clear" w:hAnsi="Intel Clear" w:cs="Intel Clear"/>
                <w:b/>
                <w:sz w:val="18"/>
                <w:szCs w:val="18"/>
              </w:rPr>
            </w:pPr>
            <w:r w:rsidRPr="00D94FF6">
              <w:rPr>
                <w:rFonts w:ascii="Intel Clear" w:hAnsi="Intel Clear" w:cs="Intel Clear"/>
                <w:b/>
                <w:sz w:val="18"/>
                <w:szCs w:val="18"/>
              </w:rPr>
              <w:t>Doc/Assertion/Environment Changes</w:t>
            </w:r>
          </w:p>
          <w:p w14:paraId="4F81732E" w14:textId="4ADA3B05" w:rsidR="00971F86" w:rsidRPr="00D94FF6" w:rsidRDefault="00161F90" w:rsidP="00971F86">
            <w:pPr>
              <w:rPr>
                <w:rFonts w:ascii="Intel Clear" w:hAnsi="Intel Clear" w:cs="Intel Clear"/>
              </w:rPr>
            </w:pPr>
            <w:r w:rsidRPr="00D94FF6" w:rsidDel="00161F90">
              <w:rPr>
                <w:rFonts w:ascii="Intel Clear" w:hAnsi="Intel Clear" w:cs="Intel Clear"/>
                <w:sz w:val="18"/>
                <w:szCs w:val="18"/>
              </w:rPr>
              <w:t xml:space="preserve"> </w:t>
            </w:r>
            <w:r w:rsidR="00971F86" w:rsidRPr="00D94FF6">
              <w:rPr>
                <w:rFonts w:ascii="Intel Clear" w:hAnsi="Intel Clear" w:cs="Intel Clear"/>
                <w:sz w:val="18"/>
              </w:rPr>
              <w:t>[</w:t>
            </w:r>
            <w:hyperlink r:id="rId38" w:anchor="article?id=1404351430" w:history="1">
              <w:r w:rsidR="00971F86" w:rsidRPr="00D94FF6">
                <w:rPr>
                  <w:rStyle w:val="Hyperlink"/>
                  <w:rFonts w:ascii="Intel Clear" w:hAnsi="Intel Clear" w:cs="Intel Clear"/>
                  <w:sz w:val="18"/>
                </w:rPr>
                <w:t>1404351430</w:t>
              </w:r>
            </w:hyperlink>
            <w:r w:rsidR="00971F86" w:rsidRPr="00D94FF6">
              <w:rPr>
                <w:rFonts w:ascii="Intel Clear" w:hAnsi="Intel Clear" w:cs="Intel Clear"/>
                <w:sz w:val="18"/>
              </w:rPr>
              <w:t xml:space="preserve">] </w:t>
            </w:r>
            <w:r w:rsidR="00971F86" w:rsidRPr="00D94FF6">
              <w:rPr>
                <w:rFonts w:ascii="Intel Clear" w:hAnsi="Intel Clear" w:cs="Intel Clear"/>
                <w:color w:val="000000"/>
                <w:sz w:val="17"/>
                <w:szCs w:val="17"/>
              </w:rPr>
              <w:t>PGCB asserts</w:t>
            </w:r>
            <w:r w:rsidR="00971F86" w:rsidRPr="00D94FF6">
              <w:rPr>
                <w:rFonts w:ascii="Intel Clear" w:hAnsi="Intel Clear" w:cs="Intel Clear"/>
                <w:sz w:val="17"/>
                <w:szCs w:val="17"/>
              </w:rPr>
              <w:t xml:space="preserve"> enhancement for config register value change</w:t>
            </w:r>
          </w:p>
        </w:tc>
      </w:tr>
      <w:tr w:rsidR="00907A17" w:rsidRPr="00D94FF6" w14:paraId="0581D81B" w14:textId="77777777" w:rsidTr="00971F86">
        <w:trPr>
          <w:gridAfter w:val="1"/>
          <w:wAfter w:w="108" w:type="dxa"/>
          <w:ins w:id="2" w:author="yjkim1" w:date="2016-10-21T11:34:00Z"/>
        </w:trPr>
        <w:tc>
          <w:tcPr>
            <w:tcW w:w="934" w:type="dxa"/>
          </w:tcPr>
          <w:p w14:paraId="17B20020" w14:textId="614C47C4" w:rsidR="00907A17" w:rsidRPr="00D94FF6" w:rsidRDefault="00907A17" w:rsidP="00E247AC">
            <w:pPr>
              <w:rPr>
                <w:ins w:id="3" w:author="yjkim1" w:date="2016-10-21T11:34:00Z"/>
                <w:rFonts w:ascii="Intel Clear" w:hAnsi="Intel Clear" w:cs="Intel Clear"/>
              </w:rPr>
            </w:pPr>
            <w:ins w:id="4" w:author="yjkim1" w:date="2016-10-21T11:34:00Z">
              <w:r>
                <w:rPr>
                  <w:rFonts w:ascii="Intel Clear" w:hAnsi="Intel Clear" w:cs="Intel Clear"/>
                </w:rPr>
                <w:lastRenderedPageBreak/>
                <w:t>1.22</w:t>
              </w:r>
            </w:ins>
          </w:p>
        </w:tc>
        <w:tc>
          <w:tcPr>
            <w:tcW w:w="1434" w:type="dxa"/>
          </w:tcPr>
          <w:p w14:paraId="22BB798F" w14:textId="77777777" w:rsidR="00907A17" w:rsidRPr="00D94FF6" w:rsidRDefault="00907A17" w:rsidP="00E247AC">
            <w:pPr>
              <w:rPr>
                <w:ins w:id="5" w:author="yjkim1" w:date="2016-10-21T11:34:00Z"/>
                <w:rFonts w:ascii="Intel Clear" w:hAnsi="Intel Clear" w:cs="Intel Clear"/>
              </w:rPr>
            </w:pPr>
          </w:p>
        </w:tc>
        <w:tc>
          <w:tcPr>
            <w:tcW w:w="1148" w:type="dxa"/>
          </w:tcPr>
          <w:p w14:paraId="0D3323B1" w14:textId="7E2E20DF" w:rsidR="00907A17" w:rsidRPr="00D94FF6" w:rsidRDefault="00041612" w:rsidP="00E247AC">
            <w:pPr>
              <w:rPr>
                <w:ins w:id="6" w:author="yjkim1" w:date="2016-10-21T11:34:00Z"/>
                <w:rFonts w:ascii="Intel Clear" w:hAnsi="Intel Clear" w:cs="Intel Clear"/>
              </w:rPr>
            </w:pPr>
            <w:ins w:id="7" w:author="yjkim1" w:date="2016-10-21T11:37:00Z">
              <w:r>
                <w:rPr>
                  <w:rFonts w:ascii="Intel Clear" w:hAnsi="Intel Clear" w:cs="Intel Clear"/>
                </w:rPr>
                <w:t>yjkim1</w:t>
              </w:r>
            </w:ins>
          </w:p>
        </w:tc>
        <w:tc>
          <w:tcPr>
            <w:tcW w:w="6312" w:type="dxa"/>
          </w:tcPr>
          <w:p w14:paraId="7DECEE60" w14:textId="0F360363" w:rsidR="00907A17" w:rsidRPr="00907A17" w:rsidRDefault="00907A17" w:rsidP="00971F86">
            <w:pPr>
              <w:rPr>
                <w:ins w:id="8" w:author="yjkim1" w:date="2016-10-21T11:34:00Z"/>
                <w:rFonts w:ascii="Intel Clear" w:hAnsi="Intel Clear" w:cs="Intel Clear"/>
                <w:b/>
              </w:rPr>
            </w:pPr>
            <w:ins w:id="9" w:author="yjkim1" w:date="2016-10-21T11:35:00Z">
              <w:r w:rsidRPr="006729D1">
                <w:rPr>
                  <w:rFonts w:ascii="Intel Clear" w:hAnsi="Intel Clear" w:cs="Intel Clear"/>
                  <w:b/>
                  <w:sz w:val="18"/>
                </w:rPr>
                <w:t>No Changes</w:t>
              </w:r>
            </w:ins>
          </w:p>
        </w:tc>
      </w:tr>
      <w:tr w:rsidR="00907A17" w:rsidRPr="00D94FF6" w14:paraId="59EF63E9" w14:textId="77777777" w:rsidTr="00971F86">
        <w:trPr>
          <w:gridAfter w:val="1"/>
          <w:wAfter w:w="108" w:type="dxa"/>
          <w:ins w:id="10" w:author="yjkim1" w:date="2016-10-21T11:35:00Z"/>
        </w:trPr>
        <w:tc>
          <w:tcPr>
            <w:tcW w:w="934" w:type="dxa"/>
          </w:tcPr>
          <w:p w14:paraId="3E043F01" w14:textId="4FD8C047" w:rsidR="00907A17" w:rsidRDefault="00907A17" w:rsidP="00E247AC">
            <w:pPr>
              <w:rPr>
                <w:ins w:id="11" w:author="yjkim1" w:date="2016-10-21T11:35:00Z"/>
                <w:rFonts w:ascii="Intel Clear" w:hAnsi="Intel Clear" w:cs="Intel Clear"/>
              </w:rPr>
            </w:pPr>
            <w:ins w:id="12" w:author="yjkim1" w:date="2016-10-21T11:35:00Z">
              <w:r>
                <w:rPr>
                  <w:rFonts w:ascii="Intel Clear" w:hAnsi="Intel Clear" w:cs="Intel Clear"/>
                </w:rPr>
                <w:t>1.23</w:t>
              </w:r>
            </w:ins>
          </w:p>
        </w:tc>
        <w:tc>
          <w:tcPr>
            <w:tcW w:w="1434" w:type="dxa"/>
          </w:tcPr>
          <w:p w14:paraId="43F1E05B" w14:textId="4730EDDC" w:rsidR="00907A17" w:rsidRPr="00D94FF6" w:rsidRDefault="00907A17" w:rsidP="00E247AC">
            <w:pPr>
              <w:rPr>
                <w:ins w:id="13" w:author="yjkim1" w:date="2016-10-21T11:35:00Z"/>
                <w:rFonts w:ascii="Intel Clear" w:hAnsi="Intel Clear" w:cs="Intel Clear"/>
              </w:rPr>
            </w:pPr>
            <w:ins w:id="14" w:author="yjkim1" w:date="2016-10-21T11:37:00Z">
              <w:r>
                <w:rPr>
                  <w:rFonts w:ascii="Intel Clear" w:hAnsi="Intel Clear" w:cs="Intel Clear"/>
                </w:rPr>
                <w:t>WW43.5’2016</w:t>
              </w:r>
            </w:ins>
          </w:p>
        </w:tc>
        <w:tc>
          <w:tcPr>
            <w:tcW w:w="1148" w:type="dxa"/>
          </w:tcPr>
          <w:p w14:paraId="3138D87A" w14:textId="7918534E" w:rsidR="00907A17" w:rsidRPr="00D94FF6" w:rsidRDefault="00041612" w:rsidP="00E247AC">
            <w:pPr>
              <w:rPr>
                <w:ins w:id="15" w:author="yjkim1" w:date="2016-10-21T11:35:00Z"/>
                <w:rFonts w:ascii="Intel Clear" w:hAnsi="Intel Clear" w:cs="Intel Clear"/>
              </w:rPr>
            </w:pPr>
            <w:ins w:id="16" w:author="yjkim1" w:date="2016-10-21T11:37:00Z">
              <w:r>
                <w:rPr>
                  <w:rFonts w:ascii="Intel Clear" w:hAnsi="Intel Clear" w:cs="Intel Clear"/>
                </w:rPr>
                <w:t>yjkim1</w:t>
              </w:r>
            </w:ins>
          </w:p>
        </w:tc>
        <w:tc>
          <w:tcPr>
            <w:tcW w:w="6312" w:type="dxa"/>
          </w:tcPr>
          <w:p w14:paraId="49554D71" w14:textId="77777777" w:rsidR="00907A17" w:rsidRPr="006729D1" w:rsidRDefault="00907A17" w:rsidP="00971F86">
            <w:pPr>
              <w:rPr>
                <w:ins w:id="17" w:author="yjkim1" w:date="2016-10-21T11:35:00Z"/>
                <w:rFonts w:ascii="Intel Clear" w:hAnsi="Intel Clear" w:cs="Intel Clear"/>
                <w:b/>
                <w:sz w:val="18"/>
              </w:rPr>
            </w:pPr>
            <w:ins w:id="18" w:author="yjkim1" w:date="2016-10-21T11:35:00Z">
              <w:r w:rsidRPr="006729D1">
                <w:rPr>
                  <w:rFonts w:ascii="Intel Clear" w:hAnsi="Intel Clear" w:cs="Intel Clear"/>
                  <w:b/>
                  <w:sz w:val="18"/>
                </w:rPr>
                <w:t>RTL Changes:</w:t>
              </w:r>
            </w:ins>
          </w:p>
          <w:p w14:paraId="46107B49" w14:textId="77777777" w:rsidR="006729D1" w:rsidRPr="006729D1" w:rsidRDefault="00A976EA" w:rsidP="006729D1">
            <w:pPr>
              <w:pStyle w:val="ListParagraph"/>
              <w:numPr>
                <w:ilvl w:val="0"/>
                <w:numId w:val="58"/>
              </w:numPr>
              <w:rPr>
                <w:ins w:id="19" w:author="yjkim1" w:date="2016-10-21T15:22:00Z"/>
                <w:rFonts w:ascii="Intel Clear" w:hAnsi="Intel Clear" w:cs="Intel Clear"/>
                <w:b/>
              </w:rPr>
            </w:pPr>
            <w:ins w:id="20" w:author="yjkim1" w:date="2016-10-21T11:37:00Z">
              <w:r w:rsidRPr="00F50B5F">
                <w:rPr>
                  <w:rFonts w:ascii="Intel Clear" w:hAnsi="Intel Clear" w:cs="Intel Clear"/>
                  <w:sz w:val="18"/>
                </w:rPr>
                <w:t>TigerLake PCR:</w:t>
              </w:r>
              <w:r w:rsidR="00907A17" w:rsidRPr="00F50B5F">
                <w:rPr>
                  <w:rFonts w:ascii="Intel Clear" w:hAnsi="Intel Clear" w:cs="Intel Clear"/>
                  <w:sz w:val="18"/>
                </w:rPr>
                <w:t xml:space="preserve"> </w:t>
              </w:r>
            </w:ins>
            <w:ins w:id="21" w:author="yjkim1" w:date="2016-10-21T11:41:00Z">
              <w:r w:rsidR="000B188C" w:rsidRPr="00F50B5F">
                <w:rPr>
                  <w:rFonts w:ascii="Intel Clear" w:hAnsi="Intel Clear" w:cs="Intel Clear"/>
                  <w:sz w:val="18"/>
                </w:rPr>
                <w:fldChar w:fldCharType="begin"/>
              </w:r>
              <w:r w:rsidR="000B188C" w:rsidRPr="00F50B5F">
                <w:rPr>
                  <w:rFonts w:ascii="Intel Clear" w:hAnsi="Intel Clear" w:cs="Intel Clear"/>
                  <w:sz w:val="18"/>
                </w:rPr>
                <w:instrText xml:space="preserve"> HYPERLINK "https://hsdes.intel.com/home/default.html/article?id=1405184871" </w:instrText>
              </w:r>
              <w:r w:rsidR="000B188C" w:rsidRPr="00F50B5F">
                <w:rPr>
                  <w:rFonts w:ascii="Intel Clear" w:hAnsi="Intel Clear" w:cs="Intel Clear"/>
                  <w:sz w:val="18"/>
                </w:rPr>
                <w:fldChar w:fldCharType="separate"/>
              </w:r>
              <w:r w:rsidR="000B188C" w:rsidRPr="00F50B5F">
                <w:rPr>
                  <w:rStyle w:val="Hyperlink"/>
                  <w:rFonts w:ascii="Intel Clear" w:hAnsi="Intel Clear" w:cs="Intel Clear"/>
                  <w:sz w:val="18"/>
                </w:rPr>
                <w:t>[HSD 1405184871]</w:t>
              </w:r>
              <w:r w:rsidR="000B188C" w:rsidRPr="00F50B5F">
                <w:rPr>
                  <w:rFonts w:ascii="Intel Clear" w:hAnsi="Intel Clear" w:cs="Intel Clear"/>
                  <w:sz w:val="18"/>
                </w:rPr>
                <w:fldChar w:fldCharType="end"/>
              </w:r>
            </w:ins>
            <w:ins w:id="22" w:author="yjkim1" w:date="2016-10-21T11:38:00Z">
              <w:r w:rsidR="000B188C" w:rsidRPr="006729D1">
                <w:rPr>
                  <w:rFonts w:ascii="Intel Clear" w:hAnsi="Intel Clear" w:cs="Intel Clear"/>
                  <w:sz w:val="18"/>
                </w:rPr>
                <w:t xml:space="preserve"> </w:t>
              </w:r>
            </w:ins>
            <w:ins w:id="23" w:author="yjkim1" w:date="2016-10-21T11:42:00Z">
              <w:r w:rsidR="000B188C" w:rsidRPr="006729D1">
                <w:rPr>
                  <w:rFonts w:ascii="Intel Clear" w:hAnsi="Intel Clear" w:cs="Intel Clear"/>
                  <w:sz w:val="18"/>
                </w:rPr>
                <w:t>Add new SCAN DFT control signal to PGCB component</w:t>
              </w:r>
            </w:ins>
          </w:p>
          <w:p w14:paraId="3ACB374B" w14:textId="77777777" w:rsidR="006729D1" w:rsidRDefault="006729D1" w:rsidP="006729D1">
            <w:pPr>
              <w:rPr>
                <w:ins w:id="24" w:author="yjkim1" w:date="2016-10-21T15:22:00Z"/>
                <w:rFonts w:ascii="Intel Clear" w:hAnsi="Intel Clear" w:cs="Intel Clear"/>
                <w:b/>
                <w:sz w:val="18"/>
              </w:rPr>
            </w:pPr>
            <w:ins w:id="25" w:author="yjkim1" w:date="2016-10-21T15:22:00Z">
              <w:r w:rsidRPr="006729D1">
                <w:rPr>
                  <w:rFonts w:ascii="Intel Clear" w:hAnsi="Intel Clear" w:cs="Intel Clear"/>
                  <w:b/>
                  <w:sz w:val="18"/>
                </w:rPr>
                <w:t>Doc Changes:</w:t>
              </w:r>
            </w:ins>
          </w:p>
          <w:p w14:paraId="6CD59CDB" w14:textId="61CC5176" w:rsidR="006729D1" w:rsidRPr="006729D1" w:rsidRDefault="006729D1" w:rsidP="006729D1">
            <w:pPr>
              <w:pStyle w:val="ListParagraph"/>
              <w:numPr>
                <w:ilvl w:val="0"/>
                <w:numId w:val="58"/>
              </w:numPr>
              <w:rPr>
                <w:ins w:id="26" w:author="yjkim1" w:date="2016-10-21T11:35:00Z"/>
                <w:rFonts w:ascii="Intel Clear" w:hAnsi="Intel Clear" w:cs="Intel Clear"/>
              </w:rPr>
            </w:pPr>
            <w:ins w:id="27" w:author="yjkim1" w:date="2016-10-21T15:25:00Z">
              <w:r w:rsidRPr="006729D1">
                <w:rPr>
                  <w:rFonts w:ascii="Intel Clear" w:hAnsi="Intel Clear" w:cs="Intel Clear"/>
                  <w:sz w:val="18"/>
                </w:rPr>
                <w:fldChar w:fldCharType="begin"/>
              </w:r>
              <w:r w:rsidRPr="006729D1">
                <w:rPr>
                  <w:rFonts w:ascii="Intel Clear" w:hAnsi="Intel Clear" w:cs="Intel Clear"/>
                  <w:sz w:val="18"/>
                </w:rPr>
                <w:instrText xml:space="preserve"> HYPERLINK "https://hsdes.intel.com/appstore/article/" \l "/1404088966/main" </w:instrText>
              </w:r>
              <w:r w:rsidRPr="006729D1">
                <w:rPr>
                  <w:rFonts w:ascii="Intel Clear" w:hAnsi="Intel Clear" w:cs="Intel Clear"/>
                  <w:sz w:val="18"/>
                </w:rPr>
              </w:r>
              <w:r w:rsidRPr="006729D1">
                <w:rPr>
                  <w:rFonts w:ascii="Intel Clear" w:hAnsi="Intel Clear" w:cs="Intel Clear"/>
                  <w:sz w:val="18"/>
                </w:rPr>
                <w:fldChar w:fldCharType="separate"/>
              </w:r>
              <w:r w:rsidRPr="006729D1">
                <w:rPr>
                  <w:rStyle w:val="Hyperlink"/>
                  <w:rFonts w:ascii="Intel Clear" w:hAnsi="Intel Clear" w:cs="Intel Clear"/>
                  <w:sz w:val="18"/>
                </w:rPr>
                <w:t>[1404088966]</w:t>
              </w:r>
              <w:r w:rsidRPr="006729D1">
                <w:rPr>
                  <w:rFonts w:ascii="Intel Clear" w:hAnsi="Intel Clear" w:cs="Intel Clear"/>
                  <w:sz w:val="18"/>
                </w:rPr>
                <w:fldChar w:fldCharType="end"/>
              </w:r>
            </w:ins>
            <w:ins w:id="28" w:author="yjkim1" w:date="2016-10-21T15:24:00Z">
              <w:r>
                <w:rPr>
                  <w:rFonts w:ascii="Intel Clear" w:hAnsi="Intel Clear" w:cs="Intel Clear"/>
                  <w:sz w:val="18"/>
                </w:rPr>
                <w:t xml:space="preserve"> DFX override diagram update.</w:t>
              </w:r>
            </w:ins>
          </w:p>
        </w:tc>
      </w:tr>
    </w:tbl>
    <w:p w14:paraId="06F69AEE" w14:textId="6888C63C" w:rsidR="009C57A7" w:rsidRPr="00D94FF6" w:rsidRDefault="009C57A7" w:rsidP="009C57A7">
      <w:pPr>
        <w:rPr>
          <w:rFonts w:ascii="Intel Clear" w:hAnsi="Intel Clear" w:cs="Intel Clear"/>
        </w:rPr>
      </w:pPr>
    </w:p>
    <w:p w14:paraId="3DA25F13" w14:textId="77777777" w:rsidR="008E73EE" w:rsidRPr="00D94FF6" w:rsidRDefault="008E73EE">
      <w:pPr>
        <w:pStyle w:val="Heading2"/>
        <w:rPr>
          <w:rFonts w:ascii="Intel Clear" w:hAnsi="Intel Clear" w:cs="Intel Clear"/>
        </w:rPr>
      </w:pPr>
      <w:r w:rsidRPr="00D94FF6">
        <w:rPr>
          <w:rFonts w:ascii="Intel Clear" w:hAnsi="Intel Clear" w:cs="Intel Clear"/>
        </w:rPr>
        <w:lastRenderedPageBreak/>
        <w:t>Opens</w:t>
      </w:r>
    </w:p>
    <w:p w14:paraId="192621BD" w14:textId="77777777" w:rsidR="006D4C31" w:rsidRPr="00D94FF6" w:rsidRDefault="006D4C31" w:rsidP="006D4C31">
      <w:pPr>
        <w:pStyle w:val="Caption"/>
        <w:keepNext/>
        <w:rPr>
          <w:rFonts w:ascii="Intel Clear" w:hAnsi="Intel Clear" w:cs="Intel Clear"/>
        </w:rPr>
      </w:pPr>
      <w:r w:rsidRPr="00D94FF6">
        <w:rPr>
          <w:rFonts w:ascii="Intel Clear" w:hAnsi="Intel Clear" w:cs="Intel Clear"/>
        </w:rPr>
        <w:t xml:space="preserve">Table </w:t>
      </w:r>
      <w:r w:rsidR="00E247AC" w:rsidRPr="00D94FF6">
        <w:rPr>
          <w:rFonts w:ascii="Intel Clear" w:hAnsi="Intel Clear" w:cs="Intel Clear"/>
        </w:rPr>
        <w:fldChar w:fldCharType="begin"/>
      </w:r>
      <w:r w:rsidR="00E247AC" w:rsidRPr="00D94FF6">
        <w:rPr>
          <w:rFonts w:ascii="Intel Clear" w:hAnsi="Intel Clear" w:cs="Intel Clear"/>
        </w:rPr>
        <w:instrText xml:space="preserve"> SEQ Table \* ARABIC </w:instrText>
      </w:r>
      <w:r w:rsidR="00E247AC" w:rsidRPr="00D94FF6">
        <w:rPr>
          <w:rFonts w:ascii="Intel Clear" w:hAnsi="Intel Clear" w:cs="Intel Clear"/>
        </w:rPr>
        <w:fldChar w:fldCharType="separate"/>
      </w:r>
      <w:r w:rsidR="008D457C">
        <w:rPr>
          <w:rFonts w:ascii="Intel Clear" w:hAnsi="Intel Clear" w:cs="Intel Clear"/>
          <w:noProof/>
        </w:rPr>
        <w:t>1</w:t>
      </w:r>
      <w:r w:rsidR="00E247AC" w:rsidRPr="00D94FF6">
        <w:rPr>
          <w:rFonts w:ascii="Intel Clear" w:hAnsi="Intel Clear" w:cs="Intel Clear"/>
          <w:noProof/>
        </w:rPr>
        <w:fldChar w:fldCharType="end"/>
      </w:r>
      <w:r w:rsidRPr="00D94FF6">
        <w:rPr>
          <w:rFonts w:ascii="Intel Clear" w:hAnsi="Intel Clear" w:cs="Intel Clear"/>
        </w:rPr>
        <w:t>: Opens list</w:t>
      </w:r>
    </w:p>
    <w:tbl>
      <w:tblPr>
        <w:tblStyle w:val="TableGrid"/>
        <w:tblW w:w="0" w:type="auto"/>
        <w:tblLook w:val="04A0" w:firstRow="1" w:lastRow="0" w:firstColumn="1" w:lastColumn="0" w:noHBand="0" w:noVBand="1"/>
      </w:tblPr>
      <w:tblGrid>
        <w:gridCol w:w="648"/>
        <w:gridCol w:w="4320"/>
        <w:gridCol w:w="2484"/>
        <w:gridCol w:w="2484"/>
      </w:tblGrid>
      <w:tr w:rsidR="006D4C31" w:rsidRPr="00D94FF6" w14:paraId="77AF75E1" w14:textId="77777777" w:rsidTr="00830E7B">
        <w:tc>
          <w:tcPr>
            <w:tcW w:w="648" w:type="dxa"/>
          </w:tcPr>
          <w:p w14:paraId="66E90E39" w14:textId="77777777" w:rsidR="006D4C31" w:rsidRPr="00D94FF6" w:rsidRDefault="006D4C31" w:rsidP="00830E7B">
            <w:pPr>
              <w:pStyle w:val="Heading2"/>
              <w:rPr>
                <w:rFonts w:ascii="Intel Clear" w:hAnsi="Intel Clear" w:cs="Intel Clear"/>
              </w:rPr>
            </w:pPr>
            <w:r w:rsidRPr="00D94FF6">
              <w:rPr>
                <w:rFonts w:ascii="Intel Clear" w:hAnsi="Intel Clear" w:cs="Intel Clear"/>
              </w:rPr>
              <w:t>#</w:t>
            </w:r>
          </w:p>
        </w:tc>
        <w:tc>
          <w:tcPr>
            <w:tcW w:w="4320" w:type="dxa"/>
          </w:tcPr>
          <w:p w14:paraId="15D39440" w14:textId="77777777" w:rsidR="006D4C31" w:rsidRPr="00D94FF6" w:rsidRDefault="006D4C31" w:rsidP="00830E7B">
            <w:pPr>
              <w:pStyle w:val="Heading2"/>
              <w:rPr>
                <w:rFonts w:ascii="Intel Clear" w:hAnsi="Intel Clear" w:cs="Intel Clear"/>
              </w:rPr>
            </w:pPr>
            <w:r w:rsidRPr="00D94FF6">
              <w:rPr>
                <w:rFonts w:ascii="Intel Clear" w:hAnsi="Intel Clear" w:cs="Intel Clear"/>
              </w:rPr>
              <w:t>Description</w:t>
            </w:r>
          </w:p>
        </w:tc>
        <w:tc>
          <w:tcPr>
            <w:tcW w:w="2484" w:type="dxa"/>
          </w:tcPr>
          <w:p w14:paraId="70EB122B" w14:textId="77777777" w:rsidR="006D4C31" w:rsidRPr="00D94FF6" w:rsidRDefault="006D4C31" w:rsidP="00830E7B">
            <w:pPr>
              <w:pStyle w:val="Heading2"/>
              <w:rPr>
                <w:rFonts w:ascii="Intel Clear" w:hAnsi="Intel Clear" w:cs="Intel Clear"/>
              </w:rPr>
            </w:pPr>
            <w:r w:rsidRPr="00D94FF6">
              <w:rPr>
                <w:rFonts w:ascii="Intel Clear" w:hAnsi="Intel Clear" w:cs="Intel Clear"/>
              </w:rPr>
              <w:t>Status</w:t>
            </w:r>
          </w:p>
        </w:tc>
        <w:tc>
          <w:tcPr>
            <w:tcW w:w="2484" w:type="dxa"/>
          </w:tcPr>
          <w:p w14:paraId="0525014C" w14:textId="77777777" w:rsidR="006D4C31" w:rsidRPr="00D94FF6" w:rsidRDefault="006D4C31" w:rsidP="00830E7B">
            <w:pPr>
              <w:pStyle w:val="Heading2"/>
              <w:rPr>
                <w:rFonts w:ascii="Intel Clear" w:hAnsi="Intel Clear" w:cs="Intel Clear"/>
              </w:rPr>
            </w:pPr>
            <w:r w:rsidRPr="00D94FF6">
              <w:rPr>
                <w:rFonts w:ascii="Intel Clear" w:hAnsi="Intel Clear" w:cs="Intel Clear"/>
              </w:rPr>
              <w:t>Comments</w:t>
            </w:r>
          </w:p>
        </w:tc>
      </w:tr>
      <w:tr w:rsidR="006D4C31" w:rsidRPr="00D94FF6" w14:paraId="512D7B88" w14:textId="77777777" w:rsidTr="00830E7B">
        <w:tc>
          <w:tcPr>
            <w:tcW w:w="648" w:type="dxa"/>
          </w:tcPr>
          <w:p w14:paraId="214A3E90" w14:textId="77777777" w:rsidR="006D4C31" w:rsidRPr="00D94FF6" w:rsidRDefault="006D4C31" w:rsidP="00830E7B">
            <w:pPr>
              <w:pStyle w:val="Heading2"/>
              <w:rPr>
                <w:rFonts w:ascii="Intel Clear" w:hAnsi="Intel Clear" w:cs="Intel Clear"/>
                <w:color w:val="auto"/>
                <w:sz w:val="20"/>
              </w:rPr>
            </w:pPr>
            <w:r w:rsidRPr="00D94FF6">
              <w:rPr>
                <w:rFonts w:ascii="Intel Clear" w:hAnsi="Intel Clear" w:cs="Intel Clear"/>
                <w:color w:val="auto"/>
                <w:sz w:val="20"/>
              </w:rPr>
              <w:t>1</w:t>
            </w:r>
          </w:p>
        </w:tc>
        <w:tc>
          <w:tcPr>
            <w:tcW w:w="4320" w:type="dxa"/>
          </w:tcPr>
          <w:p w14:paraId="384EDDAD" w14:textId="77777777" w:rsidR="006D4C31" w:rsidRPr="00D94FF6" w:rsidRDefault="006D4C31" w:rsidP="00830E7B">
            <w:pPr>
              <w:pStyle w:val="Heading2"/>
              <w:rPr>
                <w:rFonts w:ascii="Intel Clear" w:hAnsi="Intel Clear" w:cs="Intel Clear"/>
                <w:color w:val="auto"/>
                <w:sz w:val="20"/>
              </w:rPr>
            </w:pPr>
            <w:r w:rsidRPr="00D94FF6">
              <w:rPr>
                <w:rFonts w:ascii="Intel Clear" w:hAnsi="Intel Clear" w:cs="Intel Clear"/>
                <w:b w:val="0"/>
                <w:color w:val="auto"/>
                <w:sz w:val="20"/>
              </w:rPr>
              <w:t>DFx Support (non-functional and functional)</w:t>
            </w:r>
          </w:p>
        </w:tc>
        <w:tc>
          <w:tcPr>
            <w:tcW w:w="2484" w:type="dxa"/>
          </w:tcPr>
          <w:p w14:paraId="449AF4A3"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CLOSED</w:t>
            </w:r>
          </w:p>
        </w:tc>
        <w:tc>
          <w:tcPr>
            <w:tcW w:w="2484" w:type="dxa"/>
          </w:tcPr>
          <w:p w14:paraId="07A7F34D"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Rev0.8 release</w:t>
            </w:r>
          </w:p>
        </w:tc>
      </w:tr>
      <w:tr w:rsidR="006D4C31" w:rsidRPr="00D94FF6" w14:paraId="0367CD7B" w14:textId="77777777" w:rsidTr="00830E7B">
        <w:tc>
          <w:tcPr>
            <w:tcW w:w="648" w:type="dxa"/>
          </w:tcPr>
          <w:p w14:paraId="58E8F0D6"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2</w:t>
            </w:r>
          </w:p>
        </w:tc>
        <w:tc>
          <w:tcPr>
            <w:tcW w:w="4320" w:type="dxa"/>
          </w:tcPr>
          <w:p w14:paraId="7B6C392D"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Update waveforms for notes</w:t>
            </w:r>
          </w:p>
        </w:tc>
        <w:tc>
          <w:tcPr>
            <w:tcW w:w="2484" w:type="dxa"/>
          </w:tcPr>
          <w:p w14:paraId="01DA61B9"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TABLED</w:t>
            </w:r>
          </w:p>
        </w:tc>
        <w:tc>
          <w:tcPr>
            <w:tcW w:w="2484" w:type="dxa"/>
          </w:tcPr>
          <w:p w14:paraId="31E398C0"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 xml:space="preserve">No request is outstanding for this change. </w:t>
            </w:r>
          </w:p>
        </w:tc>
      </w:tr>
      <w:tr w:rsidR="006D4C31" w:rsidRPr="00D94FF6" w14:paraId="6B686DB5" w14:textId="77777777" w:rsidTr="00830E7B">
        <w:tc>
          <w:tcPr>
            <w:tcW w:w="648" w:type="dxa"/>
          </w:tcPr>
          <w:p w14:paraId="404295FD"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3</w:t>
            </w:r>
          </w:p>
        </w:tc>
        <w:tc>
          <w:tcPr>
            <w:tcW w:w="4320" w:type="dxa"/>
          </w:tcPr>
          <w:p w14:paraId="5580EE7D"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Waveforms for case when state retention is disabled (IP-Accessible flows)</w:t>
            </w:r>
          </w:p>
        </w:tc>
        <w:tc>
          <w:tcPr>
            <w:tcW w:w="2484" w:type="dxa"/>
          </w:tcPr>
          <w:p w14:paraId="4E4A1A9C" w14:textId="77777777" w:rsidR="006D4C31" w:rsidRPr="00D94FF6" w:rsidRDefault="006E5779" w:rsidP="00830E7B">
            <w:pPr>
              <w:pStyle w:val="Heading2"/>
              <w:rPr>
                <w:rFonts w:ascii="Intel Clear" w:hAnsi="Intel Clear" w:cs="Intel Clear"/>
                <w:b w:val="0"/>
                <w:color w:val="FF0000"/>
                <w:sz w:val="20"/>
              </w:rPr>
            </w:pPr>
            <w:r w:rsidRPr="00D94FF6">
              <w:rPr>
                <w:rFonts w:ascii="Intel Clear" w:hAnsi="Intel Clear" w:cs="Intel Clear"/>
                <w:b w:val="0"/>
                <w:color w:val="auto"/>
                <w:sz w:val="20"/>
              </w:rPr>
              <w:t>CLOSED</w:t>
            </w:r>
          </w:p>
        </w:tc>
        <w:tc>
          <w:tcPr>
            <w:tcW w:w="2484" w:type="dxa"/>
          </w:tcPr>
          <w:p w14:paraId="0BEBAD6A" w14:textId="77777777" w:rsidR="006D4C31" w:rsidRPr="00D94FF6" w:rsidRDefault="006E5779" w:rsidP="006E5779">
            <w:pPr>
              <w:pStyle w:val="Heading2"/>
              <w:rPr>
                <w:rFonts w:ascii="Intel Clear" w:hAnsi="Intel Clear" w:cs="Intel Clear"/>
                <w:b w:val="0"/>
                <w:color w:val="FF0000"/>
                <w:sz w:val="20"/>
              </w:rPr>
            </w:pPr>
            <w:r w:rsidRPr="00D94FF6">
              <w:rPr>
                <w:rFonts w:ascii="Intel Clear" w:hAnsi="Intel Clear" w:cs="Intel Clear"/>
                <w:b w:val="0"/>
                <w:color w:val="auto"/>
                <w:sz w:val="20"/>
              </w:rPr>
              <w:t xml:space="preserve">Waveforms added. </w:t>
            </w:r>
          </w:p>
        </w:tc>
      </w:tr>
      <w:tr w:rsidR="006D4C31" w:rsidRPr="00D94FF6" w14:paraId="1E55A319" w14:textId="77777777" w:rsidTr="00830E7B">
        <w:tc>
          <w:tcPr>
            <w:tcW w:w="648" w:type="dxa"/>
          </w:tcPr>
          <w:p w14:paraId="2045AD6B"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4</w:t>
            </w:r>
          </w:p>
        </w:tc>
        <w:tc>
          <w:tcPr>
            <w:tcW w:w="4320" w:type="dxa"/>
          </w:tcPr>
          <w:p w14:paraId="2C1AB4AB"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 xml:space="preserve">Is ip_all_pg_rst_up relevant for Ip-Inacc PG exit flow? </w:t>
            </w:r>
          </w:p>
        </w:tc>
        <w:tc>
          <w:tcPr>
            <w:tcW w:w="2484" w:type="dxa"/>
          </w:tcPr>
          <w:p w14:paraId="1791D2F3"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 xml:space="preserve">CLOSED </w:t>
            </w:r>
          </w:p>
        </w:tc>
        <w:tc>
          <w:tcPr>
            <w:tcW w:w="2484" w:type="dxa"/>
          </w:tcPr>
          <w:p w14:paraId="50566B0D"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 xml:space="preserve">No, this is not relevant – and waveforms are updated to indicate this. </w:t>
            </w:r>
          </w:p>
        </w:tc>
      </w:tr>
      <w:tr w:rsidR="006D4C31" w:rsidRPr="00D94FF6" w14:paraId="136600E4" w14:textId="77777777" w:rsidTr="00830E7B">
        <w:tc>
          <w:tcPr>
            <w:tcW w:w="648" w:type="dxa"/>
          </w:tcPr>
          <w:p w14:paraId="565EB399"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5</w:t>
            </w:r>
          </w:p>
        </w:tc>
        <w:tc>
          <w:tcPr>
            <w:tcW w:w="4320" w:type="dxa"/>
          </w:tcPr>
          <w:p w14:paraId="0A1CD34C"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May IP blocks deassert the POK signals in advance of the pgcb_po</w:t>
            </w:r>
            <w:r w:rsidR="00764AE3" w:rsidRPr="00D94FF6">
              <w:rPr>
                <w:rFonts w:ascii="Intel Clear" w:hAnsi="Intel Clear" w:cs="Intel Clear"/>
                <w:b w:val="0"/>
                <w:color w:val="auto"/>
                <w:sz w:val="20"/>
              </w:rPr>
              <w:t>k</w:t>
            </w:r>
            <w:r w:rsidRPr="00D94FF6">
              <w:rPr>
                <w:rFonts w:ascii="Intel Clear" w:hAnsi="Intel Clear" w:cs="Intel Clear"/>
                <w:b w:val="0"/>
                <w:color w:val="auto"/>
                <w:sz w:val="20"/>
              </w:rPr>
              <w:t xml:space="preserve"> signal de-assertion? </w:t>
            </w:r>
          </w:p>
        </w:tc>
        <w:tc>
          <w:tcPr>
            <w:tcW w:w="2484" w:type="dxa"/>
          </w:tcPr>
          <w:p w14:paraId="0EE2AE81" w14:textId="77777777" w:rsidR="006D4C31" w:rsidRPr="00D94FF6" w:rsidRDefault="006E5779" w:rsidP="00830E7B">
            <w:pPr>
              <w:pStyle w:val="Heading2"/>
              <w:rPr>
                <w:rFonts w:ascii="Intel Clear" w:hAnsi="Intel Clear" w:cs="Intel Clear"/>
                <w:b w:val="0"/>
                <w:color w:val="auto"/>
                <w:sz w:val="20"/>
              </w:rPr>
            </w:pPr>
            <w:r w:rsidRPr="00D94FF6">
              <w:rPr>
                <w:rFonts w:ascii="Intel Clear" w:hAnsi="Intel Clear" w:cs="Intel Clear"/>
                <w:b w:val="0"/>
                <w:color w:val="auto"/>
                <w:sz w:val="20"/>
              </w:rPr>
              <w:t>CLOSED</w:t>
            </w:r>
          </w:p>
        </w:tc>
        <w:tc>
          <w:tcPr>
            <w:tcW w:w="2484" w:type="dxa"/>
          </w:tcPr>
          <w:p w14:paraId="294D3E91" w14:textId="77777777" w:rsidR="00536275" w:rsidRPr="00D94FF6" w:rsidRDefault="00536275" w:rsidP="006E5779">
            <w:pPr>
              <w:rPr>
                <w:rFonts w:ascii="Intel Clear" w:hAnsi="Intel Clear" w:cs="Intel Clear"/>
              </w:rPr>
            </w:pPr>
            <w:r w:rsidRPr="00D94FF6">
              <w:rPr>
                <w:rFonts w:ascii="Intel Clear" w:hAnsi="Intel Clear" w:cs="Intel Clear"/>
              </w:rPr>
              <w:t xml:space="preserve">This is considered acceptable, since PMC waits for the last ip_pmc_req_b assertion before starting the timer for reset assertion on entry to Sx or host partition reset. </w:t>
            </w:r>
          </w:p>
        </w:tc>
      </w:tr>
      <w:tr w:rsidR="006D4C31" w:rsidRPr="00D94FF6" w14:paraId="1F7BCEF3" w14:textId="77777777" w:rsidTr="00830E7B">
        <w:tc>
          <w:tcPr>
            <w:tcW w:w="648" w:type="dxa"/>
          </w:tcPr>
          <w:p w14:paraId="4B3CF7DB"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6</w:t>
            </w:r>
          </w:p>
        </w:tc>
        <w:tc>
          <w:tcPr>
            <w:tcW w:w="4320" w:type="dxa"/>
          </w:tcPr>
          <w:p w14:paraId="7CFD5BE7"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Pgcb_clk gating notes</w:t>
            </w:r>
          </w:p>
        </w:tc>
        <w:tc>
          <w:tcPr>
            <w:tcW w:w="2484" w:type="dxa"/>
          </w:tcPr>
          <w:p w14:paraId="1EBBBAD6"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TABLED</w:t>
            </w:r>
          </w:p>
        </w:tc>
        <w:tc>
          <w:tcPr>
            <w:tcW w:w="2484" w:type="dxa"/>
          </w:tcPr>
          <w:p w14:paraId="22FB586B" w14:textId="77777777" w:rsidR="00C919CE" w:rsidRPr="00D94FF6" w:rsidRDefault="006D4C31" w:rsidP="006E5779">
            <w:pPr>
              <w:rPr>
                <w:rFonts w:ascii="Intel Clear" w:hAnsi="Intel Clear" w:cs="Intel Clear"/>
              </w:rPr>
            </w:pPr>
            <w:r w:rsidRPr="00D94FF6">
              <w:rPr>
                <w:rFonts w:ascii="Intel Clear" w:hAnsi="Intel Clear" w:cs="Intel Clear"/>
                <w:b/>
              </w:rPr>
              <w:t xml:space="preserve">To be published separately through HSD requirements db. </w:t>
            </w:r>
          </w:p>
        </w:tc>
      </w:tr>
      <w:tr w:rsidR="006D4C31" w:rsidRPr="00D94FF6" w14:paraId="6EA00F55" w14:textId="77777777" w:rsidTr="00830E7B">
        <w:tc>
          <w:tcPr>
            <w:tcW w:w="648" w:type="dxa"/>
          </w:tcPr>
          <w:p w14:paraId="6BBEFE17"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7</w:t>
            </w:r>
          </w:p>
        </w:tc>
        <w:tc>
          <w:tcPr>
            <w:tcW w:w="4320" w:type="dxa"/>
          </w:tcPr>
          <w:p w14:paraId="1926B2F1"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Add table on recommended values for timer inputs</w:t>
            </w:r>
          </w:p>
        </w:tc>
        <w:tc>
          <w:tcPr>
            <w:tcW w:w="2484" w:type="dxa"/>
          </w:tcPr>
          <w:p w14:paraId="7CAB8151" w14:textId="77777777" w:rsidR="006D4C31" w:rsidRPr="00D94FF6" w:rsidRDefault="006E5779" w:rsidP="00830E7B">
            <w:pPr>
              <w:pStyle w:val="Heading2"/>
              <w:rPr>
                <w:rFonts w:ascii="Intel Clear" w:hAnsi="Intel Clear" w:cs="Intel Clear"/>
                <w:b w:val="0"/>
                <w:color w:val="auto"/>
                <w:sz w:val="20"/>
              </w:rPr>
            </w:pPr>
            <w:r w:rsidRPr="00D94FF6">
              <w:rPr>
                <w:rFonts w:ascii="Intel Clear" w:hAnsi="Intel Clear" w:cs="Intel Clear"/>
                <w:b w:val="0"/>
                <w:color w:val="auto"/>
                <w:sz w:val="20"/>
              </w:rPr>
              <w:t>CLOSED</w:t>
            </w:r>
          </w:p>
        </w:tc>
        <w:tc>
          <w:tcPr>
            <w:tcW w:w="2484" w:type="dxa"/>
          </w:tcPr>
          <w:p w14:paraId="5A8D025A" w14:textId="77777777" w:rsidR="00C919CE" w:rsidRPr="00D94FF6" w:rsidRDefault="00C919CE" w:rsidP="00646D7F">
            <w:pPr>
              <w:pStyle w:val="Heading2"/>
              <w:rPr>
                <w:rFonts w:ascii="Intel Clear" w:hAnsi="Intel Clear" w:cs="Intel Clear"/>
                <w:b w:val="0"/>
                <w:sz w:val="20"/>
                <w:szCs w:val="20"/>
              </w:rPr>
            </w:pPr>
            <w:r w:rsidRPr="00D94FF6">
              <w:rPr>
                <w:rFonts w:ascii="Intel Clear" w:hAnsi="Intel Clear" w:cs="Intel Clear"/>
                <w:b w:val="0"/>
                <w:color w:val="auto"/>
                <w:sz w:val="20"/>
                <w:szCs w:val="20"/>
              </w:rPr>
              <w:t xml:space="preserve">Section on Timer and Configuration Signal requirements </w:t>
            </w:r>
            <w:r w:rsidR="00646D7F" w:rsidRPr="00D94FF6">
              <w:rPr>
                <w:rFonts w:ascii="Intel Clear" w:hAnsi="Intel Clear" w:cs="Intel Clear"/>
                <w:b w:val="0"/>
                <w:color w:val="auto"/>
                <w:sz w:val="20"/>
                <w:szCs w:val="20"/>
              </w:rPr>
              <w:t xml:space="preserve">is </w:t>
            </w:r>
            <w:r w:rsidRPr="00D94FF6">
              <w:rPr>
                <w:rFonts w:ascii="Intel Clear" w:hAnsi="Intel Clear" w:cs="Intel Clear"/>
                <w:b w:val="0"/>
                <w:color w:val="auto"/>
                <w:sz w:val="20"/>
                <w:szCs w:val="20"/>
              </w:rPr>
              <w:t>updated.</w:t>
            </w:r>
          </w:p>
        </w:tc>
      </w:tr>
      <w:tr w:rsidR="006D4C31" w:rsidRPr="00D94FF6" w14:paraId="5A08117B" w14:textId="77777777" w:rsidTr="00830E7B">
        <w:tc>
          <w:tcPr>
            <w:tcW w:w="648" w:type="dxa"/>
          </w:tcPr>
          <w:p w14:paraId="0D792B84"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8</w:t>
            </w:r>
          </w:p>
        </w:tc>
        <w:tc>
          <w:tcPr>
            <w:tcW w:w="4320" w:type="dxa"/>
          </w:tcPr>
          <w:p w14:paraId="7C870F56"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Need to get SD input on alternate clock usage for “Support for Turning on clocks during PG exit flow” feature</w:t>
            </w:r>
          </w:p>
        </w:tc>
        <w:tc>
          <w:tcPr>
            <w:tcW w:w="2484" w:type="dxa"/>
          </w:tcPr>
          <w:p w14:paraId="646452C5"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CLOSED</w:t>
            </w:r>
          </w:p>
        </w:tc>
        <w:tc>
          <w:tcPr>
            <w:tcW w:w="2484" w:type="dxa"/>
          </w:tcPr>
          <w:p w14:paraId="77C84B92" w14:textId="77777777" w:rsidR="006D4C31" w:rsidRPr="00D94FF6" w:rsidRDefault="006D4C31" w:rsidP="00830E7B">
            <w:pPr>
              <w:pStyle w:val="Heading2"/>
              <w:rPr>
                <w:rFonts w:ascii="Intel Clear" w:hAnsi="Intel Clear" w:cs="Intel Clear"/>
                <w:b w:val="0"/>
                <w:color w:val="auto"/>
                <w:sz w:val="20"/>
              </w:rPr>
            </w:pPr>
            <w:r w:rsidRPr="00D94FF6">
              <w:rPr>
                <w:rFonts w:ascii="Intel Clear" w:hAnsi="Intel Clear" w:cs="Intel Clear"/>
                <w:b w:val="0"/>
                <w:color w:val="auto"/>
                <w:sz w:val="20"/>
              </w:rPr>
              <w:t xml:space="preserve">Refer “Support for Turning . . . . </w:t>
            </w:r>
            <w:proofErr w:type="gramStart"/>
            <w:r w:rsidRPr="00D94FF6">
              <w:rPr>
                <w:rFonts w:ascii="Intel Clear" w:hAnsi="Intel Clear" w:cs="Intel Clear"/>
                <w:b w:val="0"/>
                <w:color w:val="auto"/>
                <w:sz w:val="20"/>
              </w:rPr>
              <w:t>“ section</w:t>
            </w:r>
            <w:proofErr w:type="gramEnd"/>
            <w:r w:rsidRPr="00D94FF6">
              <w:rPr>
                <w:rFonts w:ascii="Intel Clear" w:hAnsi="Intel Clear" w:cs="Intel Clear"/>
                <w:b w:val="0"/>
                <w:color w:val="auto"/>
                <w:sz w:val="20"/>
              </w:rPr>
              <w:t xml:space="preserve"> for more information. </w:t>
            </w:r>
          </w:p>
        </w:tc>
      </w:tr>
    </w:tbl>
    <w:p w14:paraId="029375D4" w14:textId="77777777" w:rsidR="0027649A" w:rsidRPr="00D94FF6" w:rsidRDefault="0027649A" w:rsidP="006E5EC5">
      <w:pPr>
        <w:pStyle w:val="Heading2"/>
        <w:rPr>
          <w:rFonts w:ascii="Intel Clear" w:hAnsi="Intel Clear" w:cs="Intel Clear"/>
        </w:rPr>
      </w:pPr>
      <w:r w:rsidRPr="00D94FF6">
        <w:rPr>
          <w:rFonts w:ascii="Intel Clear" w:hAnsi="Intel Clear" w:cs="Intel Clear"/>
        </w:rPr>
        <w:t>Introduction</w:t>
      </w:r>
    </w:p>
    <w:p w14:paraId="6E1BE6D5" w14:textId="77777777" w:rsidR="000C3653" w:rsidRPr="00D94FF6" w:rsidRDefault="0089337D" w:rsidP="001F48FF">
      <w:pPr>
        <w:rPr>
          <w:rFonts w:ascii="Intel Clear" w:hAnsi="Intel Clear" w:cs="Intel Clear"/>
          <w:lang w:bidi="ar-SA"/>
        </w:rPr>
      </w:pPr>
      <w:r w:rsidRPr="00D94FF6">
        <w:rPr>
          <w:rFonts w:ascii="Intel Clear" w:hAnsi="Intel Clear" w:cs="Intel Clear"/>
          <w:lang w:bidi="ar-SA"/>
        </w:rPr>
        <w:t xml:space="preserve">The Power Gate Control Block (PGCB) is a sub-IP block intended to be instantiated </w:t>
      </w:r>
      <w:r w:rsidR="00D577EF" w:rsidRPr="00D94FF6">
        <w:rPr>
          <w:rFonts w:ascii="Intel Clear" w:hAnsi="Intel Clear" w:cs="Intel Clear"/>
          <w:lang w:bidi="ar-SA"/>
        </w:rPr>
        <w:t xml:space="preserve">within </w:t>
      </w:r>
      <w:r w:rsidRPr="00D94FF6">
        <w:rPr>
          <w:rFonts w:ascii="Intel Clear" w:hAnsi="Intel Clear" w:cs="Intel Clear"/>
          <w:lang w:bidi="ar-SA"/>
        </w:rPr>
        <w:t xml:space="preserve">an IP to assist in Power Gating </w:t>
      </w:r>
      <w:r w:rsidR="00D577EF" w:rsidRPr="00D94FF6">
        <w:rPr>
          <w:rFonts w:ascii="Intel Clear" w:hAnsi="Intel Clear" w:cs="Intel Clear"/>
          <w:lang w:bidi="ar-SA"/>
        </w:rPr>
        <w:t xml:space="preserve">of the IP block </w:t>
      </w:r>
      <w:r w:rsidRPr="00D94FF6">
        <w:rPr>
          <w:rFonts w:ascii="Intel Clear" w:hAnsi="Intel Clear" w:cs="Intel Clear"/>
          <w:lang w:bidi="ar-SA"/>
        </w:rPr>
        <w:t>in accordance with the Chassis Power Gating flows</w:t>
      </w:r>
      <w:r w:rsidR="00E90E09" w:rsidRPr="00D94FF6">
        <w:rPr>
          <w:rFonts w:ascii="Intel Clear" w:hAnsi="Intel Clear" w:cs="Intel Clear"/>
          <w:lang w:bidi="ar-SA"/>
        </w:rPr>
        <w:t xml:space="preserve"> defined in the </w:t>
      </w:r>
      <w:r w:rsidR="00E90E09" w:rsidRPr="00D94FF6">
        <w:rPr>
          <w:rFonts w:ascii="Intel Clear" w:hAnsi="Intel Clear" w:cs="Intel Clear"/>
          <w:u w:val="single"/>
          <w:lang w:bidi="ar-SA"/>
        </w:rPr>
        <w:t>Chassis Power</w:t>
      </w:r>
      <w:r w:rsidR="00737A44" w:rsidRPr="00D94FF6">
        <w:rPr>
          <w:rFonts w:ascii="Intel Clear" w:hAnsi="Intel Clear" w:cs="Intel Clear"/>
          <w:u w:val="single"/>
          <w:lang w:bidi="ar-SA"/>
        </w:rPr>
        <w:t xml:space="preserve">-gating (PG) </w:t>
      </w:r>
      <w:r w:rsidR="00E90E09" w:rsidRPr="00D94FF6">
        <w:rPr>
          <w:rFonts w:ascii="Intel Clear" w:hAnsi="Intel Clear" w:cs="Intel Clear"/>
          <w:u w:val="single"/>
          <w:lang w:bidi="ar-SA"/>
        </w:rPr>
        <w:t>HAS</w:t>
      </w:r>
      <w:r w:rsidRPr="00D94FF6">
        <w:rPr>
          <w:rFonts w:ascii="Intel Clear" w:hAnsi="Intel Clear" w:cs="Intel Clear"/>
          <w:lang w:bidi="ar-SA"/>
        </w:rPr>
        <w:t xml:space="preserve">. </w:t>
      </w:r>
      <w:r w:rsidR="00CA1824" w:rsidRPr="00D94FF6">
        <w:rPr>
          <w:rFonts w:ascii="Intel Clear" w:hAnsi="Intel Clear" w:cs="Intel Clear"/>
          <w:lang w:bidi="ar-SA"/>
        </w:rPr>
        <w:t xml:space="preserve"> </w:t>
      </w:r>
      <w:r w:rsidR="006E5EC5" w:rsidRPr="00D94FF6">
        <w:rPr>
          <w:rFonts w:ascii="Intel Clear" w:hAnsi="Intel Clear" w:cs="Intel Clear"/>
          <w:lang w:bidi="ar-SA"/>
        </w:rPr>
        <w:t xml:space="preserve">The current version </w:t>
      </w:r>
      <w:r w:rsidR="00CA1824" w:rsidRPr="00D94FF6">
        <w:rPr>
          <w:rFonts w:ascii="Intel Clear" w:hAnsi="Intel Clear" w:cs="Intel Clear"/>
          <w:lang w:bidi="ar-SA"/>
        </w:rPr>
        <w:t>is designed for use by Soft IP</w:t>
      </w:r>
      <w:r w:rsidR="00821C49" w:rsidRPr="00D94FF6">
        <w:rPr>
          <w:rFonts w:ascii="Intel Clear" w:hAnsi="Intel Clear" w:cs="Intel Clear"/>
          <w:lang w:bidi="ar-SA"/>
        </w:rPr>
        <w:t xml:space="preserve"> (SIP) block</w:t>
      </w:r>
      <w:r w:rsidR="00CA1824" w:rsidRPr="00D94FF6">
        <w:rPr>
          <w:rFonts w:ascii="Intel Clear" w:hAnsi="Intel Clear" w:cs="Intel Clear"/>
          <w:lang w:bidi="ar-SA"/>
        </w:rPr>
        <w:t>s.</w:t>
      </w:r>
      <w:r w:rsidR="006E5EC5" w:rsidRPr="00D94FF6">
        <w:rPr>
          <w:rFonts w:ascii="Intel Clear" w:hAnsi="Intel Clear" w:cs="Intel Clear"/>
          <w:lang w:bidi="ar-SA"/>
        </w:rPr>
        <w:t xml:space="preserve"> </w:t>
      </w:r>
      <w:r w:rsidR="00A37FDC" w:rsidRPr="00D94FF6">
        <w:rPr>
          <w:rFonts w:ascii="Intel Clear" w:hAnsi="Intel Clear" w:cs="Intel Clear"/>
          <w:lang w:bidi="ar-SA"/>
        </w:rPr>
        <w:t>There</w:t>
      </w:r>
      <w:r w:rsidR="006E5EC5" w:rsidRPr="00D94FF6">
        <w:rPr>
          <w:rFonts w:ascii="Intel Clear" w:hAnsi="Intel Clear" w:cs="Intel Clear"/>
          <w:lang w:bidi="ar-SA"/>
        </w:rPr>
        <w:t xml:space="preserve"> is no intention to develop a common PGCB for the HIPs. </w:t>
      </w:r>
    </w:p>
    <w:p w14:paraId="3F7368A6" w14:textId="77777777" w:rsidR="00871345" w:rsidRPr="00D94FF6" w:rsidRDefault="00871345" w:rsidP="001F48FF">
      <w:pPr>
        <w:rPr>
          <w:rFonts w:ascii="Intel Clear" w:hAnsi="Intel Clear" w:cs="Intel Clear"/>
          <w:lang w:bidi="ar-SA"/>
        </w:rPr>
      </w:pPr>
    </w:p>
    <w:p w14:paraId="49828F08" w14:textId="77777777" w:rsidR="00871345" w:rsidRPr="00D94FF6" w:rsidRDefault="00E44ED0" w:rsidP="001F48FF">
      <w:pPr>
        <w:rPr>
          <w:rFonts w:ascii="Intel Clear" w:hAnsi="Intel Clear" w:cs="Intel Clear"/>
          <w:lang w:bidi="ar-SA"/>
        </w:rPr>
      </w:pPr>
      <w:r w:rsidRPr="00D94FF6">
        <w:rPr>
          <w:rFonts w:ascii="Intel Clear" w:hAnsi="Intel Clear" w:cs="Intel Clear"/>
          <w:lang w:bidi="ar-SA"/>
        </w:rPr>
        <w:t>The PGCB is based on the Chassis defined power</w:t>
      </w:r>
      <w:r w:rsidR="00737A44" w:rsidRPr="00D94FF6">
        <w:rPr>
          <w:rFonts w:ascii="Intel Clear" w:hAnsi="Intel Clear" w:cs="Intel Clear"/>
          <w:lang w:bidi="ar-SA"/>
        </w:rPr>
        <w:t>-</w:t>
      </w:r>
      <w:r w:rsidRPr="00D94FF6">
        <w:rPr>
          <w:rFonts w:ascii="Intel Clear" w:hAnsi="Intel Clear" w:cs="Intel Clear"/>
          <w:lang w:bidi="ar-SA"/>
        </w:rPr>
        <w:t xml:space="preserve">gating flows. </w:t>
      </w:r>
      <w:r w:rsidR="00871345" w:rsidRPr="00D94FF6">
        <w:rPr>
          <w:rFonts w:ascii="Intel Clear" w:hAnsi="Intel Clear" w:cs="Intel Clear"/>
          <w:lang w:bidi="ar-SA"/>
        </w:rPr>
        <w:t>Please refer to the Chassis P</w:t>
      </w:r>
      <w:r w:rsidR="00716F4E" w:rsidRPr="00D94FF6">
        <w:rPr>
          <w:rFonts w:ascii="Intel Clear" w:hAnsi="Intel Clear" w:cs="Intel Clear"/>
          <w:lang w:bidi="ar-SA"/>
        </w:rPr>
        <w:t>G</w:t>
      </w:r>
      <w:r w:rsidR="00871345" w:rsidRPr="00D94FF6">
        <w:rPr>
          <w:rFonts w:ascii="Intel Clear" w:hAnsi="Intel Clear" w:cs="Intel Clear"/>
          <w:lang w:bidi="ar-SA"/>
        </w:rPr>
        <w:t xml:space="preserve"> HAS </w:t>
      </w:r>
      <w:r w:rsidR="004A7013" w:rsidRPr="00D94FF6">
        <w:rPr>
          <w:rFonts w:ascii="Intel Clear" w:hAnsi="Intel Clear" w:cs="Intel Clear"/>
          <w:lang w:bidi="ar-SA"/>
        </w:rPr>
        <w:t>for details on the</w:t>
      </w:r>
      <w:r w:rsidR="00737A44" w:rsidRPr="00D94FF6">
        <w:rPr>
          <w:rFonts w:ascii="Intel Clear" w:hAnsi="Intel Clear" w:cs="Intel Clear"/>
          <w:lang w:bidi="ar-SA"/>
        </w:rPr>
        <w:t>se flows</w:t>
      </w:r>
      <w:r w:rsidR="004A7013" w:rsidRPr="00D94FF6">
        <w:rPr>
          <w:rFonts w:ascii="Intel Clear" w:hAnsi="Intel Clear" w:cs="Intel Clear"/>
          <w:lang w:bidi="ar-SA"/>
        </w:rPr>
        <w:t>.</w:t>
      </w:r>
    </w:p>
    <w:p w14:paraId="30B600DF" w14:textId="77777777" w:rsidR="00F46456" w:rsidRPr="00D94FF6" w:rsidRDefault="00F46456" w:rsidP="001F48FF">
      <w:pPr>
        <w:rPr>
          <w:rFonts w:ascii="Intel Clear" w:hAnsi="Intel Clear" w:cs="Intel Clear"/>
          <w:lang w:bidi="ar-SA"/>
        </w:rPr>
      </w:pPr>
    </w:p>
    <w:p w14:paraId="514C321E" w14:textId="77777777" w:rsidR="00821C49" w:rsidRPr="00D94FF6" w:rsidRDefault="00F46456" w:rsidP="001F48FF">
      <w:pPr>
        <w:rPr>
          <w:rFonts w:ascii="Intel Clear" w:hAnsi="Intel Clear" w:cs="Intel Clear"/>
          <w:lang w:bidi="ar-SA"/>
        </w:rPr>
      </w:pPr>
      <w:r w:rsidRPr="00D94FF6">
        <w:rPr>
          <w:rFonts w:ascii="Intel Clear" w:hAnsi="Intel Clear" w:cs="Intel Clear"/>
          <w:lang w:bidi="ar-SA"/>
        </w:rPr>
        <w:t>Th</w:t>
      </w:r>
      <w:r w:rsidR="00E44ED0" w:rsidRPr="00D94FF6">
        <w:rPr>
          <w:rFonts w:ascii="Intel Clear" w:hAnsi="Intel Clear" w:cs="Intel Clear"/>
          <w:lang w:bidi="ar-SA"/>
        </w:rPr>
        <w:t xml:space="preserve">e PGCB </w:t>
      </w:r>
      <w:r w:rsidRPr="00D94FF6">
        <w:rPr>
          <w:rFonts w:ascii="Intel Clear" w:hAnsi="Intel Clear" w:cs="Intel Clear"/>
          <w:lang w:bidi="ar-SA"/>
        </w:rPr>
        <w:t>take</w:t>
      </w:r>
      <w:r w:rsidR="00E44ED0" w:rsidRPr="00D94FF6">
        <w:rPr>
          <w:rFonts w:ascii="Intel Clear" w:hAnsi="Intel Clear" w:cs="Intel Clear"/>
          <w:lang w:bidi="ar-SA"/>
        </w:rPr>
        <w:t>s</w:t>
      </w:r>
      <w:r w:rsidRPr="00D94FF6">
        <w:rPr>
          <w:rFonts w:ascii="Intel Clear" w:hAnsi="Intel Clear" w:cs="Intel Clear"/>
          <w:lang w:bidi="ar-SA"/>
        </w:rPr>
        <w:t xml:space="preserve"> input from the </w:t>
      </w:r>
      <w:r w:rsidR="00D05930" w:rsidRPr="00D94FF6">
        <w:rPr>
          <w:rFonts w:ascii="Intel Clear" w:hAnsi="Intel Clear" w:cs="Intel Clear"/>
          <w:lang w:bidi="ar-SA"/>
        </w:rPr>
        <w:t>IP</w:t>
      </w:r>
      <w:r w:rsidRPr="00D94FF6">
        <w:rPr>
          <w:rFonts w:ascii="Intel Clear" w:hAnsi="Intel Clear" w:cs="Intel Clear"/>
          <w:lang w:bidi="ar-SA"/>
        </w:rPr>
        <w:t xml:space="preserve"> and handle</w:t>
      </w:r>
      <w:r w:rsidR="00E44ED0" w:rsidRPr="00D94FF6">
        <w:rPr>
          <w:rFonts w:ascii="Intel Clear" w:hAnsi="Intel Clear" w:cs="Intel Clear"/>
          <w:lang w:bidi="ar-SA"/>
        </w:rPr>
        <w:t>s</w:t>
      </w:r>
      <w:r w:rsidRPr="00D94FF6">
        <w:rPr>
          <w:rFonts w:ascii="Intel Clear" w:hAnsi="Intel Clear" w:cs="Intel Clear"/>
          <w:lang w:bidi="ar-SA"/>
        </w:rPr>
        <w:t xml:space="preserve"> the </w:t>
      </w:r>
      <w:r w:rsidR="00E44ED0" w:rsidRPr="00D94FF6">
        <w:rPr>
          <w:rFonts w:ascii="Intel Clear" w:hAnsi="Intel Clear" w:cs="Intel Clear"/>
          <w:lang w:bidi="ar-SA"/>
        </w:rPr>
        <w:t xml:space="preserve">power-gating related </w:t>
      </w:r>
      <w:r w:rsidRPr="00D94FF6">
        <w:rPr>
          <w:rFonts w:ascii="Intel Clear" w:hAnsi="Intel Clear" w:cs="Intel Clear"/>
          <w:lang w:bidi="ar-SA"/>
        </w:rPr>
        <w:t>handshake with the PMC</w:t>
      </w:r>
      <w:r w:rsidR="00E44ED0" w:rsidRPr="00D94FF6">
        <w:rPr>
          <w:rFonts w:ascii="Intel Clear" w:hAnsi="Intel Clear" w:cs="Intel Clear"/>
          <w:lang w:bidi="ar-SA"/>
        </w:rPr>
        <w:t>.</w:t>
      </w:r>
      <w:r w:rsidRPr="00D94FF6">
        <w:rPr>
          <w:rFonts w:ascii="Intel Clear" w:hAnsi="Intel Clear" w:cs="Intel Clear"/>
          <w:lang w:bidi="ar-SA"/>
        </w:rPr>
        <w:t xml:space="preserve"> It also sequence</w:t>
      </w:r>
      <w:r w:rsidR="00E44ED0" w:rsidRPr="00D94FF6">
        <w:rPr>
          <w:rFonts w:ascii="Intel Clear" w:hAnsi="Intel Clear" w:cs="Intel Clear"/>
          <w:lang w:bidi="ar-SA"/>
        </w:rPr>
        <w:t>s</w:t>
      </w:r>
      <w:r w:rsidRPr="00D94FF6">
        <w:rPr>
          <w:rFonts w:ascii="Intel Clear" w:hAnsi="Intel Clear" w:cs="Intel Clear"/>
          <w:lang w:bidi="ar-SA"/>
        </w:rPr>
        <w:t xml:space="preserve"> the </w:t>
      </w:r>
      <w:r w:rsidR="00E44ED0" w:rsidRPr="00D94FF6">
        <w:rPr>
          <w:rFonts w:ascii="Intel Clear" w:hAnsi="Intel Clear" w:cs="Intel Clear"/>
          <w:lang w:bidi="ar-SA"/>
        </w:rPr>
        <w:t xml:space="preserve">internal resets, isolation controls and sleep signal (state retention control) to the power-gated domain of the </w:t>
      </w:r>
      <w:r w:rsidR="00D05930" w:rsidRPr="00D94FF6">
        <w:rPr>
          <w:rFonts w:ascii="Intel Clear" w:hAnsi="Intel Clear" w:cs="Intel Clear"/>
          <w:lang w:bidi="ar-SA"/>
        </w:rPr>
        <w:t>IP</w:t>
      </w:r>
      <w:r w:rsidR="00E44ED0" w:rsidRPr="00D94FF6">
        <w:rPr>
          <w:rFonts w:ascii="Intel Clear" w:hAnsi="Intel Clear" w:cs="Intel Clear"/>
          <w:lang w:bidi="ar-SA"/>
        </w:rPr>
        <w:t xml:space="preserve"> block. </w:t>
      </w:r>
    </w:p>
    <w:p w14:paraId="732B9132" w14:textId="77777777" w:rsidR="007F3270" w:rsidRPr="00D94FF6" w:rsidRDefault="007F3270" w:rsidP="001F48FF">
      <w:pPr>
        <w:rPr>
          <w:rFonts w:ascii="Intel Clear" w:hAnsi="Intel Clear" w:cs="Intel Clear"/>
          <w:lang w:bidi="ar-SA"/>
        </w:rPr>
      </w:pPr>
    </w:p>
    <w:p w14:paraId="696E255F" w14:textId="77777777" w:rsidR="007F3270" w:rsidRPr="00D94FF6" w:rsidRDefault="007F3270" w:rsidP="001F48FF">
      <w:pPr>
        <w:rPr>
          <w:rFonts w:ascii="Intel Clear" w:hAnsi="Intel Clear" w:cs="Intel Clear"/>
          <w:lang w:bidi="ar-SA"/>
        </w:rPr>
      </w:pPr>
      <w:r w:rsidRPr="00D94FF6">
        <w:rPr>
          <w:rFonts w:ascii="Intel Clear" w:hAnsi="Intel Clear" w:cs="Intel Clear"/>
          <w:lang w:bidi="ar-SA"/>
        </w:rPr>
        <w:lastRenderedPageBreak/>
        <w:t>The PGCB has been designed to operate in conjunction with one or more instances of the Clock Domain Controller (CDC). The CDC component</w:t>
      </w:r>
      <w:r w:rsidR="0076196A" w:rsidRPr="00D94FF6">
        <w:rPr>
          <w:rFonts w:ascii="Intel Clear" w:hAnsi="Intel Clear" w:cs="Intel Clear"/>
          <w:lang w:bidi="ar-SA"/>
        </w:rPr>
        <w:t xml:space="preserve"> is packaged within the same folder as the PGCB in IRR. Refer to section on </w:t>
      </w:r>
      <w:r w:rsidR="0076196A" w:rsidRPr="00D94FF6">
        <w:rPr>
          <w:rFonts w:ascii="Intel Clear" w:hAnsi="Intel Clear" w:cs="Intel Clear"/>
          <w:b/>
          <w:lang w:bidi="ar-SA"/>
        </w:rPr>
        <w:t>“P</w:t>
      </w:r>
      <w:r w:rsidR="006D553E" w:rsidRPr="00D94FF6">
        <w:rPr>
          <w:rFonts w:ascii="Intel Clear" w:hAnsi="Intel Clear" w:cs="Intel Clear"/>
          <w:b/>
          <w:lang w:bidi="ar-SA"/>
        </w:rPr>
        <w:t>G flow based on Independent P</w:t>
      </w:r>
      <w:r w:rsidR="0076196A" w:rsidRPr="00D94FF6">
        <w:rPr>
          <w:rFonts w:ascii="Intel Clear" w:hAnsi="Intel Clear" w:cs="Intel Clear"/>
          <w:b/>
          <w:lang w:bidi="ar-SA"/>
        </w:rPr>
        <w:t>re-commit”</w:t>
      </w:r>
      <w:r w:rsidR="0076196A" w:rsidRPr="00D94FF6">
        <w:rPr>
          <w:rFonts w:ascii="Intel Clear" w:hAnsi="Intel Clear" w:cs="Intel Clear"/>
          <w:lang w:bidi="ar-SA"/>
        </w:rPr>
        <w:t xml:space="preserve"> for details on high level interaction between the CDC and the PGCB. For more details, refer to the CDC Integration Guide. </w:t>
      </w:r>
      <w:r w:rsidRPr="00D94FF6">
        <w:rPr>
          <w:rFonts w:ascii="Intel Clear" w:hAnsi="Intel Clear" w:cs="Intel Clear"/>
          <w:lang w:bidi="ar-SA"/>
        </w:rPr>
        <w:t xml:space="preserve"> </w:t>
      </w:r>
    </w:p>
    <w:p w14:paraId="419C913E" w14:textId="77777777" w:rsidR="003258EE" w:rsidRPr="00D94FF6" w:rsidRDefault="003258EE" w:rsidP="001F48FF">
      <w:pPr>
        <w:rPr>
          <w:rFonts w:ascii="Intel Clear" w:hAnsi="Intel Clear" w:cs="Intel Clear"/>
          <w:lang w:bidi="ar-SA"/>
        </w:rPr>
      </w:pPr>
    </w:p>
    <w:p w14:paraId="2E7CC84C" w14:textId="77777777" w:rsidR="003258EE" w:rsidRPr="00D94FF6" w:rsidRDefault="003258EE" w:rsidP="001F48FF">
      <w:pPr>
        <w:rPr>
          <w:rFonts w:ascii="Intel Clear" w:hAnsi="Intel Clear" w:cs="Intel Clear"/>
          <w:lang w:bidi="ar-SA"/>
        </w:rPr>
      </w:pPr>
      <w:r w:rsidRPr="00D94FF6">
        <w:rPr>
          <w:rFonts w:ascii="Intel Clear" w:hAnsi="Intel Clear" w:cs="Intel Clear"/>
          <w:lang w:bidi="ar-SA"/>
        </w:rPr>
        <w:t xml:space="preserve">By default, the PGCB is expected to reset to a Power Gated state but </w:t>
      </w:r>
      <w:r w:rsidR="00EB0676" w:rsidRPr="00D94FF6">
        <w:rPr>
          <w:rFonts w:ascii="Intel Clear" w:hAnsi="Intel Clear" w:cs="Intel Clear"/>
          <w:lang w:bidi="ar-SA"/>
        </w:rPr>
        <w:t xml:space="preserve">the PGCB also </w:t>
      </w:r>
      <w:r w:rsidRPr="00D94FF6">
        <w:rPr>
          <w:rFonts w:ascii="Intel Clear" w:hAnsi="Intel Clear" w:cs="Intel Clear"/>
          <w:lang w:bidi="ar-SA"/>
        </w:rPr>
        <w:t>support</w:t>
      </w:r>
      <w:r w:rsidR="00EB0676" w:rsidRPr="00D94FF6">
        <w:rPr>
          <w:rFonts w:ascii="Intel Clear" w:hAnsi="Intel Clear" w:cs="Intel Clear"/>
          <w:lang w:bidi="ar-SA"/>
        </w:rPr>
        <w:t>s</w:t>
      </w:r>
      <w:r w:rsidRPr="00D94FF6">
        <w:rPr>
          <w:rFonts w:ascii="Intel Clear" w:hAnsi="Intel Clear" w:cs="Intel Clear"/>
          <w:lang w:bidi="ar-SA"/>
        </w:rPr>
        <w:t xml:space="preserve"> the option of resetting to a Powered On state.  Please refer to the section titled “Power Ungated Default State,” for details.</w:t>
      </w:r>
    </w:p>
    <w:p w14:paraId="041CDE1C" w14:textId="77777777" w:rsidR="00821C49" w:rsidRPr="00D94FF6" w:rsidRDefault="00821C49" w:rsidP="001F48FF">
      <w:pPr>
        <w:rPr>
          <w:rFonts w:ascii="Intel Clear" w:hAnsi="Intel Clear" w:cs="Intel Clear"/>
          <w:lang w:bidi="ar-SA"/>
        </w:rPr>
      </w:pPr>
    </w:p>
    <w:p w14:paraId="62818B1F" w14:textId="77777777" w:rsidR="00E408EB" w:rsidRPr="00D94FF6" w:rsidRDefault="00821C49" w:rsidP="001F48FF">
      <w:pPr>
        <w:rPr>
          <w:rFonts w:ascii="Intel Clear" w:hAnsi="Intel Clear" w:cs="Intel Clear"/>
          <w:lang w:bidi="ar-SA"/>
        </w:rPr>
      </w:pPr>
      <w:r w:rsidRPr="00D94FF6">
        <w:rPr>
          <w:rFonts w:ascii="Intel Clear" w:hAnsi="Intel Clear" w:cs="Intel Clear"/>
          <w:lang w:bidi="ar-SA"/>
        </w:rPr>
        <w:t xml:space="preserve">The current version of this document </w:t>
      </w:r>
      <w:r w:rsidR="00E408EB" w:rsidRPr="00D94FF6">
        <w:rPr>
          <w:rFonts w:ascii="Intel Clear" w:hAnsi="Intel Clear" w:cs="Intel Clear"/>
          <w:lang w:bidi="ar-SA"/>
        </w:rPr>
        <w:t xml:space="preserve">includes the following: </w:t>
      </w:r>
    </w:p>
    <w:p w14:paraId="1EC311E2" w14:textId="77777777" w:rsidR="00E408EB" w:rsidRPr="00D94FF6" w:rsidRDefault="00821C49" w:rsidP="008A4F40">
      <w:pPr>
        <w:pStyle w:val="ListParagraph"/>
        <w:numPr>
          <w:ilvl w:val="0"/>
          <w:numId w:val="16"/>
        </w:numPr>
        <w:rPr>
          <w:rFonts w:ascii="Intel Clear" w:hAnsi="Intel Clear" w:cs="Intel Clear"/>
          <w:szCs w:val="20"/>
        </w:rPr>
      </w:pPr>
      <w:r w:rsidRPr="00D94FF6">
        <w:rPr>
          <w:rFonts w:ascii="Intel Clear" w:hAnsi="Intel Clear" w:cs="Intel Clear"/>
          <w:szCs w:val="20"/>
        </w:rPr>
        <w:t xml:space="preserve">the scope of the PGCB, </w:t>
      </w:r>
    </w:p>
    <w:p w14:paraId="3C91DAFA" w14:textId="77777777" w:rsidR="00E408EB" w:rsidRPr="00D94FF6" w:rsidRDefault="00E408EB" w:rsidP="008A4F40">
      <w:pPr>
        <w:pStyle w:val="ListParagraph"/>
        <w:numPr>
          <w:ilvl w:val="0"/>
          <w:numId w:val="16"/>
        </w:numPr>
        <w:rPr>
          <w:rFonts w:ascii="Intel Clear" w:hAnsi="Intel Clear" w:cs="Intel Clear"/>
          <w:szCs w:val="20"/>
        </w:rPr>
      </w:pPr>
      <w:r w:rsidRPr="00D94FF6">
        <w:rPr>
          <w:rFonts w:ascii="Intel Clear" w:hAnsi="Intel Clear" w:cs="Intel Clear"/>
          <w:szCs w:val="20"/>
        </w:rPr>
        <w:t xml:space="preserve">block diagram of the PGCB within a </w:t>
      </w:r>
      <w:r w:rsidR="00D05930" w:rsidRPr="00D94FF6">
        <w:rPr>
          <w:rFonts w:ascii="Intel Clear" w:hAnsi="Intel Clear" w:cs="Intel Clear"/>
          <w:szCs w:val="20"/>
        </w:rPr>
        <w:t>IP</w:t>
      </w:r>
      <w:r w:rsidRPr="00D94FF6">
        <w:rPr>
          <w:rFonts w:ascii="Intel Clear" w:hAnsi="Intel Clear" w:cs="Intel Clear"/>
          <w:szCs w:val="20"/>
        </w:rPr>
        <w:t xml:space="preserve"> block, </w:t>
      </w:r>
    </w:p>
    <w:p w14:paraId="428A746C" w14:textId="77777777" w:rsidR="00EB0676" w:rsidRPr="00D94FF6" w:rsidRDefault="00EB0676" w:rsidP="008A4F40">
      <w:pPr>
        <w:pStyle w:val="ListParagraph"/>
        <w:numPr>
          <w:ilvl w:val="0"/>
          <w:numId w:val="16"/>
        </w:numPr>
        <w:rPr>
          <w:rFonts w:ascii="Intel Clear" w:hAnsi="Intel Clear" w:cs="Intel Clear"/>
          <w:szCs w:val="20"/>
        </w:rPr>
      </w:pPr>
      <w:r w:rsidRPr="00D94FF6">
        <w:rPr>
          <w:rFonts w:ascii="Intel Clear" w:hAnsi="Intel Clear" w:cs="Intel Clear"/>
          <w:szCs w:val="20"/>
        </w:rPr>
        <w:t xml:space="preserve">flow diagram of the PG Entry and PG Exit flows with functional partitioning between PGCB and IP </w:t>
      </w:r>
    </w:p>
    <w:p w14:paraId="54A137A3" w14:textId="77777777" w:rsidR="00E408EB" w:rsidRPr="00D94FF6" w:rsidRDefault="00E408EB" w:rsidP="008A4F40">
      <w:pPr>
        <w:pStyle w:val="ListParagraph"/>
        <w:numPr>
          <w:ilvl w:val="0"/>
          <w:numId w:val="16"/>
        </w:numPr>
        <w:rPr>
          <w:rFonts w:ascii="Intel Clear" w:hAnsi="Intel Clear" w:cs="Intel Clear"/>
          <w:szCs w:val="20"/>
        </w:rPr>
      </w:pPr>
      <w:r w:rsidRPr="00D94FF6">
        <w:rPr>
          <w:rFonts w:ascii="Intel Clear" w:hAnsi="Intel Clear" w:cs="Intel Clear"/>
          <w:szCs w:val="20"/>
        </w:rPr>
        <w:t xml:space="preserve">the interfaces of the PGCB </w:t>
      </w:r>
      <w:r w:rsidR="00821C49" w:rsidRPr="00D94FF6">
        <w:rPr>
          <w:rFonts w:ascii="Intel Clear" w:hAnsi="Intel Clear" w:cs="Intel Clear"/>
          <w:szCs w:val="20"/>
        </w:rPr>
        <w:t xml:space="preserve">to the </w:t>
      </w:r>
      <w:r w:rsidR="00D05930" w:rsidRPr="00D94FF6">
        <w:rPr>
          <w:rFonts w:ascii="Intel Clear" w:hAnsi="Intel Clear" w:cs="Intel Clear"/>
          <w:szCs w:val="20"/>
        </w:rPr>
        <w:t>IP</w:t>
      </w:r>
      <w:r w:rsidR="00821C49" w:rsidRPr="00D94FF6">
        <w:rPr>
          <w:rFonts w:ascii="Intel Clear" w:hAnsi="Intel Clear" w:cs="Intel Clear"/>
          <w:szCs w:val="20"/>
        </w:rPr>
        <w:t xml:space="preserve"> block and PMC, </w:t>
      </w:r>
    </w:p>
    <w:p w14:paraId="47E05157" w14:textId="77777777" w:rsidR="000C1311" w:rsidRPr="00D94FF6" w:rsidRDefault="00821C49" w:rsidP="008A4F40">
      <w:pPr>
        <w:pStyle w:val="ListParagraph"/>
        <w:numPr>
          <w:ilvl w:val="0"/>
          <w:numId w:val="16"/>
        </w:numPr>
        <w:rPr>
          <w:rFonts w:ascii="Intel Clear" w:hAnsi="Intel Clear" w:cs="Intel Clear"/>
          <w:szCs w:val="20"/>
        </w:rPr>
      </w:pPr>
      <w:r w:rsidRPr="00D94FF6">
        <w:rPr>
          <w:rFonts w:ascii="Intel Clear" w:hAnsi="Intel Clear" w:cs="Intel Clear"/>
          <w:szCs w:val="20"/>
        </w:rPr>
        <w:t xml:space="preserve">requirements for the </w:t>
      </w:r>
      <w:r w:rsidR="00D05930" w:rsidRPr="00D94FF6">
        <w:rPr>
          <w:rFonts w:ascii="Intel Clear" w:hAnsi="Intel Clear" w:cs="Intel Clear"/>
          <w:szCs w:val="20"/>
        </w:rPr>
        <w:t>IP</w:t>
      </w:r>
      <w:r w:rsidRPr="00D94FF6">
        <w:rPr>
          <w:rFonts w:ascii="Intel Clear" w:hAnsi="Intel Clear" w:cs="Intel Clear"/>
          <w:szCs w:val="20"/>
        </w:rPr>
        <w:t xml:space="preserve"> blocks to </w:t>
      </w:r>
      <w:r w:rsidR="00E408EB" w:rsidRPr="00D94FF6">
        <w:rPr>
          <w:rFonts w:ascii="Intel Clear" w:hAnsi="Intel Clear" w:cs="Intel Clear"/>
          <w:szCs w:val="20"/>
        </w:rPr>
        <w:t>support the PGCB and PG flows</w:t>
      </w:r>
      <w:r w:rsidRPr="00D94FF6">
        <w:rPr>
          <w:rFonts w:ascii="Intel Clear" w:hAnsi="Intel Clear" w:cs="Intel Clear"/>
          <w:szCs w:val="20"/>
        </w:rPr>
        <w:t xml:space="preserve">, and </w:t>
      </w:r>
    </w:p>
    <w:p w14:paraId="039D4A61" w14:textId="77777777" w:rsidR="00EC4F46" w:rsidRPr="00D94FF6" w:rsidRDefault="000C1311" w:rsidP="008A4F40">
      <w:pPr>
        <w:pStyle w:val="ListParagraph"/>
        <w:numPr>
          <w:ilvl w:val="0"/>
          <w:numId w:val="16"/>
        </w:numPr>
        <w:rPr>
          <w:rFonts w:ascii="Intel Clear" w:eastAsiaTheme="majorEastAsia" w:hAnsi="Intel Clear" w:cs="Intel Clear"/>
          <w:b/>
          <w:bCs/>
          <w:color w:val="4F81BD" w:themeColor="accent1"/>
        </w:rPr>
      </w:pPr>
      <w:r w:rsidRPr="00D94FF6">
        <w:rPr>
          <w:rFonts w:ascii="Intel Clear" w:hAnsi="Intel Clear" w:cs="Intel Clear"/>
          <w:szCs w:val="20"/>
        </w:rPr>
        <w:t>W</w:t>
      </w:r>
      <w:r w:rsidR="00821C49" w:rsidRPr="00D94FF6">
        <w:rPr>
          <w:rFonts w:ascii="Intel Clear" w:hAnsi="Intel Clear" w:cs="Intel Clear"/>
          <w:szCs w:val="20"/>
        </w:rPr>
        <w:t>ave</w:t>
      </w:r>
      <w:r w:rsidRPr="00D94FF6">
        <w:rPr>
          <w:rFonts w:ascii="Intel Clear" w:hAnsi="Intel Clear" w:cs="Intel Clear"/>
          <w:szCs w:val="20"/>
        </w:rPr>
        <w:t>-</w:t>
      </w:r>
      <w:r w:rsidR="00821C49" w:rsidRPr="00D94FF6">
        <w:rPr>
          <w:rFonts w:ascii="Intel Clear" w:hAnsi="Intel Clear" w:cs="Intel Clear"/>
          <w:szCs w:val="20"/>
        </w:rPr>
        <w:t>forms illustrating the sequencing of various signals between the PGCB</w:t>
      </w:r>
      <w:r w:rsidR="00207589" w:rsidRPr="00D94FF6">
        <w:rPr>
          <w:rFonts w:ascii="Intel Clear" w:hAnsi="Intel Clear" w:cs="Intel Clear"/>
          <w:szCs w:val="20"/>
        </w:rPr>
        <w:t>, IP Block and PMC</w:t>
      </w:r>
      <w:r w:rsidR="00821C49" w:rsidRPr="00D94FF6">
        <w:rPr>
          <w:rFonts w:ascii="Intel Clear" w:hAnsi="Intel Clear" w:cs="Intel Clear"/>
          <w:szCs w:val="20"/>
        </w:rPr>
        <w:t xml:space="preserve">.  </w:t>
      </w:r>
      <w:r w:rsidR="00EC4F46" w:rsidRPr="00D94FF6">
        <w:rPr>
          <w:rFonts w:ascii="Intel Clear" w:hAnsi="Intel Clear" w:cs="Intel Clear"/>
        </w:rPr>
        <w:br w:type="page"/>
      </w:r>
    </w:p>
    <w:p w14:paraId="443B2190" w14:textId="77777777" w:rsidR="00E44ED0" w:rsidRPr="00D94FF6" w:rsidRDefault="00686C41" w:rsidP="007D6349">
      <w:pPr>
        <w:pStyle w:val="Heading2"/>
        <w:rPr>
          <w:rFonts w:ascii="Intel Clear" w:hAnsi="Intel Clear" w:cs="Intel Clear"/>
          <w:lang w:bidi="ar-SA"/>
        </w:rPr>
      </w:pPr>
      <w:r w:rsidRPr="00D94FF6">
        <w:rPr>
          <w:rFonts w:ascii="Intel Clear" w:hAnsi="Intel Clear" w:cs="Intel Clear"/>
        </w:rPr>
        <w:lastRenderedPageBreak/>
        <w:t>PGCB Scope</w:t>
      </w:r>
    </w:p>
    <w:p w14:paraId="2B835F3D" w14:textId="77777777" w:rsidR="00D37EFE" w:rsidRPr="00D94FF6" w:rsidRDefault="00D37EFE" w:rsidP="00D37EFE">
      <w:pPr>
        <w:pStyle w:val="Heading3"/>
        <w:rPr>
          <w:rFonts w:ascii="Intel Clear" w:hAnsi="Intel Clear" w:cs="Intel Clear"/>
          <w:lang w:bidi="ar-SA"/>
        </w:rPr>
      </w:pPr>
      <w:r w:rsidRPr="00D94FF6">
        <w:rPr>
          <w:rFonts w:ascii="Intel Clear" w:hAnsi="Intel Clear" w:cs="Intel Clear"/>
          <w:lang w:bidi="ar-SA"/>
        </w:rPr>
        <w:t xml:space="preserve">Included in scope </w:t>
      </w:r>
    </w:p>
    <w:p w14:paraId="69E97D66" w14:textId="77777777" w:rsidR="00E44ED0" w:rsidRPr="00D94FF6" w:rsidRDefault="00E44ED0" w:rsidP="00E44ED0">
      <w:pPr>
        <w:jc w:val="both"/>
        <w:rPr>
          <w:rFonts w:ascii="Intel Clear" w:hAnsi="Intel Clear" w:cs="Intel Clear"/>
          <w:lang w:bidi="ar-SA"/>
        </w:rPr>
      </w:pPr>
      <w:r w:rsidRPr="00D94FF6">
        <w:rPr>
          <w:rFonts w:ascii="Intel Clear" w:hAnsi="Intel Clear" w:cs="Intel Clear"/>
          <w:lang w:bidi="ar-SA"/>
        </w:rPr>
        <w:t xml:space="preserve">The following </w:t>
      </w:r>
      <w:r w:rsidR="00EC4F46" w:rsidRPr="00D94FF6">
        <w:rPr>
          <w:rFonts w:ascii="Intel Clear" w:hAnsi="Intel Clear" w:cs="Intel Clear"/>
          <w:lang w:bidi="ar-SA"/>
        </w:rPr>
        <w:t xml:space="preserve">items are included within the </w:t>
      </w:r>
      <w:r w:rsidRPr="00D94FF6">
        <w:rPr>
          <w:rFonts w:ascii="Intel Clear" w:hAnsi="Intel Clear" w:cs="Intel Clear"/>
          <w:lang w:bidi="ar-SA"/>
        </w:rPr>
        <w:t xml:space="preserve">functions performed by the PGCB. </w:t>
      </w:r>
    </w:p>
    <w:p w14:paraId="3D7CB4E1" w14:textId="77777777" w:rsidR="00E44ED0" w:rsidRPr="00D94FF6" w:rsidRDefault="00E44ED0" w:rsidP="00E44ED0">
      <w:pPr>
        <w:jc w:val="both"/>
        <w:rPr>
          <w:rFonts w:ascii="Intel Clear" w:hAnsi="Intel Clear" w:cs="Intel Clear"/>
          <w:lang w:bidi="ar-SA"/>
        </w:rPr>
      </w:pPr>
    </w:p>
    <w:p w14:paraId="7433FB1E" w14:textId="77777777" w:rsidR="006002E4" w:rsidRPr="00D94FF6" w:rsidRDefault="004C283A" w:rsidP="00E873B1">
      <w:pPr>
        <w:numPr>
          <w:ilvl w:val="0"/>
          <w:numId w:val="10"/>
        </w:numPr>
        <w:jc w:val="both"/>
        <w:rPr>
          <w:rFonts w:ascii="Intel Clear" w:hAnsi="Intel Clear" w:cs="Intel Clear"/>
          <w:lang w:bidi="ar-SA"/>
        </w:rPr>
      </w:pPr>
      <w:r w:rsidRPr="00D94FF6">
        <w:rPr>
          <w:rFonts w:ascii="Intel Clear" w:hAnsi="Intel Clear" w:cs="Intel Clear"/>
          <w:b/>
          <w:lang w:bidi="ar-SA"/>
        </w:rPr>
        <w:t xml:space="preserve">Sequencing for PG entry and Exit: </w:t>
      </w:r>
    </w:p>
    <w:p w14:paraId="0935B6DF" w14:textId="77777777" w:rsidR="006002E4" w:rsidRPr="00D94FF6" w:rsidRDefault="006002E4" w:rsidP="00E873B1">
      <w:pPr>
        <w:numPr>
          <w:ilvl w:val="1"/>
          <w:numId w:val="10"/>
        </w:numPr>
        <w:jc w:val="both"/>
        <w:rPr>
          <w:rFonts w:ascii="Intel Clear" w:hAnsi="Intel Clear" w:cs="Intel Clear"/>
          <w:lang w:bidi="ar-SA"/>
        </w:rPr>
      </w:pPr>
      <w:r w:rsidRPr="00D94FF6">
        <w:rPr>
          <w:rFonts w:ascii="Intel Clear" w:hAnsi="Intel Clear" w:cs="Intel Clear"/>
          <w:lang w:bidi="ar-SA"/>
        </w:rPr>
        <w:t xml:space="preserve">The PGCB’s core function is to sequence the </w:t>
      </w:r>
      <w:r w:rsidR="00D05930" w:rsidRPr="00D94FF6">
        <w:rPr>
          <w:rFonts w:ascii="Intel Clear" w:hAnsi="Intel Clear" w:cs="Intel Clear"/>
          <w:lang w:bidi="ar-SA"/>
        </w:rPr>
        <w:t>IP</w:t>
      </w:r>
      <w:r w:rsidR="00D577EF" w:rsidRPr="00D94FF6">
        <w:rPr>
          <w:rFonts w:ascii="Intel Clear" w:hAnsi="Intel Clear" w:cs="Intel Clear"/>
          <w:lang w:bidi="ar-SA"/>
        </w:rPr>
        <w:t xml:space="preserve"> block</w:t>
      </w:r>
      <w:r w:rsidRPr="00D94FF6">
        <w:rPr>
          <w:rFonts w:ascii="Intel Clear" w:hAnsi="Intel Clear" w:cs="Intel Clear"/>
          <w:lang w:bidi="ar-SA"/>
        </w:rPr>
        <w:t>’s power gate</w:t>
      </w:r>
      <w:r w:rsidR="00D577EF" w:rsidRPr="00D94FF6">
        <w:rPr>
          <w:rFonts w:ascii="Intel Clear" w:hAnsi="Intel Clear" w:cs="Intel Clear"/>
          <w:lang w:bidi="ar-SA"/>
        </w:rPr>
        <w:t>d</w:t>
      </w:r>
      <w:r w:rsidRPr="00D94FF6">
        <w:rPr>
          <w:rFonts w:ascii="Intel Clear" w:hAnsi="Intel Clear" w:cs="Intel Clear"/>
          <w:lang w:bidi="ar-SA"/>
        </w:rPr>
        <w:t xml:space="preserve"> domain into and out of power gating.</w:t>
      </w:r>
    </w:p>
    <w:p w14:paraId="6CB53DFC" w14:textId="77777777" w:rsidR="001D4F82" w:rsidRPr="00D94FF6" w:rsidRDefault="001D4F82" w:rsidP="00E873B1">
      <w:pPr>
        <w:numPr>
          <w:ilvl w:val="1"/>
          <w:numId w:val="10"/>
        </w:numPr>
        <w:jc w:val="both"/>
        <w:rPr>
          <w:rFonts w:ascii="Intel Clear" w:hAnsi="Intel Clear" w:cs="Intel Clear"/>
          <w:lang w:bidi="ar-SA"/>
        </w:rPr>
      </w:pPr>
      <w:r w:rsidRPr="00D94FF6">
        <w:rPr>
          <w:rFonts w:ascii="Intel Clear" w:hAnsi="Intel Clear" w:cs="Intel Clear"/>
          <w:lang w:bidi="ar-SA"/>
        </w:rPr>
        <w:t xml:space="preserve">This includes driving signals for isolation, forcing resets to assert in power-gated domain, controlling the sleep signal for state retention cells, etc. </w:t>
      </w:r>
    </w:p>
    <w:p w14:paraId="0017D680" w14:textId="77777777" w:rsidR="001D4F82" w:rsidRPr="00D94FF6" w:rsidRDefault="001D4F82" w:rsidP="001D4F82">
      <w:pPr>
        <w:ind w:left="1440"/>
        <w:jc w:val="both"/>
        <w:rPr>
          <w:rFonts w:ascii="Intel Clear" w:hAnsi="Intel Clear" w:cs="Intel Clear"/>
          <w:lang w:bidi="ar-SA"/>
        </w:rPr>
      </w:pPr>
    </w:p>
    <w:p w14:paraId="2D8C99FC" w14:textId="77777777" w:rsidR="00766E97" w:rsidRPr="00D94FF6" w:rsidRDefault="00766E97" w:rsidP="001D4F82">
      <w:pPr>
        <w:ind w:left="1440"/>
        <w:jc w:val="both"/>
        <w:rPr>
          <w:rFonts w:ascii="Intel Clear" w:hAnsi="Intel Clear" w:cs="Intel Clear"/>
          <w:lang w:bidi="ar-SA"/>
        </w:rPr>
      </w:pPr>
    </w:p>
    <w:p w14:paraId="05FC15D8" w14:textId="77777777" w:rsidR="006C3B4B" w:rsidRPr="00D94FF6" w:rsidRDefault="004C283A" w:rsidP="00E873B1">
      <w:pPr>
        <w:numPr>
          <w:ilvl w:val="0"/>
          <w:numId w:val="10"/>
        </w:numPr>
        <w:jc w:val="both"/>
        <w:rPr>
          <w:rFonts w:ascii="Intel Clear" w:hAnsi="Intel Clear" w:cs="Intel Clear"/>
          <w:lang w:bidi="ar-SA"/>
        </w:rPr>
      </w:pPr>
      <w:r w:rsidRPr="00D94FF6">
        <w:rPr>
          <w:rFonts w:ascii="Intel Clear" w:hAnsi="Intel Clear" w:cs="Intel Clear"/>
          <w:b/>
          <w:lang w:bidi="ar-SA"/>
        </w:rPr>
        <w:t xml:space="preserve">Support for Chassis PG flows: </w:t>
      </w:r>
      <w:r w:rsidR="006002E4" w:rsidRPr="00D94FF6">
        <w:rPr>
          <w:rFonts w:ascii="Intel Clear" w:hAnsi="Intel Clear" w:cs="Intel Clear"/>
          <w:lang w:bidi="ar-SA"/>
        </w:rPr>
        <w:t>The PGCB’s intent is to support the Chassis specified Power</w:t>
      </w:r>
      <w:r w:rsidR="00737A44" w:rsidRPr="00D94FF6">
        <w:rPr>
          <w:rFonts w:ascii="Intel Clear" w:hAnsi="Intel Clear" w:cs="Intel Clear"/>
          <w:lang w:bidi="ar-SA"/>
        </w:rPr>
        <w:t>-g</w:t>
      </w:r>
      <w:r w:rsidR="006002E4" w:rsidRPr="00D94FF6">
        <w:rPr>
          <w:rFonts w:ascii="Intel Clear" w:hAnsi="Intel Clear" w:cs="Intel Clear"/>
          <w:lang w:bidi="ar-SA"/>
        </w:rPr>
        <w:t>ating Flows</w:t>
      </w:r>
      <w:r w:rsidR="00D577EF" w:rsidRPr="00D94FF6">
        <w:rPr>
          <w:rFonts w:ascii="Intel Clear" w:hAnsi="Intel Clear" w:cs="Intel Clear"/>
          <w:lang w:bidi="ar-SA"/>
        </w:rPr>
        <w:t xml:space="preserve"> for </w:t>
      </w:r>
      <w:r w:rsidR="00D05930" w:rsidRPr="00D94FF6">
        <w:rPr>
          <w:rFonts w:ascii="Intel Clear" w:hAnsi="Intel Clear" w:cs="Intel Clear"/>
          <w:lang w:bidi="ar-SA"/>
        </w:rPr>
        <w:t>IP</w:t>
      </w:r>
      <w:r w:rsidR="00D577EF" w:rsidRPr="00D94FF6">
        <w:rPr>
          <w:rFonts w:ascii="Intel Clear" w:hAnsi="Intel Clear" w:cs="Intel Clear"/>
          <w:lang w:bidi="ar-SA"/>
        </w:rPr>
        <w:t xml:space="preserve"> blocks</w:t>
      </w:r>
    </w:p>
    <w:p w14:paraId="32DEB08C" w14:textId="77777777" w:rsidR="00675B97" w:rsidRPr="00D94FF6" w:rsidRDefault="006C3B4B" w:rsidP="00E873B1">
      <w:pPr>
        <w:numPr>
          <w:ilvl w:val="1"/>
          <w:numId w:val="10"/>
        </w:numPr>
        <w:jc w:val="both"/>
        <w:rPr>
          <w:rFonts w:ascii="Intel Clear" w:hAnsi="Intel Clear" w:cs="Intel Clear"/>
          <w:lang w:bidi="ar-SA"/>
        </w:rPr>
      </w:pPr>
      <w:r w:rsidRPr="00D94FF6">
        <w:rPr>
          <w:rFonts w:ascii="Intel Clear" w:hAnsi="Intel Clear" w:cs="Intel Clear"/>
          <w:lang w:bidi="ar-SA"/>
        </w:rPr>
        <w:t>PGCB interacts with PMC for signal handshake for actual PG entry (disabling of FET) and PG exit (re-enabling of FET).</w:t>
      </w:r>
    </w:p>
    <w:p w14:paraId="2427C3BA" w14:textId="77777777" w:rsidR="00F056C5" w:rsidRPr="00D94FF6" w:rsidRDefault="00F056C5" w:rsidP="00E873B1">
      <w:pPr>
        <w:numPr>
          <w:ilvl w:val="1"/>
          <w:numId w:val="10"/>
        </w:numPr>
        <w:jc w:val="both"/>
        <w:rPr>
          <w:rFonts w:ascii="Intel Clear" w:hAnsi="Intel Clear" w:cs="Intel Clear"/>
          <w:lang w:bidi="ar-SA"/>
        </w:rPr>
      </w:pPr>
      <w:r w:rsidRPr="00D94FF6">
        <w:rPr>
          <w:rFonts w:ascii="Intel Clear" w:hAnsi="Intel Clear" w:cs="Intel Clear"/>
          <w:lang w:bidi="ar-SA"/>
        </w:rPr>
        <w:t>PGCB handles the restore request from PMC during the exit from Power-gated state</w:t>
      </w:r>
      <w:r w:rsidR="00E543E0" w:rsidRPr="00D94FF6">
        <w:rPr>
          <w:rFonts w:ascii="Intel Clear" w:hAnsi="Intel Clear" w:cs="Intel Clear"/>
          <w:lang w:bidi="ar-SA"/>
        </w:rPr>
        <w:t xml:space="preserve"> and provides indication to the IP block about the restore support requirement (if and when applicable)</w:t>
      </w:r>
      <w:r w:rsidRPr="00D94FF6">
        <w:rPr>
          <w:rFonts w:ascii="Intel Clear" w:hAnsi="Intel Clear" w:cs="Intel Clear"/>
          <w:lang w:bidi="ar-SA"/>
        </w:rPr>
        <w:t xml:space="preserve">. </w:t>
      </w:r>
    </w:p>
    <w:p w14:paraId="248C7A62" w14:textId="77777777" w:rsidR="00675B97" w:rsidRPr="00D94FF6" w:rsidRDefault="00675B97" w:rsidP="00675B97">
      <w:pPr>
        <w:ind w:left="1440"/>
        <w:jc w:val="both"/>
        <w:rPr>
          <w:rFonts w:ascii="Intel Clear" w:hAnsi="Intel Clear" w:cs="Intel Clear"/>
          <w:lang w:bidi="ar-SA"/>
        </w:rPr>
      </w:pPr>
    </w:p>
    <w:p w14:paraId="3C3FC3D7" w14:textId="77777777" w:rsidR="00766E97" w:rsidRPr="00D94FF6" w:rsidRDefault="00766E97" w:rsidP="00675B97">
      <w:pPr>
        <w:ind w:left="1440"/>
        <w:jc w:val="both"/>
        <w:rPr>
          <w:rFonts w:ascii="Intel Clear" w:hAnsi="Intel Clear" w:cs="Intel Clear"/>
          <w:lang w:bidi="ar-SA"/>
        </w:rPr>
      </w:pPr>
    </w:p>
    <w:p w14:paraId="7548D875" w14:textId="77777777" w:rsidR="003839F0" w:rsidRPr="00D94FF6" w:rsidRDefault="00EB0676" w:rsidP="00E873B1">
      <w:pPr>
        <w:numPr>
          <w:ilvl w:val="0"/>
          <w:numId w:val="10"/>
        </w:numPr>
        <w:jc w:val="both"/>
        <w:rPr>
          <w:rFonts w:ascii="Intel Clear" w:hAnsi="Intel Clear" w:cs="Intel Clear"/>
          <w:lang w:bidi="ar-SA"/>
        </w:rPr>
      </w:pPr>
      <w:r w:rsidRPr="00D94FF6">
        <w:rPr>
          <w:rFonts w:ascii="Intel Clear" w:hAnsi="Intel Clear" w:cs="Intel Clear"/>
          <w:b/>
          <w:lang w:bidi="ar-SA"/>
        </w:rPr>
        <w:t>Prim_pok/side_pok</w:t>
      </w:r>
      <w:r w:rsidR="00B64537" w:rsidRPr="00D94FF6">
        <w:rPr>
          <w:rFonts w:ascii="Intel Clear" w:hAnsi="Intel Clear" w:cs="Intel Clear"/>
          <w:b/>
          <w:lang w:bidi="ar-SA"/>
        </w:rPr>
        <w:t xml:space="preserve"> </w:t>
      </w:r>
      <w:r w:rsidRPr="00D94FF6">
        <w:rPr>
          <w:rFonts w:ascii="Intel Clear" w:hAnsi="Intel Clear" w:cs="Intel Clear"/>
          <w:b/>
          <w:lang w:bidi="ar-SA"/>
        </w:rPr>
        <w:t>a</w:t>
      </w:r>
      <w:r w:rsidR="002349C5" w:rsidRPr="00D94FF6">
        <w:rPr>
          <w:rFonts w:ascii="Intel Clear" w:hAnsi="Intel Clear" w:cs="Intel Clear"/>
          <w:b/>
          <w:lang w:bidi="ar-SA"/>
        </w:rPr>
        <w:t>ssertion</w:t>
      </w:r>
      <w:r w:rsidR="003839F0" w:rsidRPr="00D94FF6">
        <w:rPr>
          <w:rFonts w:ascii="Intel Clear" w:hAnsi="Intel Clear" w:cs="Intel Clear"/>
          <w:b/>
          <w:lang w:bidi="ar-SA"/>
        </w:rPr>
        <w:t>/de-assertion</w:t>
      </w:r>
      <w:r w:rsidR="002349C5" w:rsidRPr="00D94FF6">
        <w:rPr>
          <w:rFonts w:ascii="Intel Clear" w:hAnsi="Intel Clear" w:cs="Intel Clear"/>
          <w:b/>
          <w:lang w:bidi="ar-SA"/>
        </w:rPr>
        <w:t xml:space="preserve"> </w:t>
      </w:r>
      <w:r w:rsidR="00B64537" w:rsidRPr="00D94FF6">
        <w:rPr>
          <w:rFonts w:ascii="Intel Clear" w:hAnsi="Intel Clear" w:cs="Intel Clear"/>
          <w:b/>
          <w:lang w:bidi="ar-SA"/>
        </w:rPr>
        <w:t>control:</w:t>
      </w:r>
      <w:r w:rsidR="00B64537" w:rsidRPr="00D94FF6">
        <w:rPr>
          <w:rFonts w:ascii="Intel Clear" w:hAnsi="Intel Clear" w:cs="Intel Clear"/>
          <w:lang w:bidi="ar-SA"/>
        </w:rPr>
        <w:t xml:space="preserve"> </w:t>
      </w:r>
      <w:r w:rsidRPr="00D94FF6">
        <w:rPr>
          <w:rFonts w:ascii="Intel Clear" w:hAnsi="Intel Clear" w:cs="Intel Clear"/>
          <w:lang w:bidi="ar-SA"/>
        </w:rPr>
        <w:t xml:space="preserve">The </w:t>
      </w:r>
      <w:r w:rsidR="00131930" w:rsidRPr="00D94FF6">
        <w:rPr>
          <w:rFonts w:ascii="Intel Clear" w:hAnsi="Intel Clear" w:cs="Intel Clear"/>
          <w:lang w:bidi="ar-SA"/>
        </w:rPr>
        <w:t xml:space="preserve">PGCB </w:t>
      </w:r>
      <w:r w:rsidR="0052370D" w:rsidRPr="00D94FF6">
        <w:rPr>
          <w:rFonts w:ascii="Intel Clear" w:hAnsi="Intel Clear" w:cs="Intel Clear"/>
          <w:lang w:bidi="ar-SA"/>
        </w:rPr>
        <w:t>provides an explicit signal to control the assertion/de-assertion of the prim_pok and side_pok signals (during various PG entry and exit flows) that are part of the IP block’s interfaces to the IOSF primary and IOSF-SB fabrics.</w:t>
      </w:r>
      <w:r w:rsidR="003839F0" w:rsidRPr="00D94FF6">
        <w:rPr>
          <w:rFonts w:ascii="Intel Clear" w:hAnsi="Intel Clear" w:cs="Intel Clear"/>
          <w:lang w:bidi="ar-SA"/>
        </w:rPr>
        <w:t xml:space="preserve">   </w:t>
      </w:r>
    </w:p>
    <w:p w14:paraId="06A4FA0B" w14:textId="77777777" w:rsidR="009768BA" w:rsidRPr="00D94FF6" w:rsidRDefault="009768BA" w:rsidP="003839F0">
      <w:pPr>
        <w:ind w:left="720"/>
        <w:jc w:val="both"/>
        <w:rPr>
          <w:rFonts w:ascii="Intel Clear" w:hAnsi="Intel Clear" w:cs="Intel Clear"/>
          <w:lang w:bidi="ar-SA"/>
        </w:rPr>
      </w:pPr>
    </w:p>
    <w:p w14:paraId="02191D17" w14:textId="77777777" w:rsidR="004C283A" w:rsidRPr="00D94FF6" w:rsidRDefault="004C283A" w:rsidP="004C283A">
      <w:pPr>
        <w:jc w:val="both"/>
        <w:rPr>
          <w:rFonts w:ascii="Intel Clear" w:hAnsi="Intel Clear" w:cs="Intel Clear"/>
          <w:lang w:bidi="ar-SA"/>
        </w:rPr>
      </w:pPr>
    </w:p>
    <w:p w14:paraId="187DAB76" w14:textId="77777777" w:rsidR="00C026C8" w:rsidRPr="00D94FF6" w:rsidRDefault="00D60E6D" w:rsidP="00C026C8">
      <w:pPr>
        <w:numPr>
          <w:ilvl w:val="0"/>
          <w:numId w:val="10"/>
        </w:numPr>
        <w:jc w:val="both"/>
        <w:rPr>
          <w:rFonts w:ascii="Intel Clear" w:hAnsi="Intel Clear" w:cs="Intel Clear"/>
          <w:lang w:bidi="ar-SA"/>
        </w:rPr>
      </w:pPr>
      <w:r w:rsidRPr="00D94FF6">
        <w:rPr>
          <w:rFonts w:ascii="Intel Clear" w:hAnsi="Intel Clear" w:cs="Intel Clear"/>
          <w:b/>
          <w:lang w:bidi="ar-SA"/>
        </w:rPr>
        <w:t>Support for Warm Reset flow:</w:t>
      </w:r>
      <w:r w:rsidRPr="00D94FF6">
        <w:rPr>
          <w:rFonts w:ascii="Intel Clear" w:hAnsi="Intel Clear" w:cs="Intel Clear"/>
          <w:lang w:bidi="ar-SA"/>
        </w:rPr>
        <w:t xml:space="preserve"> The PGCB supports the Warm reset flow (indicated by the IP to the PGCB through the “ip_pgcb_pg_type” field) and ensures that the IP </w:t>
      </w:r>
      <w:r w:rsidR="00474D16" w:rsidRPr="00D94FF6">
        <w:rPr>
          <w:rFonts w:ascii="Intel Clear" w:hAnsi="Intel Clear" w:cs="Intel Clear"/>
          <w:lang w:bidi="ar-SA"/>
        </w:rPr>
        <w:t xml:space="preserve">block PGD </w:t>
      </w:r>
      <w:r w:rsidRPr="00D94FF6">
        <w:rPr>
          <w:rFonts w:ascii="Intel Clear" w:hAnsi="Intel Clear" w:cs="Intel Clear"/>
          <w:lang w:bidi="ar-SA"/>
        </w:rPr>
        <w:t xml:space="preserve">remains </w:t>
      </w:r>
      <w:r w:rsidR="00474D16" w:rsidRPr="00D94FF6">
        <w:rPr>
          <w:rFonts w:ascii="Intel Clear" w:hAnsi="Intel Clear" w:cs="Intel Clear"/>
          <w:lang w:bidi="ar-SA"/>
        </w:rPr>
        <w:t>in a powered up state during this flow</w:t>
      </w:r>
      <w:r w:rsidR="00215A6B" w:rsidRPr="00D94FF6">
        <w:rPr>
          <w:rFonts w:ascii="Intel Clear" w:hAnsi="Intel Clear" w:cs="Intel Clear"/>
          <w:lang w:bidi="ar-SA"/>
        </w:rPr>
        <w:t xml:space="preserve"> (even though the *_pok signals are de-asserted through PGCB control)</w:t>
      </w:r>
      <w:r w:rsidR="00474D16" w:rsidRPr="00D94FF6">
        <w:rPr>
          <w:rFonts w:ascii="Intel Clear" w:hAnsi="Intel Clear" w:cs="Intel Clear"/>
          <w:lang w:bidi="ar-SA"/>
        </w:rPr>
        <w:t xml:space="preserve">. </w:t>
      </w:r>
      <w:r w:rsidR="00C026C8" w:rsidRPr="00D94FF6">
        <w:rPr>
          <w:rFonts w:ascii="Intel Clear" w:hAnsi="Intel Clear" w:cs="Intel Clear"/>
          <w:lang w:bidi="ar-SA"/>
        </w:rPr>
        <w:t>For this flow, the PGCB only causes the “*_pok” signal de-assertion, but does not step through any other part of the actual PG sequ</w:t>
      </w:r>
      <w:r w:rsidR="00AC610C" w:rsidRPr="00D94FF6">
        <w:rPr>
          <w:rFonts w:ascii="Intel Clear" w:hAnsi="Intel Clear" w:cs="Intel Clear"/>
          <w:lang w:bidi="ar-SA"/>
        </w:rPr>
        <w:t>ence (such as isolation, force_r</w:t>
      </w:r>
      <w:r w:rsidR="00C026C8" w:rsidRPr="00D94FF6">
        <w:rPr>
          <w:rFonts w:ascii="Intel Clear" w:hAnsi="Intel Clear" w:cs="Intel Clear"/>
          <w:lang w:bidi="ar-SA"/>
        </w:rPr>
        <w:t>st</w:t>
      </w:r>
      <w:r w:rsidR="00AC610C" w:rsidRPr="00D94FF6">
        <w:rPr>
          <w:rFonts w:ascii="Intel Clear" w:hAnsi="Intel Clear" w:cs="Intel Clear"/>
          <w:lang w:bidi="ar-SA"/>
        </w:rPr>
        <w:t>_b</w:t>
      </w:r>
      <w:r w:rsidR="00C026C8" w:rsidRPr="00D94FF6">
        <w:rPr>
          <w:rFonts w:ascii="Intel Clear" w:hAnsi="Intel Clear" w:cs="Intel Clear"/>
          <w:lang w:bidi="ar-SA"/>
        </w:rPr>
        <w:t xml:space="preserve">, request to PMC to turn off FET block, etc.). </w:t>
      </w:r>
    </w:p>
    <w:p w14:paraId="282798E0" w14:textId="77777777" w:rsidR="00D60E6D" w:rsidRPr="00D94FF6" w:rsidRDefault="00D60E6D" w:rsidP="00C026C8">
      <w:pPr>
        <w:ind w:left="720"/>
        <w:jc w:val="both"/>
        <w:rPr>
          <w:rFonts w:ascii="Intel Clear" w:hAnsi="Intel Clear" w:cs="Intel Clear"/>
          <w:lang w:bidi="ar-SA"/>
        </w:rPr>
      </w:pPr>
    </w:p>
    <w:p w14:paraId="12208D0A" w14:textId="77777777" w:rsidR="00766E97" w:rsidRPr="00D94FF6" w:rsidRDefault="00766E97" w:rsidP="00C026C8">
      <w:pPr>
        <w:ind w:left="720"/>
        <w:jc w:val="both"/>
        <w:rPr>
          <w:rFonts w:ascii="Intel Clear" w:hAnsi="Intel Clear" w:cs="Intel Clear"/>
          <w:lang w:bidi="ar-SA"/>
        </w:rPr>
      </w:pPr>
    </w:p>
    <w:p w14:paraId="05CF6CF0" w14:textId="77777777" w:rsidR="00686C41" w:rsidRPr="00D94FF6" w:rsidRDefault="0028780B" w:rsidP="00E873B1">
      <w:pPr>
        <w:numPr>
          <w:ilvl w:val="0"/>
          <w:numId w:val="10"/>
        </w:numPr>
        <w:jc w:val="both"/>
        <w:rPr>
          <w:rFonts w:ascii="Intel Clear" w:hAnsi="Intel Clear" w:cs="Intel Clear"/>
          <w:lang w:bidi="ar-SA"/>
        </w:rPr>
      </w:pPr>
      <w:r w:rsidRPr="00D94FF6">
        <w:rPr>
          <w:rFonts w:ascii="Intel Clear" w:hAnsi="Intel Clear" w:cs="Intel Clear"/>
          <w:b/>
          <w:lang w:bidi="ar-SA"/>
        </w:rPr>
        <w:t>Sync/</w:t>
      </w:r>
      <w:r w:rsidR="008D3C35" w:rsidRPr="00D94FF6">
        <w:rPr>
          <w:rFonts w:ascii="Intel Clear" w:hAnsi="Intel Clear" w:cs="Intel Clear"/>
          <w:b/>
          <w:lang w:bidi="ar-SA"/>
        </w:rPr>
        <w:t>A</w:t>
      </w:r>
      <w:r w:rsidRPr="00D94FF6">
        <w:rPr>
          <w:rFonts w:ascii="Intel Clear" w:hAnsi="Intel Clear" w:cs="Intel Clear"/>
          <w:b/>
          <w:lang w:bidi="ar-SA"/>
        </w:rPr>
        <w:t xml:space="preserve">sync </w:t>
      </w:r>
      <w:r w:rsidR="006C5052" w:rsidRPr="00D94FF6">
        <w:rPr>
          <w:rFonts w:ascii="Intel Clear" w:hAnsi="Intel Clear" w:cs="Intel Clear"/>
          <w:b/>
          <w:lang w:bidi="ar-SA"/>
        </w:rPr>
        <w:t xml:space="preserve">nature of PGCB </w:t>
      </w:r>
      <w:r w:rsidRPr="00D94FF6">
        <w:rPr>
          <w:rFonts w:ascii="Intel Clear" w:hAnsi="Intel Clear" w:cs="Intel Clear"/>
          <w:b/>
          <w:lang w:bidi="ar-SA"/>
        </w:rPr>
        <w:t>inputs</w:t>
      </w:r>
      <w:r w:rsidR="006C5052" w:rsidRPr="00D94FF6">
        <w:rPr>
          <w:rFonts w:ascii="Intel Clear" w:hAnsi="Intel Clear" w:cs="Intel Clear"/>
          <w:b/>
          <w:lang w:bidi="ar-SA"/>
        </w:rPr>
        <w:t>/</w:t>
      </w:r>
      <w:r w:rsidRPr="00D94FF6">
        <w:rPr>
          <w:rFonts w:ascii="Intel Clear" w:hAnsi="Intel Clear" w:cs="Intel Clear"/>
          <w:b/>
          <w:lang w:bidi="ar-SA"/>
        </w:rPr>
        <w:t>outputs:</w:t>
      </w:r>
      <w:r w:rsidRPr="00D94FF6">
        <w:rPr>
          <w:rFonts w:ascii="Intel Clear" w:hAnsi="Intel Clear" w:cs="Intel Clear"/>
          <w:lang w:bidi="ar-SA"/>
        </w:rPr>
        <w:t xml:space="preserve"> </w:t>
      </w:r>
      <w:r w:rsidR="00686C41" w:rsidRPr="00D94FF6">
        <w:rPr>
          <w:rFonts w:ascii="Intel Clear" w:hAnsi="Intel Clear" w:cs="Intel Clear"/>
          <w:lang w:bidi="ar-SA"/>
        </w:rPr>
        <w:t xml:space="preserve">The PGCB assumes that </w:t>
      </w:r>
      <w:r w:rsidRPr="00D94FF6">
        <w:rPr>
          <w:rFonts w:ascii="Intel Clear" w:hAnsi="Intel Clear" w:cs="Intel Clear"/>
          <w:lang w:bidi="ar-SA"/>
        </w:rPr>
        <w:t xml:space="preserve">all </w:t>
      </w:r>
      <w:r w:rsidR="00525BC4" w:rsidRPr="00D94FF6">
        <w:rPr>
          <w:rFonts w:ascii="Intel Clear" w:hAnsi="Intel Clear" w:cs="Intel Clear"/>
          <w:lang w:bidi="ar-SA"/>
        </w:rPr>
        <w:t>its input s</w:t>
      </w:r>
      <w:r w:rsidR="00686C41" w:rsidRPr="00D94FF6">
        <w:rPr>
          <w:rFonts w:ascii="Intel Clear" w:hAnsi="Intel Clear" w:cs="Intel Clear"/>
          <w:lang w:bidi="ar-SA"/>
        </w:rPr>
        <w:t>ignals</w:t>
      </w:r>
      <w:r w:rsidR="00525BC4" w:rsidRPr="00D94FF6">
        <w:rPr>
          <w:rFonts w:ascii="Intel Clear" w:hAnsi="Intel Clear" w:cs="Intel Clear"/>
          <w:lang w:bidi="ar-SA"/>
        </w:rPr>
        <w:t xml:space="preserve"> that </w:t>
      </w:r>
      <w:r w:rsidRPr="00D94FF6">
        <w:rPr>
          <w:rFonts w:ascii="Intel Clear" w:hAnsi="Intel Clear" w:cs="Intel Clear"/>
          <w:lang w:bidi="ar-SA"/>
        </w:rPr>
        <w:t xml:space="preserve">are driven by the </w:t>
      </w:r>
      <w:r w:rsidR="00D05930" w:rsidRPr="00D94FF6">
        <w:rPr>
          <w:rFonts w:ascii="Intel Clear" w:hAnsi="Intel Clear" w:cs="Intel Clear"/>
          <w:lang w:bidi="ar-SA"/>
        </w:rPr>
        <w:t>IP</w:t>
      </w:r>
      <w:r w:rsidRPr="00D94FF6">
        <w:rPr>
          <w:rFonts w:ascii="Intel Clear" w:hAnsi="Intel Clear" w:cs="Intel Clear"/>
          <w:lang w:bidi="ar-SA"/>
        </w:rPr>
        <w:t xml:space="preserve"> block</w:t>
      </w:r>
      <w:r w:rsidR="00686C41" w:rsidRPr="00D94FF6">
        <w:rPr>
          <w:rFonts w:ascii="Intel Clear" w:hAnsi="Intel Clear" w:cs="Intel Clear"/>
          <w:lang w:bidi="ar-SA"/>
        </w:rPr>
        <w:t xml:space="preserve">, </w:t>
      </w:r>
      <w:r w:rsidRPr="00D94FF6">
        <w:rPr>
          <w:rFonts w:ascii="Intel Clear" w:hAnsi="Intel Clear" w:cs="Intel Clear"/>
          <w:lang w:bidi="ar-SA"/>
        </w:rPr>
        <w:t>are</w:t>
      </w:r>
      <w:r w:rsidR="00686C41" w:rsidRPr="00D94FF6">
        <w:rPr>
          <w:rFonts w:ascii="Intel Clear" w:hAnsi="Intel Clear" w:cs="Intel Clear"/>
          <w:lang w:bidi="ar-SA"/>
        </w:rPr>
        <w:t xml:space="preserve"> synchron</w:t>
      </w:r>
      <w:r w:rsidRPr="00D94FF6">
        <w:rPr>
          <w:rFonts w:ascii="Intel Clear" w:hAnsi="Intel Clear" w:cs="Intel Clear"/>
          <w:lang w:bidi="ar-SA"/>
        </w:rPr>
        <w:t>ous to the PGCB clock. This is assumed in order to</w:t>
      </w:r>
      <w:r w:rsidR="00686C41" w:rsidRPr="00D94FF6">
        <w:rPr>
          <w:rFonts w:ascii="Intel Clear" w:hAnsi="Intel Clear" w:cs="Intel Clear"/>
          <w:lang w:bidi="ar-SA"/>
        </w:rPr>
        <w:t xml:space="preserve"> avoid having to add redundant delay where synchronization is not needed.</w:t>
      </w:r>
    </w:p>
    <w:p w14:paraId="0192DE6D" w14:textId="77777777" w:rsidR="00686C41" w:rsidRPr="00D94FF6" w:rsidRDefault="00686C41" w:rsidP="00E873B1">
      <w:pPr>
        <w:numPr>
          <w:ilvl w:val="1"/>
          <w:numId w:val="10"/>
        </w:numPr>
        <w:jc w:val="both"/>
        <w:rPr>
          <w:rFonts w:ascii="Intel Clear" w:hAnsi="Intel Clear" w:cs="Intel Clear"/>
          <w:lang w:bidi="ar-SA"/>
        </w:rPr>
      </w:pPr>
      <w:r w:rsidRPr="00D94FF6">
        <w:rPr>
          <w:rFonts w:ascii="Intel Clear" w:hAnsi="Intel Clear" w:cs="Intel Clear"/>
          <w:lang w:bidi="ar-SA"/>
        </w:rPr>
        <w:t xml:space="preserve">Outputs from PGCB </w:t>
      </w:r>
      <w:r w:rsidR="0028780B" w:rsidRPr="00D94FF6">
        <w:rPr>
          <w:rFonts w:ascii="Intel Clear" w:hAnsi="Intel Clear" w:cs="Intel Clear"/>
          <w:u w:val="single"/>
          <w:lang w:bidi="ar-SA"/>
        </w:rPr>
        <w:t>are</w:t>
      </w:r>
      <w:r w:rsidRPr="00D94FF6">
        <w:rPr>
          <w:rFonts w:ascii="Intel Clear" w:hAnsi="Intel Clear" w:cs="Intel Clear"/>
          <w:lang w:bidi="ar-SA"/>
        </w:rPr>
        <w:t xml:space="preserve"> glitch free to </w:t>
      </w:r>
      <w:r w:rsidR="00473093" w:rsidRPr="00D94FF6">
        <w:rPr>
          <w:rFonts w:ascii="Intel Clear" w:hAnsi="Intel Clear" w:cs="Intel Clear"/>
          <w:lang w:bidi="ar-SA"/>
        </w:rPr>
        <w:t xml:space="preserve">the </w:t>
      </w:r>
      <w:r w:rsidR="00D05930" w:rsidRPr="00D94FF6">
        <w:rPr>
          <w:rFonts w:ascii="Intel Clear" w:hAnsi="Intel Clear" w:cs="Intel Clear"/>
          <w:lang w:bidi="ar-SA"/>
        </w:rPr>
        <w:t>IP</w:t>
      </w:r>
      <w:r w:rsidRPr="00D94FF6">
        <w:rPr>
          <w:rFonts w:ascii="Intel Clear" w:hAnsi="Intel Clear" w:cs="Intel Clear"/>
          <w:lang w:bidi="ar-SA"/>
        </w:rPr>
        <w:t xml:space="preserve"> and</w:t>
      </w:r>
      <w:r w:rsidR="00473093" w:rsidRPr="00D94FF6">
        <w:rPr>
          <w:rFonts w:ascii="Intel Clear" w:hAnsi="Intel Clear" w:cs="Intel Clear"/>
          <w:lang w:bidi="ar-SA"/>
        </w:rPr>
        <w:t xml:space="preserve"> the</w:t>
      </w:r>
      <w:r w:rsidRPr="00D94FF6">
        <w:rPr>
          <w:rFonts w:ascii="Intel Clear" w:hAnsi="Intel Clear" w:cs="Intel Clear"/>
          <w:lang w:bidi="ar-SA"/>
        </w:rPr>
        <w:t xml:space="preserve"> PMC</w:t>
      </w:r>
      <w:r w:rsidR="006C5052" w:rsidRPr="00D94FF6">
        <w:rPr>
          <w:rFonts w:ascii="Intel Clear" w:hAnsi="Intel Clear" w:cs="Intel Clear"/>
          <w:lang w:bidi="ar-SA"/>
        </w:rPr>
        <w:t xml:space="preserve"> (sent as flop outputs)</w:t>
      </w:r>
      <w:r w:rsidRPr="00D94FF6">
        <w:rPr>
          <w:rFonts w:ascii="Intel Clear" w:hAnsi="Intel Clear" w:cs="Intel Clear"/>
          <w:lang w:bidi="ar-SA"/>
        </w:rPr>
        <w:t xml:space="preserve">. </w:t>
      </w:r>
      <w:r w:rsidR="00ED5655" w:rsidRPr="00D94FF6">
        <w:rPr>
          <w:rFonts w:ascii="Intel Clear" w:hAnsi="Intel Clear" w:cs="Intel Clear"/>
          <w:lang w:bidi="ar-SA"/>
        </w:rPr>
        <w:t xml:space="preserve">There is one signal that is combinatorial – “pgcb_pwrgate_active”. </w:t>
      </w:r>
    </w:p>
    <w:p w14:paraId="7A6BA7A7" w14:textId="77777777" w:rsidR="00686C41" w:rsidRPr="00D94FF6" w:rsidRDefault="006C5052" w:rsidP="00E873B1">
      <w:pPr>
        <w:numPr>
          <w:ilvl w:val="1"/>
          <w:numId w:val="10"/>
        </w:numPr>
        <w:jc w:val="both"/>
        <w:rPr>
          <w:rFonts w:ascii="Intel Clear" w:hAnsi="Intel Clear" w:cs="Intel Clear"/>
          <w:lang w:bidi="ar-SA"/>
        </w:rPr>
      </w:pPr>
      <w:r w:rsidRPr="00D94FF6">
        <w:rPr>
          <w:rFonts w:ascii="Intel Clear" w:hAnsi="Intel Clear" w:cs="Intel Clear"/>
          <w:lang w:bidi="ar-SA"/>
        </w:rPr>
        <w:t xml:space="preserve">All inputs to PGCB from the </w:t>
      </w:r>
      <w:r w:rsidR="00D05930" w:rsidRPr="00D94FF6">
        <w:rPr>
          <w:rFonts w:ascii="Intel Clear" w:hAnsi="Intel Clear" w:cs="Intel Clear"/>
          <w:lang w:bidi="ar-SA"/>
        </w:rPr>
        <w:t>IP</w:t>
      </w:r>
      <w:r w:rsidRPr="00D94FF6">
        <w:rPr>
          <w:rFonts w:ascii="Intel Clear" w:hAnsi="Intel Clear" w:cs="Intel Clear"/>
          <w:lang w:bidi="ar-SA"/>
        </w:rPr>
        <w:t xml:space="preserve"> are treated as synchronous to PGCB clock. </w:t>
      </w:r>
    </w:p>
    <w:p w14:paraId="0F0BAA62" w14:textId="77777777" w:rsidR="00686C41" w:rsidRPr="00D94FF6" w:rsidRDefault="006C5052" w:rsidP="00E873B1">
      <w:pPr>
        <w:numPr>
          <w:ilvl w:val="1"/>
          <w:numId w:val="10"/>
        </w:numPr>
        <w:jc w:val="both"/>
        <w:rPr>
          <w:rFonts w:ascii="Intel Clear" w:hAnsi="Intel Clear" w:cs="Intel Clear"/>
          <w:lang w:bidi="ar-SA"/>
        </w:rPr>
      </w:pPr>
      <w:r w:rsidRPr="00D94FF6">
        <w:rPr>
          <w:rFonts w:ascii="Intel Clear" w:hAnsi="Intel Clear" w:cs="Intel Clear"/>
          <w:lang w:bidi="ar-SA"/>
        </w:rPr>
        <w:t xml:space="preserve">Only </w:t>
      </w:r>
      <w:r w:rsidR="00686C41" w:rsidRPr="00D94FF6">
        <w:rPr>
          <w:rFonts w:ascii="Intel Clear" w:hAnsi="Intel Clear" w:cs="Intel Clear"/>
          <w:lang w:bidi="ar-SA"/>
        </w:rPr>
        <w:t xml:space="preserve">PMC inputs to PGCB </w:t>
      </w:r>
      <w:r w:rsidRPr="00D94FF6">
        <w:rPr>
          <w:rFonts w:ascii="Intel Clear" w:hAnsi="Intel Clear" w:cs="Intel Clear"/>
          <w:lang w:bidi="ar-SA"/>
        </w:rPr>
        <w:t xml:space="preserve">are treated as async and are synchronized to PGCB clock before being used. </w:t>
      </w:r>
    </w:p>
    <w:p w14:paraId="4D94223B" w14:textId="77777777" w:rsidR="001C0BAB" w:rsidRPr="00D94FF6" w:rsidRDefault="001C0BAB">
      <w:pPr>
        <w:rPr>
          <w:rFonts w:ascii="Intel Clear" w:hAnsi="Intel Clear" w:cs="Intel Clear"/>
          <w:b/>
          <w:bCs/>
          <w:sz w:val="26"/>
          <w:szCs w:val="26"/>
          <w:lang w:bidi="ar-SA"/>
        </w:rPr>
      </w:pPr>
      <w:r w:rsidRPr="00D94FF6">
        <w:rPr>
          <w:rFonts w:ascii="Intel Clear" w:hAnsi="Intel Clear" w:cs="Intel Clear"/>
          <w:lang w:bidi="ar-SA"/>
        </w:rPr>
        <w:br w:type="page"/>
      </w:r>
    </w:p>
    <w:p w14:paraId="46F206DA" w14:textId="77777777" w:rsidR="00D37EFE" w:rsidRPr="00D94FF6" w:rsidRDefault="00D37EFE" w:rsidP="00D37EFE">
      <w:pPr>
        <w:pStyle w:val="Heading3"/>
        <w:rPr>
          <w:rFonts w:ascii="Intel Clear" w:hAnsi="Intel Clear" w:cs="Intel Clear"/>
          <w:lang w:bidi="ar-SA"/>
        </w:rPr>
      </w:pPr>
      <w:r w:rsidRPr="00D94FF6">
        <w:rPr>
          <w:rFonts w:ascii="Intel Clear" w:hAnsi="Intel Clear" w:cs="Intel Clear"/>
          <w:lang w:bidi="ar-SA"/>
        </w:rPr>
        <w:lastRenderedPageBreak/>
        <w:t xml:space="preserve">Out of scope </w:t>
      </w:r>
    </w:p>
    <w:p w14:paraId="4DFDB5BB" w14:textId="77777777" w:rsidR="00EC4F46" w:rsidRPr="00D94FF6" w:rsidRDefault="00EC4F46" w:rsidP="00EC4F46">
      <w:pPr>
        <w:jc w:val="both"/>
        <w:rPr>
          <w:rFonts w:ascii="Intel Clear" w:hAnsi="Intel Clear" w:cs="Intel Clear"/>
          <w:lang w:bidi="ar-SA"/>
        </w:rPr>
      </w:pPr>
      <w:r w:rsidRPr="00D94FF6">
        <w:rPr>
          <w:rFonts w:ascii="Intel Clear" w:hAnsi="Intel Clear" w:cs="Intel Clear"/>
          <w:lang w:bidi="ar-SA"/>
        </w:rPr>
        <w:t xml:space="preserve">The following items are NOT included within the PGCB, and hence are OUT of scope of the PGCB. </w:t>
      </w:r>
      <w:r w:rsidR="007169A7" w:rsidRPr="00D94FF6">
        <w:rPr>
          <w:rFonts w:ascii="Intel Clear" w:hAnsi="Intel Clear" w:cs="Intel Clear"/>
          <w:lang w:bidi="ar-SA"/>
        </w:rPr>
        <w:t xml:space="preserve">Some of these items may be handled by the CDC component. </w:t>
      </w:r>
    </w:p>
    <w:p w14:paraId="1931AD4A" w14:textId="77777777" w:rsidR="00EC4F46" w:rsidRPr="00D94FF6" w:rsidRDefault="00EC4F46" w:rsidP="00E960F7">
      <w:pPr>
        <w:rPr>
          <w:rFonts w:ascii="Intel Clear" w:hAnsi="Intel Clear" w:cs="Intel Clear"/>
          <w:lang w:bidi="ar-SA"/>
        </w:rPr>
      </w:pPr>
    </w:p>
    <w:p w14:paraId="21D1A802" w14:textId="77777777" w:rsidR="00EC4F46" w:rsidRPr="00D94FF6" w:rsidRDefault="00EC4F46" w:rsidP="008A4F40">
      <w:pPr>
        <w:numPr>
          <w:ilvl w:val="0"/>
          <w:numId w:val="30"/>
        </w:numPr>
        <w:jc w:val="both"/>
        <w:rPr>
          <w:rFonts w:ascii="Intel Clear" w:hAnsi="Intel Clear" w:cs="Intel Clear"/>
          <w:lang w:bidi="ar-SA"/>
        </w:rPr>
      </w:pPr>
      <w:r w:rsidRPr="00D94FF6">
        <w:rPr>
          <w:rFonts w:ascii="Intel Clear" w:hAnsi="Intel Clear" w:cs="Intel Clear"/>
          <w:b/>
          <w:lang w:bidi="ar-SA"/>
        </w:rPr>
        <w:t>Fabric Interface</w:t>
      </w:r>
      <w:r w:rsidR="00F84C7F" w:rsidRPr="00D94FF6">
        <w:rPr>
          <w:rFonts w:ascii="Intel Clear" w:hAnsi="Intel Clear" w:cs="Intel Clear"/>
          <w:b/>
          <w:lang w:bidi="ar-SA"/>
        </w:rPr>
        <w:t xml:space="preserve"> and Configuration storage</w:t>
      </w:r>
      <w:r w:rsidRPr="00D94FF6">
        <w:rPr>
          <w:rFonts w:ascii="Intel Clear" w:hAnsi="Intel Clear" w:cs="Intel Clear"/>
          <w:b/>
          <w:lang w:bidi="ar-SA"/>
        </w:rPr>
        <w:t>:</w:t>
      </w:r>
      <w:r w:rsidRPr="00D94FF6">
        <w:rPr>
          <w:rFonts w:ascii="Intel Clear" w:hAnsi="Intel Clear" w:cs="Intel Clear"/>
          <w:lang w:bidi="ar-SA"/>
        </w:rPr>
        <w:t xml:space="preserve"> The PGCB does not have either IOSF primary or IOSF sideband interfaces.</w:t>
      </w:r>
    </w:p>
    <w:p w14:paraId="03270A14" w14:textId="77777777" w:rsidR="00EC4F46" w:rsidRPr="00D94FF6" w:rsidRDefault="00EC4F46" w:rsidP="008A4F40">
      <w:pPr>
        <w:numPr>
          <w:ilvl w:val="1"/>
          <w:numId w:val="17"/>
        </w:numPr>
        <w:jc w:val="both"/>
        <w:rPr>
          <w:rFonts w:ascii="Intel Clear" w:hAnsi="Intel Clear" w:cs="Intel Clear"/>
          <w:lang w:bidi="ar-SA"/>
        </w:rPr>
      </w:pPr>
      <w:r w:rsidRPr="00D94FF6">
        <w:rPr>
          <w:rFonts w:ascii="Intel Clear" w:hAnsi="Intel Clear" w:cs="Intel Clear"/>
          <w:lang w:bidi="ar-SA"/>
        </w:rPr>
        <w:t xml:space="preserve">PGCB </w:t>
      </w:r>
      <w:r w:rsidR="00D37EFE" w:rsidRPr="00D94FF6">
        <w:rPr>
          <w:rFonts w:ascii="Intel Clear" w:hAnsi="Intel Clear" w:cs="Intel Clear"/>
          <w:lang w:bidi="ar-SA"/>
        </w:rPr>
        <w:t xml:space="preserve">does </w:t>
      </w:r>
      <w:r w:rsidRPr="00D94FF6">
        <w:rPr>
          <w:rFonts w:ascii="Intel Clear" w:hAnsi="Intel Clear" w:cs="Intel Clear"/>
          <w:lang w:bidi="ar-SA"/>
        </w:rPr>
        <w:t>not comprehend state of fabric ISMs directly.</w:t>
      </w:r>
    </w:p>
    <w:p w14:paraId="0BBA6155" w14:textId="77777777" w:rsidR="00EC4F46" w:rsidRPr="00D94FF6" w:rsidRDefault="00EC4F46" w:rsidP="008A4F40">
      <w:pPr>
        <w:numPr>
          <w:ilvl w:val="1"/>
          <w:numId w:val="17"/>
        </w:numPr>
        <w:jc w:val="both"/>
        <w:rPr>
          <w:rFonts w:ascii="Intel Clear" w:hAnsi="Intel Clear" w:cs="Intel Clear"/>
          <w:lang w:bidi="ar-SA"/>
        </w:rPr>
      </w:pPr>
      <w:r w:rsidRPr="00D94FF6">
        <w:rPr>
          <w:rFonts w:ascii="Intel Clear" w:hAnsi="Intel Clear" w:cs="Intel Clear"/>
          <w:lang w:bidi="ar-SA"/>
        </w:rPr>
        <w:t xml:space="preserve">PGCB </w:t>
      </w:r>
      <w:r w:rsidR="00F84C7F" w:rsidRPr="00D94FF6">
        <w:rPr>
          <w:rFonts w:ascii="Intel Clear" w:hAnsi="Intel Clear" w:cs="Intel Clear"/>
          <w:lang w:bidi="ar-SA"/>
        </w:rPr>
        <w:t xml:space="preserve">does not support </w:t>
      </w:r>
      <w:r w:rsidRPr="00D94FF6">
        <w:rPr>
          <w:rFonts w:ascii="Intel Clear" w:hAnsi="Intel Clear" w:cs="Intel Clear"/>
          <w:lang w:bidi="ar-SA"/>
        </w:rPr>
        <w:t>receiv</w:t>
      </w:r>
      <w:r w:rsidR="00F84C7F" w:rsidRPr="00D94FF6">
        <w:rPr>
          <w:rFonts w:ascii="Intel Clear" w:hAnsi="Intel Clear" w:cs="Intel Clear"/>
          <w:lang w:bidi="ar-SA"/>
        </w:rPr>
        <w:t xml:space="preserve">ing </w:t>
      </w:r>
      <w:r w:rsidRPr="00D94FF6">
        <w:rPr>
          <w:rFonts w:ascii="Intel Clear" w:hAnsi="Intel Clear" w:cs="Intel Clear"/>
          <w:lang w:bidi="ar-SA"/>
        </w:rPr>
        <w:t xml:space="preserve">any cycles </w:t>
      </w:r>
      <w:r w:rsidR="00F84C7F" w:rsidRPr="00D94FF6">
        <w:rPr>
          <w:rFonts w:ascii="Intel Clear" w:hAnsi="Intel Clear" w:cs="Intel Clear"/>
          <w:lang w:bidi="ar-SA"/>
        </w:rPr>
        <w:t xml:space="preserve">from fabric </w:t>
      </w:r>
      <w:r w:rsidRPr="00D94FF6">
        <w:rPr>
          <w:rFonts w:ascii="Intel Clear" w:hAnsi="Intel Clear" w:cs="Intel Clear"/>
          <w:lang w:bidi="ar-SA"/>
        </w:rPr>
        <w:t xml:space="preserve">for configuration. Therefore, power gating and </w:t>
      </w:r>
      <w:r w:rsidR="00D60E6D" w:rsidRPr="00D94FF6">
        <w:rPr>
          <w:rFonts w:ascii="Intel Clear" w:hAnsi="Intel Clear" w:cs="Intel Clear"/>
          <w:lang w:bidi="ar-SA"/>
        </w:rPr>
        <w:t xml:space="preserve">state </w:t>
      </w:r>
      <w:r w:rsidRPr="00D94FF6">
        <w:rPr>
          <w:rFonts w:ascii="Intel Clear" w:hAnsi="Intel Clear" w:cs="Intel Clear"/>
          <w:lang w:bidi="ar-SA"/>
        </w:rPr>
        <w:t>retention related configuration bits are physically outside the PGCB.</w:t>
      </w:r>
    </w:p>
    <w:p w14:paraId="0834B8F9" w14:textId="77777777" w:rsidR="00EC4F46" w:rsidRPr="00D94FF6" w:rsidRDefault="00EC4F46" w:rsidP="00E960F7">
      <w:pPr>
        <w:rPr>
          <w:rFonts w:ascii="Intel Clear" w:hAnsi="Intel Clear" w:cs="Intel Clear"/>
          <w:lang w:bidi="ar-SA"/>
        </w:rPr>
      </w:pPr>
    </w:p>
    <w:p w14:paraId="69A8F0AD" w14:textId="77777777" w:rsidR="00EC4F46" w:rsidRPr="00D94FF6" w:rsidRDefault="00EC4F46" w:rsidP="008A4F40">
      <w:pPr>
        <w:numPr>
          <w:ilvl w:val="0"/>
          <w:numId w:val="30"/>
        </w:numPr>
        <w:jc w:val="both"/>
        <w:rPr>
          <w:rFonts w:ascii="Intel Clear" w:hAnsi="Intel Clear" w:cs="Intel Clear"/>
          <w:lang w:bidi="ar-SA"/>
        </w:rPr>
      </w:pPr>
      <w:r w:rsidRPr="00D94FF6">
        <w:rPr>
          <w:rFonts w:ascii="Intel Clear" w:hAnsi="Intel Clear" w:cs="Intel Clear"/>
          <w:b/>
          <w:lang w:bidi="ar-SA"/>
        </w:rPr>
        <w:t>Power-gate and Wake from PMC:</w:t>
      </w:r>
      <w:r w:rsidRPr="00D94FF6">
        <w:rPr>
          <w:rFonts w:ascii="Intel Clear" w:hAnsi="Intel Clear" w:cs="Intel Clear"/>
          <w:lang w:bidi="ar-SA"/>
        </w:rPr>
        <w:t xml:space="preserve"> The PGCB does not directly/separately comprehend the PMC power-gate and wake indications (</w:t>
      </w:r>
      <w:r w:rsidR="00525BC4" w:rsidRPr="00D94FF6">
        <w:rPr>
          <w:rFonts w:ascii="Intel Clear" w:hAnsi="Intel Clear" w:cs="Intel Clear"/>
          <w:lang w:bidi="ar-SA"/>
        </w:rPr>
        <w:t xml:space="preserve">such as </w:t>
      </w:r>
      <w:r w:rsidRPr="00D94FF6">
        <w:rPr>
          <w:rFonts w:ascii="Intel Clear" w:hAnsi="Intel Clear" w:cs="Intel Clear"/>
          <w:lang w:bidi="ar-SA"/>
        </w:rPr>
        <w:t>ForcePwrgatePOK message, pmc_ip_sw_pg_req_b, pmc_ip_wake</w:t>
      </w:r>
      <w:r w:rsidR="00525BC4" w:rsidRPr="00D94FF6">
        <w:rPr>
          <w:rFonts w:ascii="Intel Clear" w:hAnsi="Intel Clear" w:cs="Intel Clear"/>
          <w:lang w:bidi="ar-SA"/>
        </w:rPr>
        <w:t>, etc.</w:t>
      </w:r>
      <w:r w:rsidRPr="00D94FF6">
        <w:rPr>
          <w:rFonts w:ascii="Intel Clear" w:hAnsi="Intel Clear" w:cs="Intel Clear"/>
          <w:lang w:bidi="ar-SA"/>
        </w:rPr>
        <w:t xml:space="preserve">). It is the </w:t>
      </w:r>
      <w:r w:rsidR="00D05930" w:rsidRPr="00D94FF6">
        <w:rPr>
          <w:rFonts w:ascii="Intel Clear" w:hAnsi="Intel Clear" w:cs="Intel Clear"/>
          <w:lang w:bidi="ar-SA"/>
        </w:rPr>
        <w:t>IP</w:t>
      </w:r>
      <w:r w:rsidRPr="00D94FF6">
        <w:rPr>
          <w:rFonts w:ascii="Intel Clear" w:hAnsi="Intel Clear" w:cs="Intel Clear"/>
          <w:lang w:bidi="ar-SA"/>
        </w:rPr>
        <w:t xml:space="preserve"> block’s responsibility to factor this indication into the consolidated power gating/wake request that it makes to the PGCB. The </w:t>
      </w:r>
      <w:r w:rsidR="00D05930" w:rsidRPr="00D94FF6">
        <w:rPr>
          <w:rFonts w:ascii="Intel Clear" w:hAnsi="Intel Clear" w:cs="Intel Clear"/>
          <w:lang w:bidi="ar-SA"/>
        </w:rPr>
        <w:t>IP</w:t>
      </w:r>
      <w:r w:rsidRPr="00D94FF6">
        <w:rPr>
          <w:rFonts w:ascii="Intel Clear" w:hAnsi="Intel Clear" w:cs="Intel Clear"/>
          <w:lang w:bidi="ar-SA"/>
        </w:rPr>
        <w:t xml:space="preserve"> block is responsible for comprehending all the required conditions for power gating/ungating, including any SW triggered power gating, and all configuration signals that impact power-gating.</w:t>
      </w:r>
      <w:r w:rsidR="00525BC4" w:rsidRPr="00D94FF6">
        <w:rPr>
          <w:rFonts w:ascii="Intel Clear" w:hAnsi="Intel Clear" w:cs="Intel Clear"/>
          <w:lang w:bidi="ar-SA"/>
        </w:rPr>
        <w:t xml:space="preserve"> In general, it is the </w:t>
      </w:r>
      <w:r w:rsidR="00D05930" w:rsidRPr="00D94FF6">
        <w:rPr>
          <w:rFonts w:ascii="Intel Clear" w:hAnsi="Intel Clear" w:cs="Intel Clear"/>
          <w:lang w:bidi="ar-SA"/>
        </w:rPr>
        <w:t>IP</w:t>
      </w:r>
      <w:r w:rsidR="00525BC4" w:rsidRPr="00D94FF6">
        <w:rPr>
          <w:rFonts w:ascii="Intel Clear" w:hAnsi="Intel Clear" w:cs="Intel Clear"/>
          <w:lang w:bidi="ar-SA"/>
        </w:rPr>
        <w:t xml:space="preserve"> block responsibility to decide if power-gating needs to happen, and to detect a wake event from Power-gated state. </w:t>
      </w:r>
    </w:p>
    <w:p w14:paraId="112611B1" w14:textId="77777777" w:rsidR="00F84C7F" w:rsidRPr="00D94FF6" w:rsidRDefault="00F84C7F" w:rsidP="00F84C7F">
      <w:pPr>
        <w:ind w:left="720"/>
        <w:jc w:val="both"/>
        <w:rPr>
          <w:rFonts w:ascii="Intel Clear" w:hAnsi="Intel Clear" w:cs="Intel Clear"/>
          <w:lang w:bidi="ar-SA"/>
        </w:rPr>
      </w:pPr>
    </w:p>
    <w:p w14:paraId="7C817502" w14:textId="77777777" w:rsidR="00B63F0D" w:rsidRPr="00D94FF6" w:rsidRDefault="00F84C7F" w:rsidP="008A4F40">
      <w:pPr>
        <w:numPr>
          <w:ilvl w:val="0"/>
          <w:numId w:val="30"/>
        </w:numPr>
        <w:jc w:val="both"/>
        <w:rPr>
          <w:rFonts w:ascii="Intel Clear" w:hAnsi="Intel Clear" w:cs="Intel Clear"/>
          <w:lang w:bidi="ar-SA"/>
        </w:rPr>
      </w:pPr>
      <w:r w:rsidRPr="00D94FF6">
        <w:rPr>
          <w:rFonts w:ascii="Intel Clear" w:hAnsi="Intel Clear" w:cs="Intel Clear"/>
          <w:b/>
          <w:lang w:bidi="ar-SA"/>
        </w:rPr>
        <w:t>Clock control:</w:t>
      </w:r>
      <w:r w:rsidRPr="00D94FF6">
        <w:rPr>
          <w:rFonts w:ascii="Intel Clear" w:hAnsi="Intel Clear" w:cs="Intel Clear"/>
          <w:lang w:bidi="ar-SA"/>
        </w:rPr>
        <w:t xml:space="preserve"> PGCB does not directly control any clocks, but </w:t>
      </w:r>
      <w:r w:rsidR="00894AEC" w:rsidRPr="00D94FF6">
        <w:rPr>
          <w:rFonts w:ascii="Intel Clear" w:hAnsi="Intel Clear" w:cs="Intel Clear"/>
          <w:lang w:bidi="ar-SA"/>
        </w:rPr>
        <w:t xml:space="preserve">expects the IP block to explicitly control the clocks such </w:t>
      </w:r>
      <w:r w:rsidRPr="00D94FF6">
        <w:rPr>
          <w:rFonts w:ascii="Intel Clear" w:hAnsi="Intel Clear" w:cs="Intel Clear"/>
          <w:lang w:bidi="ar-SA"/>
        </w:rPr>
        <w:t xml:space="preserve">that all clocks in the PGD </w:t>
      </w:r>
      <w:r w:rsidR="00894AEC" w:rsidRPr="00D94FF6">
        <w:rPr>
          <w:rFonts w:ascii="Intel Clear" w:hAnsi="Intel Clear" w:cs="Intel Clear"/>
          <w:lang w:bidi="ar-SA"/>
        </w:rPr>
        <w:t xml:space="preserve">are </w:t>
      </w:r>
      <w:r w:rsidRPr="00D94FF6">
        <w:rPr>
          <w:rFonts w:ascii="Intel Clear" w:hAnsi="Intel Clear" w:cs="Intel Clear"/>
          <w:lang w:bidi="ar-SA"/>
        </w:rPr>
        <w:t>gated</w:t>
      </w:r>
      <w:r w:rsidR="00894AEC" w:rsidRPr="00D94FF6">
        <w:rPr>
          <w:rFonts w:ascii="Intel Clear" w:hAnsi="Intel Clear" w:cs="Intel Clear"/>
          <w:lang w:bidi="ar-SA"/>
        </w:rPr>
        <w:t xml:space="preserve"> during all parts of the PG entry and exit flows. </w:t>
      </w:r>
      <w:r w:rsidR="006D7138" w:rsidRPr="00D94FF6">
        <w:rPr>
          <w:rFonts w:ascii="Intel Clear" w:hAnsi="Intel Clear" w:cs="Intel Clear"/>
          <w:lang w:bidi="ar-SA"/>
        </w:rPr>
        <w:t>For some IP blocks that need clocks to be turned on during the PG Exit flows for various reasons (such as synchronous resets, or context propagation), the PGCB can be configured to provide the control signals (as handshakes) at appropriate points. Refer to section on “</w:t>
      </w:r>
      <w:r w:rsidR="006D7138" w:rsidRPr="00D94FF6">
        <w:rPr>
          <w:rFonts w:ascii="Intel Clear" w:hAnsi="Intel Clear" w:cs="Intel Clear"/>
          <w:b/>
          <w:lang w:bidi="ar-SA"/>
        </w:rPr>
        <w:t xml:space="preserve">Support for Turning </w:t>
      </w:r>
      <w:proofErr w:type="gramStart"/>
      <w:r w:rsidR="006D7138" w:rsidRPr="00D94FF6">
        <w:rPr>
          <w:rFonts w:ascii="Intel Clear" w:hAnsi="Intel Clear" w:cs="Intel Clear"/>
          <w:b/>
          <w:lang w:bidi="ar-SA"/>
        </w:rPr>
        <w:t>On</w:t>
      </w:r>
      <w:proofErr w:type="gramEnd"/>
      <w:r w:rsidR="006D7138" w:rsidRPr="00D94FF6">
        <w:rPr>
          <w:rFonts w:ascii="Intel Clear" w:hAnsi="Intel Clear" w:cs="Intel Clear"/>
          <w:b/>
          <w:lang w:bidi="ar-SA"/>
        </w:rPr>
        <w:t xml:space="preserve"> Clocks for PG Exit flow</w:t>
      </w:r>
      <w:r w:rsidR="00DF48FB" w:rsidRPr="00D94FF6">
        <w:rPr>
          <w:rFonts w:ascii="Intel Clear" w:hAnsi="Intel Clear" w:cs="Intel Clear"/>
          <w:b/>
          <w:lang w:bidi="ar-SA"/>
        </w:rPr>
        <w:t>s</w:t>
      </w:r>
      <w:r w:rsidR="006D7138" w:rsidRPr="00D94FF6">
        <w:rPr>
          <w:rFonts w:ascii="Intel Clear" w:hAnsi="Intel Clear" w:cs="Intel Clear"/>
          <w:lang w:bidi="ar-SA"/>
        </w:rPr>
        <w:t xml:space="preserve">” and PG Exit flow waveforms for details. </w:t>
      </w:r>
    </w:p>
    <w:p w14:paraId="0D72D965" w14:textId="77777777" w:rsidR="00B63F0D" w:rsidRPr="00D94FF6" w:rsidRDefault="00B63F0D" w:rsidP="00B63F0D">
      <w:pPr>
        <w:pStyle w:val="ListParagraph"/>
        <w:rPr>
          <w:rFonts w:ascii="Intel Clear" w:hAnsi="Intel Clear" w:cs="Intel Clear"/>
        </w:rPr>
      </w:pPr>
    </w:p>
    <w:p w14:paraId="0A0AC159" w14:textId="77777777" w:rsidR="001C0BAB" w:rsidRPr="00D94FF6" w:rsidRDefault="001C0BAB" w:rsidP="008A4F40">
      <w:pPr>
        <w:numPr>
          <w:ilvl w:val="0"/>
          <w:numId w:val="30"/>
        </w:numPr>
        <w:jc w:val="both"/>
        <w:rPr>
          <w:rFonts w:ascii="Intel Clear" w:hAnsi="Intel Clear" w:cs="Intel Clear"/>
          <w:lang w:bidi="ar-SA"/>
        </w:rPr>
      </w:pPr>
      <w:r w:rsidRPr="00D94FF6">
        <w:rPr>
          <w:rFonts w:ascii="Intel Clear" w:hAnsi="Intel Clear" w:cs="Intel Clear"/>
          <w:b/>
          <w:lang w:bidi="ar-SA"/>
        </w:rPr>
        <w:t xml:space="preserve">IOSF Interface </w:t>
      </w:r>
      <w:r w:rsidR="00B63F0D" w:rsidRPr="00D94FF6">
        <w:rPr>
          <w:rFonts w:ascii="Intel Clear" w:hAnsi="Intel Clear" w:cs="Intel Clear"/>
          <w:b/>
          <w:lang w:bidi="ar-SA"/>
        </w:rPr>
        <w:t>ISM Lock</w:t>
      </w:r>
      <w:r w:rsidR="00894AEC" w:rsidRPr="00D94FF6">
        <w:rPr>
          <w:rFonts w:ascii="Intel Clear" w:hAnsi="Intel Clear" w:cs="Intel Clear"/>
          <w:b/>
          <w:lang w:bidi="ar-SA"/>
        </w:rPr>
        <w:t>/Unlock</w:t>
      </w:r>
      <w:r w:rsidR="00B63F0D" w:rsidRPr="00D94FF6">
        <w:rPr>
          <w:rFonts w:ascii="Intel Clear" w:hAnsi="Intel Clear" w:cs="Intel Clear"/>
          <w:b/>
          <w:lang w:bidi="ar-SA"/>
        </w:rPr>
        <w:t>:</w:t>
      </w:r>
      <w:r w:rsidR="00B63F0D" w:rsidRPr="00D94FF6">
        <w:rPr>
          <w:rFonts w:ascii="Intel Clear" w:hAnsi="Intel Clear" w:cs="Intel Clear"/>
          <w:lang w:bidi="ar-SA"/>
        </w:rPr>
        <w:t xml:space="preserve"> PGCB does not </w:t>
      </w:r>
      <w:r w:rsidRPr="00D94FF6">
        <w:rPr>
          <w:rFonts w:ascii="Intel Clear" w:hAnsi="Intel Clear" w:cs="Intel Clear"/>
          <w:lang w:bidi="ar-SA"/>
        </w:rPr>
        <w:t xml:space="preserve">directly </w:t>
      </w:r>
      <w:r w:rsidR="00B63F0D" w:rsidRPr="00D94FF6">
        <w:rPr>
          <w:rFonts w:ascii="Intel Clear" w:hAnsi="Intel Clear" w:cs="Intel Clear"/>
          <w:lang w:bidi="ar-SA"/>
        </w:rPr>
        <w:t xml:space="preserve">control </w:t>
      </w:r>
      <w:r w:rsidRPr="00D94FF6">
        <w:rPr>
          <w:rFonts w:ascii="Intel Clear" w:hAnsi="Intel Clear" w:cs="Intel Clear"/>
          <w:lang w:bidi="ar-SA"/>
        </w:rPr>
        <w:t>the locking or unlocking of the ISMs for the IOSF interfaces</w:t>
      </w:r>
      <w:r w:rsidR="006802CE" w:rsidRPr="00D94FF6">
        <w:rPr>
          <w:rFonts w:ascii="Intel Clear" w:hAnsi="Intel Clear" w:cs="Intel Clear"/>
          <w:lang w:bidi="ar-SA"/>
        </w:rPr>
        <w:t xml:space="preserve"> of an IP block</w:t>
      </w:r>
      <w:r w:rsidRPr="00D94FF6">
        <w:rPr>
          <w:rFonts w:ascii="Intel Clear" w:hAnsi="Intel Clear" w:cs="Intel Clear"/>
          <w:lang w:bidi="ar-SA"/>
        </w:rPr>
        <w:t>. It expects that the IP block has locked its ISMs before requesting the PGCB for power-gate entry. Also, when the PG exit flow is completed (or when the PGCB signals the beginning of the restore window as part of the PG exit flow), the IP block is expected to unlock the agent</w:t>
      </w:r>
      <w:r w:rsidR="00B63F0D" w:rsidRPr="00D94FF6">
        <w:rPr>
          <w:rFonts w:ascii="Intel Clear" w:hAnsi="Intel Clear" w:cs="Intel Clear"/>
          <w:lang w:bidi="ar-SA"/>
        </w:rPr>
        <w:t xml:space="preserve"> ISMs</w:t>
      </w:r>
      <w:r w:rsidRPr="00D94FF6">
        <w:rPr>
          <w:rFonts w:ascii="Intel Clear" w:hAnsi="Intel Clear" w:cs="Intel Clear"/>
          <w:lang w:bidi="ar-SA"/>
        </w:rPr>
        <w:t xml:space="preserve">. </w:t>
      </w:r>
    </w:p>
    <w:p w14:paraId="59A83C03" w14:textId="77777777" w:rsidR="001C0BAB" w:rsidRPr="00D94FF6" w:rsidRDefault="001C0BAB" w:rsidP="001C0BAB">
      <w:pPr>
        <w:pStyle w:val="ListParagraph"/>
        <w:rPr>
          <w:rFonts w:ascii="Intel Clear" w:hAnsi="Intel Clear" w:cs="Intel Clear"/>
        </w:rPr>
      </w:pPr>
    </w:p>
    <w:p w14:paraId="26132046" w14:textId="77777777" w:rsidR="00DA5A6C" w:rsidRPr="00D94FF6" w:rsidRDefault="001C0BAB" w:rsidP="008A4F40">
      <w:pPr>
        <w:numPr>
          <w:ilvl w:val="0"/>
          <w:numId w:val="30"/>
        </w:numPr>
        <w:jc w:val="both"/>
        <w:rPr>
          <w:rFonts w:ascii="Intel Clear" w:hAnsi="Intel Clear" w:cs="Intel Clear"/>
          <w:b/>
          <w:lang w:bidi="ar-SA"/>
        </w:rPr>
      </w:pPr>
      <w:r w:rsidRPr="00D94FF6">
        <w:rPr>
          <w:rFonts w:ascii="Intel Clear" w:hAnsi="Intel Clear" w:cs="Intel Clear"/>
          <w:b/>
          <w:lang w:bidi="ar-SA"/>
        </w:rPr>
        <w:t xml:space="preserve">Non-IOSF </w:t>
      </w:r>
      <w:r w:rsidR="006802CE" w:rsidRPr="00D94FF6">
        <w:rPr>
          <w:rFonts w:ascii="Intel Clear" w:hAnsi="Intel Clear" w:cs="Intel Clear"/>
          <w:b/>
          <w:lang w:bidi="ar-SA"/>
        </w:rPr>
        <w:t>External interface (boundary) L</w:t>
      </w:r>
      <w:r w:rsidRPr="00D94FF6">
        <w:rPr>
          <w:rFonts w:ascii="Intel Clear" w:hAnsi="Intel Clear" w:cs="Intel Clear"/>
          <w:b/>
          <w:lang w:bidi="ar-SA"/>
        </w:rPr>
        <w:t>ock/Unlock:</w:t>
      </w:r>
      <w:r w:rsidRPr="00D94FF6">
        <w:rPr>
          <w:rFonts w:ascii="Intel Clear" w:hAnsi="Intel Clear" w:cs="Intel Clear"/>
          <w:lang w:bidi="ar-SA"/>
        </w:rPr>
        <w:t xml:space="preserve"> Similar to the </w:t>
      </w:r>
      <w:r w:rsidR="006802CE" w:rsidRPr="00D94FF6">
        <w:rPr>
          <w:rFonts w:ascii="Intel Clear" w:hAnsi="Intel Clear" w:cs="Intel Clear"/>
          <w:lang w:bidi="ar-SA"/>
        </w:rPr>
        <w:t xml:space="preserve">IOSF interface </w:t>
      </w:r>
      <w:r w:rsidRPr="00D94FF6">
        <w:rPr>
          <w:rFonts w:ascii="Intel Clear" w:hAnsi="Intel Clear" w:cs="Intel Clear"/>
          <w:lang w:bidi="ar-SA"/>
        </w:rPr>
        <w:t>ISM lock/unlock, the PGCB expects the IP block to handle the locking</w:t>
      </w:r>
      <w:r w:rsidR="006802CE" w:rsidRPr="00D94FF6">
        <w:rPr>
          <w:rFonts w:ascii="Intel Clear" w:hAnsi="Intel Clear" w:cs="Intel Clear"/>
          <w:lang w:bidi="ar-SA"/>
        </w:rPr>
        <w:t>/unlocking</w:t>
      </w:r>
      <w:r w:rsidRPr="00D94FF6">
        <w:rPr>
          <w:rFonts w:ascii="Intel Clear" w:hAnsi="Intel Clear" w:cs="Intel Clear"/>
          <w:lang w:bidi="ar-SA"/>
        </w:rPr>
        <w:t xml:space="preserve"> of all </w:t>
      </w:r>
      <w:r w:rsidR="006802CE" w:rsidRPr="00D94FF6">
        <w:rPr>
          <w:rFonts w:ascii="Intel Clear" w:hAnsi="Intel Clear" w:cs="Intel Clear"/>
          <w:lang w:bidi="ar-SA"/>
        </w:rPr>
        <w:t xml:space="preserve">Non-IOSF </w:t>
      </w:r>
      <w:r w:rsidRPr="00D94FF6">
        <w:rPr>
          <w:rFonts w:ascii="Intel Clear" w:hAnsi="Intel Clear" w:cs="Intel Clear"/>
          <w:lang w:bidi="ar-SA"/>
        </w:rPr>
        <w:t>external interfaces</w:t>
      </w:r>
      <w:r w:rsidR="006802CE" w:rsidRPr="00D94FF6">
        <w:rPr>
          <w:rFonts w:ascii="Intel Clear" w:hAnsi="Intel Clear" w:cs="Intel Clear"/>
          <w:lang w:bidi="ar-SA"/>
        </w:rPr>
        <w:t>. All non-IOSF external interface need to be locked down by the IP block before requesting the PGCB for power-gate entry. During PG exit, when the PGCB signals the completion of the flow (or completion of the restore window, if applicable), only then the non-IOSF external interfaces should be unlocked by the IP block.</w:t>
      </w:r>
      <w:r w:rsidRPr="00D94FF6">
        <w:rPr>
          <w:rFonts w:ascii="Intel Clear" w:hAnsi="Intel Clear" w:cs="Intel Clear"/>
          <w:lang w:bidi="ar-SA"/>
        </w:rPr>
        <w:t xml:space="preserve">  </w:t>
      </w:r>
    </w:p>
    <w:p w14:paraId="46C9E775" w14:textId="77777777" w:rsidR="00DA5A6C" w:rsidRPr="00D94FF6" w:rsidRDefault="00DA5A6C" w:rsidP="00DA5A6C">
      <w:pPr>
        <w:pStyle w:val="ListParagraph"/>
        <w:rPr>
          <w:rFonts w:ascii="Intel Clear" w:hAnsi="Intel Clear" w:cs="Intel Clear"/>
          <w:b/>
        </w:rPr>
      </w:pPr>
    </w:p>
    <w:p w14:paraId="4AC15F07" w14:textId="77777777" w:rsidR="00DA5A6C" w:rsidRPr="00D94FF6" w:rsidRDefault="00DA5A6C" w:rsidP="008A4F40">
      <w:pPr>
        <w:numPr>
          <w:ilvl w:val="0"/>
          <w:numId w:val="30"/>
        </w:numPr>
        <w:jc w:val="both"/>
        <w:rPr>
          <w:rFonts w:ascii="Intel Clear" w:hAnsi="Intel Clear" w:cs="Intel Clear"/>
          <w:lang w:bidi="ar-SA"/>
        </w:rPr>
      </w:pPr>
      <w:r w:rsidRPr="00D94FF6">
        <w:rPr>
          <w:rFonts w:ascii="Intel Clear" w:hAnsi="Intel Clear" w:cs="Intel Clear"/>
          <w:b/>
          <w:lang w:bidi="ar-SA"/>
        </w:rPr>
        <w:t xml:space="preserve">Reset sequencing for Fuse/soft strap pull: </w:t>
      </w:r>
      <w:r w:rsidRPr="00D94FF6">
        <w:rPr>
          <w:rFonts w:ascii="Intel Clear" w:hAnsi="Intel Clear" w:cs="Intel Clear"/>
          <w:lang w:bidi="ar-SA"/>
        </w:rPr>
        <w:t xml:space="preserve">Any reset sequencing that may be required by IP blocks to perform fuse/soft strap fetch during PG exit flow has to be handled outside of the PGCB. </w:t>
      </w:r>
      <w:r w:rsidR="002D5493" w:rsidRPr="00D94FF6">
        <w:rPr>
          <w:rFonts w:ascii="Intel Clear" w:hAnsi="Intel Clear" w:cs="Intel Clear"/>
          <w:lang w:bidi="ar-SA"/>
        </w:rPr>
        <w:t>For example, IP blocks may require that side_rst_b de-assertion starts the fuse pull, and prim_rst_b de-asserts only after the fuse pull has completed.</w:t>
      </w:r>
    </w:p>
    <w:p w14:paraId="77675C1E" w14:textId="77777777" w:rsidR="00DA5A6C" w:rsidRPr="00D94FF6" w:rsidRDefault="00DA5A6C" w:rsidP="008A4F40">
      <w:pPr>
        <w:numPr>
          <w:ilvl w:val="1"/>
          <w:numId w:val="30"/>
        </w:numPr>
        <w:jc w:val="both"/>
        <w:rPr>
          <w:rFonts w:ascii="Intel Clear" w:hAnsi="Intel Clear" w:cs="Intel Clear"/>
          <w:lang w:bidi="ar-SA"/>
        </w:rPr>
      </w:pPr>
      <w:r w:rsidRPr="00D94FF6">
        <w:rPr>
          <w:rFonts w:ascii="Intel Clear" w:hAnsi="Intel Clear" w:cs="Intel Clear"/>
          <w:lang w:bidi="ar-SA"/>
        </w:rPr>
        <w:t xml:space="preserve">The PGCB requires that IP blocks do not perform any fuse pulls during exit from IP-Accessible PG state. </w:t>
      </w:r>
    </w:p>
    <w:p w14:paraId="5345DD2A" w14:textId="77777777" w:rsidR="00DA5A6C" w:rsidRPr="00D94FF6" w:rsidRDefault="00DA5A6C" w:rsidP="008A4F40">
      <w:pPr>
        <w:numPr>
          <w:ilvl w:val="1"/>
          <w:numId w:val="30"/>
        </w:numPr>
        <w:jc w:val="both"/>
        <w:rPr>
          <w:rFonts w:ascii="Intel Clear" w:hAnsi="Intel Clear" w:cs="Intel Clear"/>
          <w:lang w:bidi="ar-SA"/>
        </w:rPr>
      </w:pPr>
      <w:r w:rsidRPr="00D94FF6">
        <w:rPr>
          <w:rFonts w:ascii="Intel Clear" w:hAnsi="Intel Clear" w:cs="Intel Clear"/>
          <w:lang w:bidi="ar-SA"/>
        </w:rPr>
        <w:lastRenderedPageBreak/>
        <w:t xml:space="preserve">PGCB assumes that it is SOC/PMC responsibility to sequence the external reset de-assertion into the IP appropriately for the IP-Inaccessible PG Exit flow. </w:t>
      </w:r>
    </w:p>
    <w:p w14:paraId="3A426E3F" w14:textId="77777777" w:rsidR="00EC4F46" w:rsidRPr="00D94FF6" w:rsidRDefault="00E543E0" w:rsidP="00DA5A6C">
      <w:pPr>
        <w:jc w:val="both"/>
        <w:rPr>
          <w:rFonts w:ascii="Intel Clear" w:hAnsi="Intel Clear" w:cs="Intel Clear"/>
          <w:strike/>
          <w:lang w:bidi="ar-SA"/>
        </w:rPr>
      </w:pPr>
      <w:r w:rsidRPr="00D94FF6">
        <w:rPr>
          <w:rFonts w:ascii="Intel Clear" w:hAnsi="Intel Clear" w:cs="Intel Clear"/>
          <w:b/>
          <w:lang w:bidi="ar-SA"/>
        </w:rPr>
        <w:t xml:space="preserve"> </w:t>
      </w:r>
      <w:r w:rsidR="00B63F0D" w:rsidRPr="00D94FF6">
        <w:rPr>
          <w:rFonts w:ascii="Intel Clear" w:hAnsi="Intel Clear" w:cs="Intel Clear"/>
          <w:lang w:bidi="ar-SA"/>
        </w:rPr>
        <w:t xml:space="preserve"> </w:t>
      </w:r>
    </w:p>
    <w:p w14:paraId="218C467F" w14:textId="77777777" w:rsidR="002C748C" w:rsidRPr="00D94FF6" w:rsidRDefault="002C748C">
      <w:pPr>
        <w:rPr>
          <w:rFonts w:ascii="Intel Clear" w:eastAsiaTheme="majorEastAsia" w:hAnsi="Intel Clear" w:cs="Intel Clear"/>
          <w:b/>
          <w:bCs/>
          <w:color w:val="4F81BD" w:themeColor="accent1"/>
          <w:sz w:val="26"/>
          <w:szCs w:val="26"/>
        </w:rPr>
      </w:pPr>
      <w:r w:rsidRPr="00D94FF6">
        <w:rPr>
          <w:rFonts w:ascii="Intel Clear" w:hAnsi="Intel Clear" w:cs="Intel Clear"/>
        </w:rPr>
        <w:br w:type="page"/>
      </w:r>
    </w:p>
    <w:p w14:paraId="1D794749" w14:textId="77777777" w:rsidR="00712429" w:rsidRPr="00D94FF6" w:rsidRDefault="00D37EFE" w:rsidP="00D37EFE">
      <w:pPr>
        <w:pStyle w:val="Heading2"/>
        <w:rPr>
          <w:rFonts w:ascii="Intel Clear" w:hAnsi="Intel Clear" w:cs="Intel Clear"/>
        </w:rPr>
      </w:pPr>
      <w:r w:rsidRPr="00D94FF6">
        <w:rPr>
          <w:rFonts w:ascii="Intel Clear" w:hAnsi="Intel Clear" w:cs="Intel Clear"/>
        </w:rPr>
        <w:lastRenderedPageBreak/>
        <w:t xml:space="preserve">PGCB and </w:t>
      </w:r>
      <w:r w:rsidR="00D05930" w:rsidRPr="00D94FF6">
        <w:rPr>
          <w:rFonts w:ascii="Intel Clear" w:hAnsi="Intel Clear" w:cs="Intel Clear"/>
        </w:rPr>
        <w:t>IP</w:t>
      </w:r>
      <w:r w:rsidRPr="00D94FF6">
        <w:rPr>
          <w:rFonts w:ascii="Intel Clear" w:hAnsi="Intel Clear" w:cs="Intel Clear"/>
        </w:rPr>
        <w:t xml:space="preserve"> </w:t>
      </w:r>
      <w:r w:rsidR="00712429" w:rsidRPr="00D94FF6">
        <w:rPr>
          <w:rFonts w:ascii="Intel Clear" w:hAnsi="Intel Clear" w:cs="Intel Clear"/>
        </w:rPr>
        <w:t>Block Diagram</w:t>
      </w:r>
    </w:p>
    <w:p w14:paraId="50B08A7E" w14:textId="77777777" w:rsidR="00D37EFE" w:rsidRPr="00D94FF6" w:rsidRDefault="00D37EFE" w:rsidP="00D37EFE">
      <w:pPr>
        <w:rPr>
          <w:rFonts w:ascii="Intel Clear" w:hAnsi="Intel Clear" w:cs="Intel Clear"/>
        </w:rPr>
      </w:pPr>
    </w:p>
    <w:p w14:paraId="1FBDEED9" w14:textId="77777777" w:rsidR="00115E6A" w:rsidRPr="00D94FF6" w:rsidRDefault="00C30F14" w:rsidP="00115E6A">
      <w:pPr>
        <w:keepNext/>
        <w:rPr>
          <w:rFonts w:ascii="Intel Clear" w:hAnsi="Intel Clear" w:cs="Intel Clear"/>
        </w:rPr>
      </w:pPr>
      <w:r w:rsidRPr="00D94FF6">
        <w:rPr>
          <w:rFonts w:ascii="Intel Clear" w:hAnsi="Intel Clear" w:cs="Intel Clear"/>
          <w:noProof/>
          <w:lang w:eastAsia="ko-KR" w:bidi="ar-SA"/>
        </w:rPr>
        <w:drawing>
          <wp:inline distT="0" distB="0" distL="0" distR="0" wp14:anchorId="20F8C44C" wp14:editId="028F6923">
            <wp:extent cx="6172200" cy="3626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k_diagram.e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72200" cy="3626485"/>
                    </a:xfrm>
                    <a:prstGeom prst="rect">
                      <a:avLst/>
                    </a:prstGeom>
                  </pic:spPr>
                </pic:pic>
              </a:graphicData>
            </a:graphic>
          </wp:inline>
        </w:drawing>
      </w:r>
    </w:p>
    <w:p w14:paraId="5480C3F6" w14:textId="77777777" w:rsidR="00403D30" w:rsidRPr="00D94FF6" w:rsidRDefault="00115E6A" w:rsidP="00D87E76">
      <w:pPr>
        <w:jc w:val="center"/>
        <w:rPr>
          <w:rFonts w:ascii="Intel Clear" w:hAnsi="Intel Clear" w:cs="Intel Clear"/>
        </w:rPr>
      </w:pPr>
      <w:r w:rsidRPr="00D94FF6">
        <w:rPr>
          <w:rFonts w:ascii="Intel Clear" w:hAnsi="Intel Clear" w:cs="Intel Clear"/>
        </w:rPr>
        <w:t xml:space="preserve">Figure </w:t>
      </w:r>
      <w:r w:rsidR="00E247AC" w:rsidRPr="00D94FF6">
        <w:rPr>
          <w:rFonts w:ascii="Intel Clear" w:hAnsi="Intel Clear" w:cs="Intel Clear"/>
        </w:rPr>
        <w:fldChar w:fldCharType="begin"/>
      </w:r>
      <w:r w:rsidR="00E247AC" w:rsidRPr="00D94FF6">
        <w:rPr>
          <w:rFonts w:ascii="Intel Clear" w:hAnsi="Intel Clear" w:cs="Intel Clear"/>
        </w:rPr>
        <w:instrText xml:space="preserve"> SEQ Figure \* ARABIC </w:instrText>
      </w:r>
      <w:r w:rsidR="00E247AC" w:rsidRPr="00D94FF6">
        <w:rPr>
          <w:rFonts w:ascii="Intel Clear" w:hAnsi="Intel Clear" w:cs="Intel Clear"/>
        </w:rPr>
        <w:fldChar w:fldCharType="separate"/>
      </w:r>
      <w:r w:rsidR="008D457C">
        <w:rPr>
          <w:rFonts w:ascii="Intel Clear" w:hAnsi="Intel Clear" w:cs="Intel Clear"/>
          <w:noProof/>
        </w:rPr>
        <w:t>1</w:t>
      </w:r>
      <w:r w:rsidR="00E247AC" w:rsidRPr="00D94FF6">
        <w:rPr>
          <w:rFonts w:ascii="Intel Clear" w:hAnsi="Intel Clear" w:cs="Intel Clear"/>
          <w:noProof/>
        </w:rPr>
        <w:fldChar w:fldCharType="end"/>
      </w:r>
      <w:r w:rsidRPr="00D94FF6">
        <w:rPr>
          <w:rFonts w:ascii="Intel Clear" w:hAnsi="Intel Clear" w:cs="Intel Clear"/>
        </w:rPr>
        <w:t xml:space="preserve">: High level overview of PGCB in </w:t>
      </w:r>
      <w:r w:rsidR="00D05930" w:rsidRPr="00D94FF6">
        <w:rPr>
          <w:rFonts w:ascii="Intel Clear" w:hAnsi="Intel Clear" w:cs="Intel Clear"/>
        </w:rPr>
        <w:t>IP</w:t>
      </w:r>
      <w:r w:rsidRPr="00D94FF6">
        <w:rPr>
          <w:rFonts w:ascii="Intel Clear" w:hAnsi="Intel Clear" w:cs="Intel Clear"/>
        </w:rPr>
        <w:t xml:space="preserve"> block </w:t>
      </w:r>
    </w:p>
    <w:p w14:paraId="6AEA98FE" w14:textId="77777777" w:rsidR="00403D30" w:rsidRPr="00D94FF6" w:rsidRDefault="00403D30" w:rsidP="00403D30">
      <w:pPr>
        <w:rPr>
          <w:rFonts w:ascii="Intel Clear" w:hAnsi="Intel Clear" w:cs="Intel Clear"/>
        </w:rPr>
      </w:pPr>
    </w:p>
    <w:p w14:paraId="44FC464E" w14:textId="77777777" w:rsidR="00A12BD8" w:rsidRPr="00D94FF6" w:rsidRDefault="00A12BD8" w:rsidP="00A12BD8">
      <w:pPr>
        <w:pStyle w:val="Heading2"/>
        <w:rPr>
          <w:rFonts w:ascii="Intel Clear" w:hAnsi="Intel Clear" w:cs="Intel Clear"/>
        </w:rPr>
      </w:pPr>
      <w:r w:rsidRPr="00D94FF6">
        <w:rPr>
          <w:rFonts w:ascii="Intel Clear" w:hAnsi="Intel Clear" w:cs="Intel Clear"/>
        </w:rPr>
        <w:t>P</w:t>
      </w:r>
      <w:r w:rsidR="0048748C" w:rsidRPr="00D94FF6">
        <w:rPr>
          <w:rFonts w:ascii="Intel Clear" w:hAnsi="Intel Clear" w:cs="Intel Clear"/>
        </w:rPr>
        <w:t>G flow based on Independent P</w:t>
      </w:r>
      <w:r w:rsidRPr="00D94FF6">
        <w:rPr>
          <w:rFonts w:ascii="Intel Clear" w:hAnsi="Intel Clear" w:cs="Intel Clear"/>
        </w:rPr>
        <w:t xml:space="preserve">re-commit </w:t>
      </w:r>
    </w:p>
    <w:p w14:paraId="1D21E5E5" w14:textId="77777777" w:rsidR="00A12BD8" w:rsidRPr="00D94FF6" w:rsidRDefault="00A12BD8" w:rsidP="00A12BD8">
      <w:pPr>
        <w:rPr>
          <w:rFonts w:ascii="Intel Clear" w:hAnsi="Intel Clear" w:cs="Intel Clear"/>
        </w:rPr>
      </w:pPr>
    </w:p>
    <w:p w14:paraId="387D4793" w14:textId="77777777" w:rsidR="0048748C" w:rsidRPr="00D94FF6" w:rsidRDefault="0048748C" w:rsidP="0048748C">
      <w:pPr>
        <w:pStyle w:val="Heading3"/>
        <w:rPr>
          <w:rFonts w:ascii="Intel Clear" w:hAnsi="Intel Clear" w:cs="Intel Clear"/>
        </w:rPr>
      </w:pPr>
      <w:r w:rsidRPr="00D94FF6">
        <w:rPr>
          <w:rFonts w:ascii="Intel Clear" w:hAnsi="Intel Clear" w:cs="Intel Clear"/>
        </w:rPr>
        <w:t>Power-gate Ready state</w:t>
      </w:r>
    </w:p>
    <w:p w14:paraId="392FB3E3" w14:textId="77777777" w:rsidR="001030A0" w:rsidRPr="00D94FF6" w:rsidRDefault="00FE27C1" w:rsidP="00A12BD8">
      <w:pPr>
        <w:rPr>
          <w:rFonts w:ascii="Intel Clear" w:hAnsi="Intel Clear" w:cs="Intel Clear"/>
        </w:rPr>
      </w:pPr>
      <w:r w:rsidRPr="00D94FF6">
        <w:rPr>
          <w:rFonts w:ascii="Intel Clear" w:hAnsi="Intel Clear" w:cs="Intel Clear"/>
        </w:rPr>
        <w:t xml:space="preserve">The idea of </w:t>
      </w:r>
      <w:r w:rsidR="0048748C" w:rsidRPr="00D94FF6">
        <w:rPr>
          <w:rFonts w:ascii="Intel Clear" w:hAnsi="Intel Clear" w:cs="Intel Clear"/>
        </w:rPr>
        <w:t xml:space="preserve">independent </w:t>
      </w:r>
      <w:r w:rsidRPr="00D94FF6">
        <w:rPr>
          <w:rFonts w:ascii="Intel Clear" w:hAnsi="Intel Clear" w:cs="Intel Clear"/>
        </w:rPr>
        <w:t xml:space="preserve">pre-commit based power-gating proposes that there are three high level states of any IP block’s power-gated domain (PGD). When the PGD is fully functional, it is in the “Active” state. When the PGD is power-gated, it is in the “power-gated” state. </w:t>
      </w:r>
    </w:p>
    <w:p w14:paraId="7614CB00" w14:textId="77777777" w:rsidR="001030A0" w:rsidRPr="00D94FF6" w:rsidRDefault="001030A0" w:rsidP="00A12BD8">
      <w:pPr>
        <w:rPr>
          <w:rFonts w:ascii="Intel Clear" w:hAnsi="Intel Clear" w:cs="Intel Clear"/>
        </w:rPr>
      </w:pPr>
    </w:p>
    <w:p w14:paraId="16BCC067" w14:textId="77777777" w:rsidR="001030A0" w:rsidRPr="00D94FF6" w:rsidRDefault="00FE27C1" w:rsidP="00A12BD8">
      <w:pPr>
        <w:rPr>
          <w:rFonts w:ascii="Intel Clear" w:hAnsi="Intel Clear" w:cs="Intel Clear"/>
        </w:rPr>
      </w:pPr>
      <w:r w:rsidRPr="00D94FF6">
        <w:rPr>
          <w:rFonts w:ascii="Intel Clear" w:hAnsi="Intel Clear" w:cs="Intel Clear"/>
        </w:rPr>
        <w:t>There is another intermediate state – “power-gate ready”</w:t>
      </w:r>
      <w:r w:rsidR="001030A0" w:rsidRPr="00D94FF6">
        <w:rPr>
          <w:rFonts w:ascii="Intel Clear" w:hAnsi="Intel Clear" w:cs="Intel Clear"/>
        </w:rPr>
        <w:t xml:space="preserve">. This is applicable on a per clock domain basis. For a given clock domain, the “power-gate ready” state implies that </w:t>
      </w:r>
      <w:r w:rsidR="0048748C" w:rsidRPr="00D94FF6">
        <w:rPr>
          <w:rFonts w:ascii="Intel Clear" w:hAnsi="Intel Clear" w:cs="Intel Clear"/>
        </w:rPr>
        <w:t xml:space="preserve">the clock to the PGD </w:t>
      </w:r>
      <w:r w:rsidR="001030A0" w:rsidRPr="00D94FF6">
        <w:rPr>
          <w:rFonts w:ascii="Intel Clear" w:hAnsi="Intel Clear" w:cs="Intel Clear"/>
        </w:rPr>
        <w:t>is</w:t>
      </w:r>
      <w:r w:rsidR="0048748C" w:rsidRPr="00D94FF6">
        <w:rPr>
          <w:rFonts w:ascii="Intel Clear" w:hAnsi="Intel Clear" w:cs="Intel Clear"/>
        </w:rPr>
        <w:t xml:space="preserve"> turned off (gated), ISM (if applicable) </w:t>
      </w:r>
      <w:r w:rsidR="001030A0" w:rsidRPr="00D94FF6">
        <w:rPr>
          <w:rFonts w:ascii="Intel Clear" w:hAnsi="Intel Clear" w:cs="Intel Clear"/>
        </w:rPr>
        <w:t>is</w:t>
      </w:r>
      <w:r w:rsidR="0048748C" w:rsidRPr="00D94FF6">
        <w:rPr>
          <w:rFonts w:ascii="Intel Clear" w:hAnsi="Intel Clear" w:cs="Intel Clear"/>
        </w:rPr>
        <w:t xml:space="preserve"> locked and the boundary is locked, too.</w:t>
      </w:r>
    </w:p>
    <w:p w14:paraId="622DFD91" w14:textId="77777777" w:rsidR="001030A0" w:rsidRPr="00D94FF6" w:rsidRDefault="001030A0" w:rsidP="00A12BD8">
      <w:pPr>
        <w:rPr>
          <w:rFonts w:ascii="Intel Clear" w:hAnsi="Intel Clear" w:cs="Intel Clear"/>
        </w:rPr>
      </w:pPr>
    </w:p>
    <w:p w14:paraId="19658ED3" w14:textId="77777777" w:rsidR="00FE27C1" w:rsidRPr="00D94FF6" w:rsidRDefault="001030A0" w:rsidP="00A12BD8">
      <w:pPr>
        <w:rPr>
          <w:rFonts w:ascii="Intel Clear" w:hAnsi="Intel Clear" w:cs="Intel Clear"/>
        </w:rPr>
      </w:pPr>
      <w:r w:rsidRPr="00D94FF6">
        <w:rPr>
          <w:rFonts w:ascii="Intel Clear" w:hAnsi="Intel Clear" w:cs="Intel Clear"/>
        </w:rPr>
        <w:t xml:space="preserve">When all clock domains in the PGD of the IP attain a </w:t>
      </w:r>
      <w:r w:rsidR="000653F6" w:rsidRPr="00D94FF6">
        <w:rPr>
          <w:rFonts w:ascii="Intel Clear" w:hAnsi="Intel Clear" w:cs="Intel Clear"/>
        </w:rPr>
        <w:t>“</w:t>
      </w:r>
      <w:r w:rsidRPr="00D94FF6">
        <w:rPr>
          <w:rFonts w:ascii="Intel Clear" w:hAnsi="Intel Clear" w:cs="Intel Clear"/>
        </w:rPr>
        <w:t>power-gate ready</w:t>
      </w:r>
      <w:r w:rsidR="000653F6" w:rsidRPr="00D94FF6">
        <w:rPr>
          <w:rFonts w:ascii="Intel Clear" w:hAnsi="Intel Clear" w:cs="Intel Clear"/>
        </w:rPr>
        <w:t>”</w:t>
      </w:r>
      <w:r w:rsidRPr="00D94FF6">
        <w:rPr>
          <w:rFonts w:ascii="Intel Clear" w:hAnsi="Intel Clear" w:cs="Intel Clear"/>
        </w:rPr>
        <w:t xml:space="preserve"> st</w:t>
      </w:r>
      <w:r w:rsidR="000653F6" w:rsidRPr="00D94FF6">
        <w:rPr>
          <w:rFonts w:ascii="Intel Clear" w:hAnsi="Intel Clear" w:cs="Intel Clear"/>
        </w:rPr>
        <w:t xml:space="preserve">ate, only then the PGD may move to the power-gated state. </w:t>
      </w:r>
      <w:r w:rsidRPr="00D94FF6">
        <w:rPr>
          <w:rFonts w:ascii="Intel Clear" w:hAnsi="Intel Clear" w:cs="Intel Clear"/>
        </w:rPr>
        <w:t xml:space="preserve"> </w:t>
      </w:r>
      <w:r w:rsidR="0048748C" w:rsidRPr="00D94FF6">
        <w:rPr>
          <w:rFonts w:ascii="Intel Clear" w:hAnsi="Intel Clear" w:cs="Intel Clear"/>
        </w:rPr>
        <w:t xml:space="preserve"> </w:t>
      </w:r>
      <w:r w:rsidR="00FE27C1" w:rsidRPr="00D94FF6">
        <w:rPr>
          <w:rFonts w:ascii="Intel Clear" w:hAnsi="Intel Clear" w:cs="Intel Clear"/>
        </w:rPr>
        <w:t xml:space="preserve">   </w:t>
      </w:r>
    </w:p>
    <w:p w14:paraId="682504C0" w14:textId="77777777" w:rsidR="0048748C" w:rsidRPr="00D94FF6" w:rsidRDefault="0048748C" w:rsidP="0048748C">
      <w:pPr>
        <w:spacing w:before="60"/>
        <w:rPr>
          <w:rFonts w:ascii="Intel Clear" w:hAnsi="Intel Clear" w:cs="Intel Clear"/>
        </w:rPr>
      </w:pPr>
    </w:p>
    <w:p w14:paraId="6F341A41" w14:textId="77777777" w:rsidR="0048748C" w:rsidRPr="00D94FF6" w:rsidRDefault="0048748C" w:rsidP="0048748C">
      <w:pPr>
        <w:pStyle w:val="Heading3"/>
        <w:rPr>
          <w:rFonts w:ascii="Intel Clear" w:hAnsi="Intel Clear" w:cs="Intel Clear"/>
        </w:rPr>
      </w:pPr>
      <w:r w:rsidRPr="00D94FF6">
        <w:rPr>
          <w:rFonts w:ascii="Intel Clear" w:hAnsi="Intel Clear" w:cs="Intel Clear"/>
        </w:rPr>
        <w:t>Flow sub-steps</w:t>
      </w:r>
    </w:p>
    <w:p w14:paraId="3CE02E05" w14:textId="77777777" w:rsidR="00A12BD8" w:rsidRPr="00D94FF6" w:rsidRDefault="00A12BD8" w:rsidP="008A4F40">
      <w:pPr>
        <w:pStyle w:val="ListParagraph"/>
        <w:numPr>
          <w:ilvl w:val="0"/>
          <w:numId w:val="32"/>
        </w:numPr>
        <w:spacing w:before="60" w:after="0" w:line="240" w:lineRule="auto"/>
        <w:rPr>
          <w:rFonts w:ascii="Intel Clear" w:hAnsi="Intel Clear" w:cs="Intel Clear"/>
        </w:rPr>
      </w:pPr>
      <w:r w:rsidRPr="00D94FF6">
        <w:rPr>
          <w:rFonts w:ascii="Intel Clear" w:hAnsi="Intel Clear" w:cs="Intel Clear"/>
        </w:rPr>
        <w:t xml:space="preserve">The logic within the power-gated domain (PGD) of the SIP block is recommended to be sub-divided into smaller blocks on a per clock domain basis. Some examples of these blocks are the logic for IOSF-Primary interface (using the prim_clk), IOSF-SB endpoint logic (using the side_clk), etc. </w:t>
      </w:r>
    </w:p>
    <w:p w14:paraId="7F5239C6" w14:textId="77777777" w:rsidR="00A12BD8" w:rsidRPr="00D94FF6" w:rsidRDefault="00A12BD8" w:rsidP="008A4F40">
      <w:pPr>
        <w:pStyle w:val="ListParagraph"/>
        <w:numPr>
          <w:ilvl w:val="0"/>
          <w:numId w:val="32"/>
        </w:numPr>
        <w:spacing w:before="60" w:after="0" w:line="240" w:lineRule="auto"/>
        <w:rPr>
          <w:rFonts w:ascii="Intel Clear" w:hAnsi="Intel Clear" w:cs="Intel Clear"/>
        </w:rPr>
      </w:pPr>
      <w:r w:rsidRPr="00D94FF6">
        <w:rPr>
          <w:rFonts w:ascii="Intel Clear" w:hAnsi="Intel Clear" w:cs="Intel Clear"/>
        </w:rPr>
        <w:lastRenderedPageBreak/>
        <w:t xml:space="preserve">Each of these sub-blocks independently decides whether it has met the requirements for power-gating or not (these would include some configuration settings, idle state, hysteresis timers, etc.). </w:t>
      </w:r>
    </w:p>
    <w:p w14:paraId="107F5778" w14:textId="77777777" w:rsidR="00A12BD8" w:rsidRPr="00D94FF6" w:rsidRDefault="00A12BD8" w:rsidP="008A4F40">
      <w:pPr>
        <w:pStyle w:val="ListParagraph"/>
        <w:numPr>
          <w:ilvl w:val="0"/>
          <w:numId w:val="32"/>
        </w:numPr>
        <w:spacing w:before="60" w:after="0" w:line="240" w:lineRule="auto"/>
        <w:rPr>
          <w:rFonts w:ascii="Intel Clear" w:hAnsi="Intel Clear" w:cs="Intel Clear"/>
        </w:rPr>
      </w:pPr>
      <w:r w:rsidRPr="00D94FF6">
        <w:rPr>
          <w:rFonts w:ascii="Intel Clear" w:hAnsi="Intel Clear" w:cs="Intel Clear"/>
        </w:rPr>
        <w:t xml:space="preserve">When a given sub-block meets all requirements for power-gating, it proceeds to proactively place itself in a state appropriate for power-gating (i.e. pre-commits to power-gating) – for example by locking IOSF interface ISM, boundary interfaces, gating clock to the PGD, etc.  </w:t>
      </w:r>
    </w:p>
    <w:p w14:paraId="004B57DC" w14:textId="77777777" w:rsidR="00A12BD8" w:rsidRPr="00D94FF6" w:rsidRDefault="00A12BD8" w:rsidP="008A4F40">
      <w:pPr>
        <w:pStyle w:val="ListParagraph"/>
        <w:numPr>
          <w:ilvl w:val="0"/>
          <w:numId w:val="32"/>
        </w:numPr>
        <w:spacing w:before="60" w:after="0" w:line="240" w:lineRule="auto"/>
        <w:rPr>
          <w:rFonts w:ascii="Intel Clear" w:hAnsi="Intel Clear" w:cs="Intel Clear"/>
        </w:rPr>
      </w:pPr>
      <w:r w:rsidRPr="00D94FF6">
        <w:rPr>
          <w:rFonts w:ascii="Intel Clear" w:hAnsi="Intel Clear" w:cs="Intel Clear"/>
        </w:rPr>
        <w:t xml:space="preserve">When all of the sub-blocks are in a state of readiness for powergating, the IP initiates the actual sequencing for the PG entry (through PGCB) which includes PG request to PMC (refer figure below). </w:t>
      </w:r>
    </w:p>
    <w:p w14:paraId="65764E6A" w14:textId="77777777" w:rsidR="00A12BD8" w:rsidRPr="00D94FF6" w:rsidRDefault="00A12BD8" w:rsidP="00A12BD8">
      <w:pPr>
        <w:rPr>
          <w:rFonts w:ascii="Intel Clear" w:hAnsi="Intel Clear" w:cs="Intel Clear"/>
          <w:sz w:val="18"/>
        </w:rPr>
      </w:pPr>
    </w:p>
    <w:p w14:paraId="06AB1AE5" w14:textId="77777777" w:rsidR="00A12BD8" w:rsidRPr="00D94FF6" w:rsidRDefault="00A12BD8" w:rsidP="00403D30">
      <w:pPr>
        <w:rPr>
          <w:rFonts w:ascii="Intel Clear" w:hAnsi="Intel Clear" w:cs="Intel Clear"/>
        </w:rPr>
      </w:pPr>
    </w:p>
    <w:p w14:paraId="6D3371A5" w14:textId="77777777" w:rsidR="008B03D9" w:rsidRPr="00D94FF6" w:rsidRDefault="00D87E76" w:rsidP="00D87E76">
      <w:pPr>
        <w:keepNext/>
        <w:jc w:val="center"/>
        <w:rPr>
          <w:rFonts w:ascii="Intel Clear" w:hAnsi="Intel Clear" w:cs="Intel Clear"/>
        </w:rPr>
      </w:pPr>
      <w:r w:rsidRPr="00D94FF6">
        <w:rPr>
          <w:rFonts w:ascii="Intel Clear" w:hAnsi="Intel Clear" w:cs="Intel Clear"/>
          <w:noProof/>
          <w:lang w:eastAsia="ko-KR" w:bidi="ar-SA"/>
        </w:rPr>
        <w:drawing>
          <wp:inline distT="0" distB="0" distL="0" distR="0" wp14:anchorId="52C108CE" wp14:editId="527B9D4E">
            <wp:extent cx="5271934" cy="3979985"/>
            <wp:effectExtent l="0" t="0" r="508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 ENTRY-v3.emf"/>
                    <pic:cNvPicPr/>
                  </pic:nvPicPr>
                  <pic:blipFill>
                    <a:blip r:embed="rId40">
                      <a:extLst>
                        <a:ext uri="{28A0092B-C50C-407E-A947-70E740481C1C}">
                          <a14:useLocalDpi xmlns:a14="http://schemas.microsoft.com/office/drawing/2010/main" val="0"/>
                        </a:ext>
                      </a:extLst>
                    </a:blip>
                    <a:stretch>
                      <a:fillRect/>
                    </a:stretch>
                  </pic:blipFill>
                  <pic:spPr>
                    <a:xfrm>
                      <a:off x="0" y="0"/>
                      <a:ext cx="5271934" cy="3979985"/>
                    </a:xfrm>
                    <a:prstGeom prst="rect">
                      <a:avLst/>
                    </a:prstGeom>
                  </pic:spPr>
                </pic:pic>
              </a:graphicData>
            </a:graphic>
          </wp:inline>
        </w:drawing>
      </w:r>
    </w:p>
    <w:p w14:paraId="699BB875" w14:textId="77777777" w:rsidR="008B03D9" w:rsidRPr="00D94FF6" w:rsidRDefault="008B03D9" w:rsidP="00D87E76">
      <w:pPr>
        <w:pStyle w:val="Caption"/>
        <w:jc w:val="center"/>
        <w:rPr>
          <w:rFonts w:ascii="Intel Clear" w:hAnsi="Intel Clear" w:cs="Intel Clear"/>
          <w:b w:val="0"/>
          <w:color w:val="auto"/>
          <w:sz w:val="20"/>
        </w:rPr>
      </w:pPr>
      <w:r w:rsidRPr="00D94FF6">
        <w:rPr>
          <w:rFonts w:ascii="Intel Clear" w:hAnsi="Intel Clear" w:cs="Intel Clear"/>
          <w:b w:val="0"/>
          <w:color w:val="auto"/>
          <w:sz w:val="20"/>
        </w:rPr>
        <w:t xml:space="preserve">Figure </w:t>
      </w:r>
      <w:r w:rsidRPr="00D94FF6">
        <w:rPr>
          <w:rFonts w:ascii="Intel Clear" w:hAnsi="Intel Clear" w:cs="Intel Clear"/>
          <w:b w:val="0"/>
          <w:color w:val="auto"/>
          <w:sz w:val="20"/>
        </w:rPr>
        <w:fldChar w:fldCharType="begin"/>
      </w:r>
      <w:r w:rsidRPr="00D94FF6">
        <w:rPr>
          <w:rFonts w:ascii="Intel Clear" w:hAnsi="Intel Clear" w:cs="Intel Clear"/>
          <w:b w:val="0"/>
          <w:color w:val="auto"/>
          <w:sz w:val="20"/>
        </w:rPr>
        <w:instrText xml:space="preserve"> SEQ Figure \* ARABIC </w:instrText>
      </w:r>
      <w:r w:rsidRPr="00D94FF6">
        <w:rPr>
          <w:rFonts w:ascii="Intel Clear" w:hAnsi="Intel Clear" w:cs="Intel Clear"/>
          <w:b w:val="0"/>
          <w:color w:val="auto"/>
          <w:sz w:val="20"/>
        </w:rPr>
        <w:fldChar w:fldCharType="separate"/>
      </w:r>
      <w:r w:rsidR="008D457C">
        <w:rPr>
          <w:rFonts w:ascii="Intel Clear" w:hAnsi="Intel Clear" w:cs="Intel Clear"/>
          <w:b w:val="0"/>
          <w:noProof/>
          <w:color w:val="auto"/>
          <w:sz w:val="20"/>
        </w:rPr>
        <w:t>2</w:t>
      </w:r>
      <w:r w:rsidRPr="00D94FF6">
        <w:rPr>
          <w:rFonts w:ascii="Intel Clear" w:hAnsi="Intel Clear" w:cs="Intel Clear"/>
          <w:b w:val="0"/>
          <w:color w:val="auto"/>
          <w:sz w:val="20"/>
        </w:rPr>
        <w:fldChar w:fldCharType="end"/>
      </w:r>
      <w:r w:rsidRPr="00D94FF6">
        <w:rPr>
          <w:rFonts w:ascii="Intel Clear" w:hAnsi="Intel Clear" w:cs="Intel Clear"/>
          <w:b w:val="0"/>
          <w:color w:val="auto"/>
          <w:sz w:val="20"/>
        </w:rPr>
        <w:t>: High Level Overview of PG Entry Flow</w:t>
      </w:r>
    </w:p>
    <w:p w14:paraId="1600418A" w14:textId="77777777" w:rsidR="00A12BD8" w:rsidRPr="00D94FF6" w:rsidRDefault="00A12BD8" w:rsidP="00A12BD8">
      <w:pPr>
        <w:rPr>
          <w:rFonts w:ascii="Intel Clear" w:hAnsi="Intel Clear" w:cs="Intel Clear"/>
        </w:rPr>
      </w:pPr>
    </w:p>
    <w:p w14:paraId="22DF073A" w14:textId="77777777" w:rsidR="00A12BD8" w:rsidRPr="00D94FF6" w:rsidRDefault="00A12BD8" w:rsidP="008A4F40">
      <w:pPr>
        <w:pStyle w:val="ListParagraph"/>
        <w:numPr>
          <w:ilvl w:val="0"/>
          <w:numId w:val="32"/>
        </w:numPr>
        <w:spacing w:before="60" w:after="0" w:line="240" w:lineRule="auto"/>
        <w:rPr>
          <w:rFonts w:ascii="Intel Clear" w:hAnsi="Intel Clear" w:cs="Intel Clear"/>
        </w:rPr>
      </w:pPr>
      <w:r w:rsidRPr="00D94FF6">
        <w:rPr>
          <w:rFonts w:ascii="Intel Clear" w:hAnsi="Intel Clear" w:cs="Intel Clear"/>
        </w:rPr>
        <w:t xml:space="preserve">When any of the sub-blocks detects a wake event, it requests back its clock. If the IP is either power-gated or in the middle of a power-gating sequence, the sub-block waits (till the PG exit is complete) and then proceeds to bring itself back to active state (refer figure below). </w:t>
      </w:r>
    </w:p>
    <w:p w14:paraId="61250978" w14:textId="77777777" w:rsidR="00A12BD8" w:rsidRPr="00D94FF6" w:rsidRDefault="00A12BD8" w:rsidP="008A4F40">
      <w:pPr>
        <w:pStyle w:val="ListParagraph"/>
        <w:numPr>
          <w:ilvl w:val="0"/>
          <w:numId w:val="32"/>
        </w:numPr>
        <w:spacing w:before="60" w:after="0" w:line="240" w:lineRule="auto"/>
        <w:rPr>
          <w:rFonts w:ascii="Intel Clear" w:hAnsi="Intel Clear" w:cs="Intel Clear"/>
        </w:rPr>
      </w:pPr>
      <w:r w:rsidRPr="00D94FF6">
        <w:rPr>
          <w:rFonts w:ascii="Intel Clear" w:hAnsi="Intel Clear" w:cs="Intel Clear"/>
        </w:rPr>
        <w:t xml:space="preserve">If the IP is neither power-gated nor in the middle of a power-gating sequence when a wake event is seen, the relevant sub-block/s proceed back to the active state (once the clock is available). </w:t>
      </w:r>
    </w:p>
    <w:p w14:paraId="64E932C8" w14:textId="77777777" w:rsidR="00A12BD8" w:rsidRPr="00D94FF6" w:rsidRDefault="00A12BD8" w:rsidP="00A12BD8">
      <w:pPr>
        <w:rPr>
          <w:rFonts w:ascii="Intel Clear" w:hAnsi="Intel Clear" w:cs="Intel Clear"/>
          <w:szCs w:val="22"/>
        </w:rPr>
      </w:pPr>
    </w:p>
    <w:p w14:paraId="614E1BF7" w14:textId="77777777" w:rsidR="00A12BD8" w:rsidRPr="00D94FF6" w:rsidRDefault="00A12BD8" w:rsidP="00A12BD8">
      <w:pPr>
        <w:rPr>
          <w:rFonts w:ascii="Intel Clear" w:hAnsi="Intel Clear" w:cs="Intel Clear"/>
          <w:szCs w:val="22"/>
        </w:rPr>
      </w:pPr>
      <w:r w:rsidRPr="00D94FF6">
        <w:rPr>
          <w:rFonts w:ascii="Intel Clear" w:hAnsi="Intel Clear" w:cs="Intel Clear"/>
          <w:szCs w:val="22"/>
        </w:rPr>
        <w:t xml:space="preserve">Note that the Clock Domain Controller (CDC) IP block supports the pre-commit based power-gating flow. Therefore, it is strongly recommended that SIP blocks use the CDC (one or more instances) in conjunction with the PGCB to implement support for power-gating. </w:t>
      </w:r>
    </w:p>
    <w:p w14:paraId="0C93AF7F" w14:textId="77777777" w:rsidR="00A12BD8" w:rsidRPr="00D94FF6" w:rsidRDefault="00A12BD8" w:rsidP="00A12BD8">
      <w:pPr>
        <w:rPr>
          <w:rFonts w:ascii="Intel Clear" w:hAnsi="Intel Clear" w:cs="Intel Clear"/>
          <w:szCs w:val="22"/>
        </w:rPr>
      </w:pPr>
    </w:p>
    <w:p w14:paraId="18C049AB" w14:textId="77777777" w:rsidR="00A12BD8" w:rsidRPr="00D94FF6" w:rsidRDefault="00A12BD8" w:rsidP="00A12BD8">
      <w:pPr>
        <w:rPr>
          <w:rFonts w:ascii="Intel Clear" w:hAnsi="Intel Clear" w:cs="Intel Clear"/>
        </w:rPr>
      </w:pPr>
    </w:p>
    <w:p w14:paraId="23D6F73F" w14:textId="77777777" w:rsidR="008B03D9" w:rsidRPr="00D94FF6" w:rsidRDefault="00D87E76" w:rsidP="00D87E76">
      <w:pPr>
        <w:keepNext/>
        <w:jc w:val="center"/>
        <w:rPr>
          <w:rFonts w:ascii="Intel Clear" w:hAnsi="Intel Clear" w:cs="Intel Clear"/>
        </w:rPr>
      </w:pPr>
      <w:r w:rsidRPr="00D94FF6">
        <w:rPr>
          <w:rFonts w:ascii="Intel Clear" w:hAnsi="Intel Clear" w:cs="Intel Clear"/>
          <w:noProof/>
          <w:lang w:eastAsia="ko-KR" w:bidi="ar-SA"/>
        </w:rPr>
        <w:lastRenderedPageBreak/>
        <w:drawing>
          <wp:inline distT="0" distB="0" distL="0" distR="0" wp14:anchorId="6B4E9B57" wp14:editId="41AA48EC">
            <wp:extent cx="5281246" cy="342574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 EXIT-v3.emf"/>
                    <pic:cNvPicPr/>
                  </pic:nvPicPr>
                  <pic:blipFill>
                    <a:blip r:embed="rId41">
                      <a:extLst>
                        <a:ext uri="{28A0092B-C50C-407E-A947-70E740481C1C}">
                          <a14:useLocalDpi xmlns:a14="http://schemas.microsoft.com/office/drawing/2010/main" val="0"/>
                        </a:ext>
                      </a:extLst>
                    </a:blip>
                    <a:stretch>
                      <a:fillRect/>
                    </a:stretch>
                  </pic:blipFill>
                  <pic:spPr>
                    <a:xfrm>
                      <a:off x="0" y="0"/>
                      <a:ext cx="5289862" cy="3431335"/>
                    </a:xfrm>
                    <a:prstGeom prst="rect">
                      <a:avLst/>
                    </a:prstGeom>
                  </pic:spPr>
                </pic:pic>
              </a:graphicData>
            </a:graphic>
          </wp:inline>
        </w:drawing>
      </w:r>
    </w:p>
    <w:p w14:paraId="08D7E25D" w14:textId="77777777" w:rsidR="008B03D9" w:rsidRPr="00D94FF6" w:rsidRDefault="008B03D9" w:rsidP="00D87E76">
      <w:pPr>
        <w:pStyle w:val="Caption"/>
        <w:jc w:val="center"/>
        <w:rPr>
          <w:rFonts w:ascii="Intel Clear" w:hAnsi="Intel Clear" w:cs="Intel Clear"/>
          <w:b w:val="0"/>
          <w:color w:val="auto"/>
          <w:sz w:val="20"/>
        </w:rPr>
      </w:pPr>
      <w:r w:rsidRPr="00D94FF6">
        <w:rPr>
          <w:rFonts w:ascii="Intel Clear" w:hAnsi="Intel Clear" w:cs="Intel Clear"/>
          <w:b w:val="0"/>
          <w:color w:val="auto"/>
          <w:sz w:val="20"/>
        </w:rPr>
        <w:t xml:space="preserve">Figure </w:t>
      </w:r>
      <w:r w:rsidRPr="00D94FF6">
        <w:rPr>
          <w:rFonts w:ascii="Intel Clear" w:hAnsi="Intel Clear" w:cs="Intel Clear"/>
          <w:b w:val="0"/>
          <w:color w:val="auto"/>
          <w:sz w:val="20"/>
        </w:rPr>
        <w:fldChar w:fldCharType="begin"/>
      </w:r>
      <w:r w:rsidRPr="00D94FF6">
        <w:rPr>
          <w:rFonts w:ascii="Intel Clear" w:hAnsi="Intel Clear" w:cs="Intel Clear"/>
          <w:b w:val="0"/>
          <w:color w:val="auto"/>
          <w:sz w:val="20"/>
        </w:rPr>
        <w:instrText xml:space="preserve"> SEQ Figure \* ARABIC </w:instrText>
      </w:r>
      <w:r w:rsidRPr="00D94FF6">
        <w:rPr>
          <w:rFonts w:ascii="Intel Clear" w:hAnsi="Intel Clear" w:cs="Intel Clear"/>
          <w:b w:val="0"/>
          <w:color w:val="auto"/>
          <w:sz w:val="20"/>
        </w:rPr>
        <w:fldChar w:fldCharType="separate"/>
      </w:r>
      <w:r w:rsidR="008D457C">
        <w:rPr>
          <w:rFonts w:ascii="Intel Clear" w:hAnsi="Intel Clear" w:cs="Intel Clear"/>
          <w:b w:val="0"/>
          <w:noProof/>
          <w:color w:val="auto"/>
          <w:sz w:val="20"/>
        </w:rPr>
        <w:t>3</w:t>
      </w:r>
      <w:r w:rsidRPr="00D94FF6">
        <w:rPr>
          <w:rFonts w:ascii="Intel Clear" w:hAnsi="Intel Clear" w:cs="Intel Clear"/>
          <w:b w:val="0"/>
          <w:color w:val="auto"/>
          <w:sz w:val="20"/>
        </w:rPr>
        <w:fldChar w:fldCharType="end"/>
      </w:r>
      <w:r w:rsidRPr="00D94FF6">
        <w:rPr>
          <w:rFonts w:ascii="Intel Clear" w:hAnsi="Intel Clear" w:cs="Intel Clear"/>
          <w:b w:val="0"/>
          <w:color w:val="auto"/>
          <w:sz w:val="20"/>
        </w:rPr>
        <w:t>: High Level Overview of PG Exit Flow</w:t>
      </w:r>
    </w:p>
    <w:p w14:paraId="5D13BF48" w14:textId="77777777" w:rsidR="00D37EFE" w:rsidRPr="00D94FF6" w:rsidRDefault="00D37EFE">
      <w:pPr>
        <w:rPr>
          <w:rFonts w:ascii="Intel Clear" w:eastAsiaTheme="majorEastAsia" w:hAnsi="Intel Clear" w:cs="Intel Clear"/>
          <w:b/>
          <w:bCs/>
          <w:color w:val="4F81BD" w:themeColor="accent1"/>
          <w:sz w:val="26"/>
          <w:szCs w:val="26"/>
        </w:rPr>
      </w:pPr>
      <w:r w:rsidRPr="00D94FF6">
        <w:rPr>
          <w:rFonts w:ascii="Intel Clear" w:hAnsi="Intel Clear" w:cs="Intel Clear"/>
        </w:rPr>
        <w:br w:type="page"/>
      </w:r>
    </w:p>
    <w:p w14:paraId="599E2185" w14:textId="77777777" w:rsidR="00675EDB" w:rsidRPr="00D94FF6" w:rsidRDefault="000D31AE" w:rsidP="00D37EFE">
      <w:pPr>
        <w:pStyle w:val="Heading2"/>
        <w:rPr>
          <w:rFonts w:ascii="Intel Clear" w:hAnsi="Intel Clear" w:cs="Intel Clear"/>
        </w:rPr>
      </w:pPr>
      <w:r w:rsidRPr="00D94FF6">
        <w:rPr>
          <w:rFonts w:ascii="Intel Clear" w:hAnsi="Intel Clear" w:cs="Intel Clear"/>
        </w:rPr>
        <w:lastRenderedPageBreak/>
        <w:t>PGCB &lt;-&gt; PMC Interface</w:t>
      </w:r>
    </w:p>
    <w:p w14:paraId="2278C888" w14:textId="77777777" w:rsidR="00C2632A" w:rsidRPr="00D94FF6" w:rsidRDefault="00C2632A" w:rsidP="00A767AE">
      <w:pPr>
        <w:pStyle w:val="Heading3"/>
        <w:rPr>
          <w:rFonts w:ascii="Intel Clear" w:hAnsi="Intel Clear" w:cs="Intel Clear"/>
          <w:lang w:bidi="ar-SA"/>
        </w:rPr>
      </w:pPr>
      <w:r w:rsidRPr="00D94FF6">
        <w:rPr>
          <w:rFonts w:ascii="Intel Clear" w:hAnsi="Intel Clear" w:cs="Intel Clear"/>
          <w:lang w:bidi="ar-SA"/>
        </w:rPr>
        <w:t>Interface Assumption</w:t>
      </w:r>
      <w:r w:rsidR="00A767AE" w:rsidRPr="00D94FF6">
        <w:rPr>
          <w:rFonts w:ascii="Intel Clear" w:hAnsi="Intel Clear" w:cs="Intel Clear"/>
          <w:lang w:bidi="ar-SA"/>
        </w:rPr>
        <w:t>s</w:t>
      </w:r>
    </w:p>
    <w:p w14:paraId="0EB1BB63" w14:textId="77777777" w:rsidR="00C2632A" w:rsidRPr="00D94FF6" w:rsidRDefault="00C2632A" w:rsidP="008A4F40">
      <w:pPr>
        <w:numPr>
          <w:ilvl w:val="0"/>
          <w:numId w:val="13"/>
        </w:numPr>
        <w:rPr>
          <w:rFonts w:ascii="Intel Clear" w:hAnsi="Intel Clear" w:cs="Intel Clear"/>
          <w:lang w:bidi="ar-SA"/>
        </w:rPr>
      </w:pPr>
      <w:r w:rsidRPr="00D94FF6">
        <w:rPr>
          <w:rFonts w:ascii="Intel Clear" w:hAnsi="Intel Clear" w:cs="Intel Clear"/>
          <w:lang w:bidi="ar-SA"/>
        </w:rPr>
        <w:t>Outputs from the PGCB to the PMC will be glitch free.</w:t>
      </w:r>
    </w:p>
    <w:p w14:paraId="536E7E5C" w14:textId="77777777" w:rsidR="00C2632A" w:rsidRPr="00D94FF6" w:rsidRDefault="00C2632A" w:rsidP="008A4F40">
      <w:pPr>
        <w:numPr>
          <w:ilvl w:val="0"/>
          <w:numId w:val="13"/>
        </w:numPr>
        <w:rPr>
          <w:rFonts w:ascii="Intel Clear" w:hAnsi="Intel Clear" w:cs="Intel Clear"/>
          <w:lang w:bidi="ar-SA"/>
        </w:rPr>
      </w:pPr>
      <w:r w:rsidRPr="00D94FF6">
        <w:rPr>
          <w:rFonts w:ascii="Intel Clear" w:hAnsi="Intel Clear" w:cs="Intel Clear"/>
          <w:lang w:bidi="ar-SA"/>
        </w:rPr>
        <w:t xml:space="preserve">Inputs to the PGCB from the PMC are assumed to be </w:t>
      </w:r>
      <w:r w:rsidRPr="00D94FF6">
        <w:rPr>
          <w:rFonts w:ascii="Intel Clear" w:hAnsi="Intel Clear" w:cs="Intel Clear"/>
          <w:b/>
          <w:lang w:bidi="ar-SA"/>
        </w:rPr>
        <w:t xml:space="preserve">asynchronous </w:t>
      </w:r>
      <w:r w:rsidR="00744F02" w:rsidRPr="00D94FF6">
        <w:rPr>
          <w:rFonts w:ascii="Intel Clear" w:hAnsi="Intel Clear" w:cs="Intel Clear"/>
          <w:b/>
          <w:lang w:bidi="ar-SA"/>
        </w:rPr>
        <w:t>and glitch free</w:t>
      </w:r>
      <w:r w:rsidR="00744F02" w:rsidRPr="00D94FF6">
        <w:rPr>
          <w:rFonts w:ascii="Intel Clear" w:hAnsi="Intel Clear" w:cs="Intel Clear"/>
          <w:lang w:bidi="ar-SA"/>
        </w:rPr>
        <w:t>.  These</w:t>
      </w:r>
      <w:r w:rsidRPr="00D94FF6">
        <w:rPr>
          <w:rFonts w:ascii="Intel Clear" w:hAnsi="Intel Clear" w:cs="Intel Clear"/>
          <w:lang w:bidi="ar-SA"/>
        </w:rPr>
        <w:t xml:space="preserve"> </w:t>
      </w:r>
      <w:r w:rsidR="00744F02" w:rsidRPr="00D94FF6">
        <w:rPr>
          <w:rFonts w:ascii="Intel Clear" w:hAnsi="Intel Clear" w:cs="Intel Clear"/>
          <w:lang w:bidi="ar-SA"/>
        </w:rPr>
        <w:t>are</w:t>
      </w:r>
      <w:r w:rsidRPr="00D94FF6">
        <w:rPr>
          <w:rFonts w:ascii="Intel Clear" w:hAnsi="Intel Clear" w:cs="Intel Clear"/>
          <w:lang w:bidi="ar-SA"/>
        </w:rPr>
        <w:t xml:space="preserve"> synchronized by the PGCB.</w:t>
      </w:r>
    </w:p>
    <w:p w14:paraId="50F26E81" w14:textId="77777777" w:rsidR="00A767AE" w:rsidRPr="00D94FF6" w:rsidRDefault="00A767AE" w:rsidP="00A767AE">
      <w:pPr>
        <w:ind w:left="720"/>
        <w:rPr>
          <w:rFonts w:ascii="Intel Clear" w:hAnsi="Intel Clear" w:cs="Intel Clear"/>
          <w:lang w:bidi="ar-SA"/>
        </w:rPr>
      </w:pPr>
    </w:p>
    <w:p w14:paraId="7F8637F5" w14:textId="77777777" w:rsidR="00C2632A" w:rsidRPr="00D94FF6" w:rsidRDefault="00A767AE" w:rsidP="00A767AE">
      <w:pPr>
        <w:pStyle w:val="Heading3"/>
        <w:rPr>
          <w:rFonts w:ascii="Intel Clear" w:hAnsi="Intel Clear" w:cs="Intel Clear"/>
          <w:lang w:bidi="ar-SA"/>
        </w:rPr>
      </w:pPr>
      <w:r w:rsidRPr="00D94FF6">
        <w:rPr>
          <w:rFonts w:ascii="Intel Clear" w:hAnsi="Intel Clear" w:cs="Intel Clear"/>
          <w:lang w:bidi="ar-SA"/>
        </w:rPr>
        <w:t>IO Table</w:t>
      </w:r>
    </w:p>
    <w:p w14:paraId="5B1D9DD3" w14:textId="77777777" w:rsidR="00EE19A2" w:rsidRPr="00D94FF6" w:rsidRDefault="00EE19A2" w:rsidP="00EE19A2">
      <w:pPr>
        <w:rPr>
          <w:rFonts w:ascii="Intel Clear" w:hAnsi="Intel Clear" w:cs="Intel Clear"/>
          <w:lang w:bidi="ar-SA"/>
        </w:rPr>
      </w:pPr>
      <w:r w:rsidRPr="00D94FF6">
        <w:rPr>
          <w:rFonts w:ascii="Intel Clear" w:hAnsi="Intel Clear" w:cs="Intel Clear"/>
          <w:lang w:bidi="ar-SA"/>
        </w:rPr>
        <w:t>The following signals are defined in the Chassis P</w:t>
      </w:r>
      <w:r w:rsidR="00DE5441" w:rsidRPr="00D94FF6">
        <w:rPr>
          <w:rFonts w:ascii="Intel Clear" w:hAnsi="Intel Clear" w:cs="Intel Clear"/>
          <w:lang w:bidi="ar-SA"/>
        </w:rPr>
        <w:t>G</w:t>
      </w:r>
      <w:r w:rsidRPr="00D94FF6">
        <w:rPr>
          <w:rFonts w:ascii="Intel Clear" w:hAnsi="Intel Clear" w:cs="Intel Clear"/>
          <w:lang w:bidi="ar-SA"/>
        </w:rPr>
        <w:t xml:space="preserve"> HAS. </w:t>
      </w:r>
      <w:r w:rsidR="00DE5441" w:rsidRPr="00D94FF6">
        <w:rPr>
          <w:rFonts w:ascii="Intel Clear" w:hAnsi="Intel Clear" w:cs="Intel Clear"/>
          <w:lang w:bidi="ar-SA"/>
        </w:rPr>
        <w:t xml:space="preserve">Note that signal names at the boundary of the PGCB have the term “pgcb” which needs to be replaced with the name of the IP block when mapping these signals at the IP top level. Please refer to the table below for details. </w:t>
      </w:r>
      <w:r w:rsidRPr="00D94FF6">
        <w:rPr>
          <w:rFonts w:ascii="Intel Clear" w:hAnsi="Intel Clear" w:cs="Intel Clear"/>
          <w:lang w:bidi="ar-SA"/>
        </w:rPr>
        <w:t>For functional definition of these signals, the user is referred to the Chassis P</w:t>
      </w:r>
      <w:r w:rsidR="00DE5441" w:rsidRPr="00D94FF6">
        <w:rPr>
          <w:rFonts w:ascii="Intel Clear" w:hAnsi="Intel Clear" w:cs="Intel Clear"/>
          <w:lang w:bidi="ar-SA"/>
        </w:rPr>
        <w:t>G</w:t>
      </w:r>
      <w:r w:rsidRPr="00D94FF6">
        <w:rPr>
          <w:rFonts w:ascii="Intel Clear" w:hAnsi="Intel Clear" w:cs="Intel Clear"/>
          <w:lang w:bidi="ar-SA"/>
        </w:rPr>
        <w:t xml:space="preserve"> HAS. </w:t>
      </w:r>
    </w:p>
    <w:p w14:paraId="1A3C902E" w14:textId="77777777" w:rsidR="00DD0D84" w:rsidRPr="00D94FF6" w:rsidRDefault="00DD0D84" w:rsidP="00EE19A2">
      <w:pPr>
        <w:rPr>
          <w:rFonts w:ascii="Intel Clear" w:hAnsi="Intel Clear" w:cs="Intel Clear"/>
          <w:lang w:bidi="ar-SA"/>
        </w:rPr>
      </w:pPr>
    </w:p>
    <w:p w14:paraId="2073F71A" w14:textId="77777777" w:rsidR="00DD0D84" w:rsidRPr="00D94FF6" w:rsidRDefault="00DD0D84" w:rsidP="00DD0D84">
      <w:pPr>
        <w:rPr>
          <w:rFonts w:ascii="Intel Clear" w:hAnsi="Intel Clear" w:cs="Intel Clear"/>
          <w:lang w:bidi="ar-SA"/>
        </w:rPr>
      </w:pPr>
      <w:r w:rsidRPr="00D94FF6">
        <w:rPr>
          <w:rFonts w:ascii="Intel Clear" w:hAnsi="Intel Clear" w:cs="Intel Clear"/>
          <w:lang w:bidi="ar-SA"/>
        </w:rPr>
        <w:t xml:space="preserve">The Reset Values and Expected Reset Values listed below pertain only to the case where the PGCB defaults to a Power Gated state.  Please refer to the section titled “Power Ungated Default State,” for </w:t>
      </w:r>
      <w:r w:rsidR="00DE5441" w:rsidRPr="00D94FF6">
        <w:rPr>
          <w:rFonts w:ascii="Intel Clear" w:hAnsi="Intel Clear" w:cs="Intel Clear"/>
          <w:lang w:bidi="ar-SA"/>
        </w:rPr>
        <w:t xml:space="preserve">Reset Values and Expected Reset Values for a PGCB that is configured to </w:t>
      </w:r>
      <w:r w:rsidRPr="00D94FF6">
        <w:rPr>
          <w:rFonts w:ascii="Intel Clear" w:hAnsi="Intel Clear" w:cs="Intel Clear"/>
          <w:lang w:bidi="ar-SA"/>
        </w:rPr>
        <w:t>default to a Powered on state.</w:t>
      </w:r>
    </w:p>
    <w:p w14:paraId="1BDB5160" w14:textId="77777777" w:rsidR="00EE19A2" w:rsidRPr="00D94FF6" w:rsidRDefault="00EE19A2" w:rsidP="00EE19A2">
      <w:pPr>
        <w:rPr>
          <w:rFonts w:ascii="Intel Clear" w:hAnsi="Intel Clear" w:cs="Intel Clear"/>
          <w:lang w:bidi="ar-SA"/>
        </w:rPr>
      </w:pP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2817"/>
        <w:gridCol w:w="1487"/>
        <w:gridCol w:w="5632"/>
      </w:tblGrid>
      <w:tr w:rsidR="000D31AE" w:rsidRPr="00D94FF6" w14:paraId="4F4B2BD3" w14:textId="77777777" w:rsidTr="002D6C36">
        <w:tc>
          <w:tcPr>
            <w:tcW w:w="2817" w:type="dxa"/>
            <w:tcBorders>
              <w:top w:val="single" w:sz="8" w:space="0" w:color="78C0D4"/>
              <w:left w:val="single" w:sz="8" w:space="0" w:color="78C0D4"/>
              <w:bottom w:val="single" w:sz="8" w:space="0" w:color="78C0D4"/>
              <w:right w:val="single" w:sz="8" w:space="0" w:color="78C0D4"/>
            </w:tcBorders>
            <w:shd w:val="clear" w:color="auto" w:fill="B6DDE8"/>
            <w:hideMark/>
          </w:tcPr>
          <w:p w14:paraId="47CD9ACE" w14:textId="77777777" w:rsidR="000D31AE" w:rsidRPr="00D94FF6" w:rsidRDefault="000D31AE" w:rsidP="002D6C36">
            <w:pPr>
              <w:rPr>
                <w:rFonts w:ascii="Intel Clear" w:hAnsi="Intel Clear" w:cs="Intel Clear"/>
                <w:b/>
                <w:bCs/>
                <w:color w:val="0000FF"/>
                <w:szCs w:val="22"/>
              </w:rPr>
            </w:pPr>
            <w:r w:rsidRPr="00D94FF6">
              <w:rPr>
                <w:rFonts w:ascii="Intel Clear" w:hAnsi="Intel Clear" w:cs="Intel Clear"/>
                <w:b/>
                <w:bCs/>
                <w:color w:val="0000FF"/>
              </w:rPr>
              <w:t>Signal Name</w:t>
            </w:r>
          </w:p>
        </w:tc>
        <w:tc>
          <w:tcPr>
            <w:tcW w:w="1487" w:type="dxa"/>
            <w:tcBorders>
              <w:top w:val="single" w:sz="8" w:space="0" w:color="78C0D4"/>
              <w:left w:val="single" w:sz="8" w:space="0" w:color="78C0D4"/>
              <w:bottom w:val="single" w:sz="8" w:space="0" w:color="78C0D4"/>
              <w:right w:val="single" w:sz="8" w:space="0" w:color="78C0D4"/>
            </w:tcBorders>
            <w:shd w:val="clear" w:color="auto" w:fill="B6DDE8"/>
            <w:hideMark/>
          </w:tcPr>
          <w:p w14:paraId="35B89CE4" w14:textId="77777777" w:rsidR="000D31AE" w:rsidRPr="00D94FF6" w:rsidRDefault="000D31AE" w:rsidP="002D6C36">
            <w:pPr>
              <w:rPr>
                <w:rFonts w:ascii="Intel Clear" w:hAnsi="Intel Clear" w:cs="Intel Clear"/>
                <w:b/>
                <w:bCs/>
                <w:color w:val="0000FF"/>
                <w:szCs w:val="22"/>
              </w:rPr>
            </w:pPr>
            <w:r w:rsidRPr="00D94FF6">
              <w:rPr>
                <w:rFonts w:ascii="Intel Clear" w:hAnsi="Intel Clear" w:cs="Intel Clear"/>
                <w:b/>
                <w:bCs/>
                <w:color w:val="0000FF"/>
              </w:rPr>
              <w:t>Input/Output</w:t>
            </w:r>
          </w:p>
        </w:tc>
        <w:tc>
          <w:tcPr>
            <w:tcW w:w="5632" w:type="dxa"/>
            <w:tcBorders>
              <w:top w:val="single" w:sz="8" w:space="0" w:color="78C0D4"/>
              <w:left w:val="single" w:sz="8" w:space="0" w:color="78C0D4"/>
              <w:bottom w:val="single" w:sz="8" w:space="0" w:color="78C0D4"/>
              <w:right w:val="single" w:sz="8" w:space="0" w:color="78C0D4"/>
            </w:tcBorders>
            <w:shd w:val="clear" w:color="auto" w:fill="B6DDE8"/>
            <w:hideMark/>
          </w:tcPr>
          <w:p w14:paraId="06679852" w14:textId="77777777" w:rsidR="000D31AE" w:rsidRPr="00D94FF6" w:rsidRDefault="000D31AE" w:rsidP="002D6C36">
            <w:pPr>
              <w:rPr>
                <w:rFonts w:ascii="Intel Clear" w:hAnsi="Intel Clear" w:cs="Intel Clear"/>
                <w:b/>
                <w:bCs/>
                <w:color w:val="0000FF"/>
                <w:szCs w:val="22"/>
              </w:rPr>
            </w:pPr>
            <w:r w:rsidRPr="00D94FF6">
              <w:rPr>
                <w:rFonts w:ascii="Intel Clear" w:hAnsi="Intel Clear" w:cs="Intel Clear"/>
                <w:b/>
                <w:bCs/>
                <w:color w:val="0000FF"/>
              </w:rPr>
              <w:t>Description</w:t>
            </w:r>
          </w:p>
        </w:tc>
      </w:tr>
      <w:tr w:rsidR="000D31AE" w:rsidRPr="00D94FF6" w14:paraId="07945345" w14:textId="77777777" w:rsidTr="002D6C36">
        <w:tc>
          <w:tcPr>
            <w:tcW w:w="2817" w:type="dxa"/>
            <w:tcBorders>
              <w:top w:val="single" w:sz="8" w:space="0" w:color="78C0D4"/>
              <w:left w:val="single" w:sz="8" w:space="0" w:color="78C0D4"/>
              <w:bottom w:val="single" w:sz="8" w:space="0" w:color="78C0D4"/>
              <w:right w:val="single" w:sz="8" w:space="0" w:color="78C0D4"/>
            </w:tcBorders>
            <w:shd w:val="clear" w:color="auto" w:fill="D2EAF1"/>
          </w:tcPr>
          <w:p w14:paraId="11DD13AC" w14:textId="77777777" w:rsidR="000D31AE" w:rsidRPr="00D94FF6" w:rsidRDefault="000D31AE" w:rsidP="002D6C36">
            <w:pPr>
              <w:rPr>
                <w:rFonts w:ascii="Intel Clear" w:hAnsi="Intel Clear" w:cs="Intel Clear"/>
                <w:bCs/>
                <w:color w:val="C00000"/>
                <w:szCs w:val="22"/>
              </w:rPr>
            </w:pPr>
            <w:r w:rsidRPr="00D94FF6">
              <w:rPr>
                <w:rFonts w:ascii="Intel Clear" w:hAnsi="Intel Clear" w:cs="Intel Clear"/>
                <w:b/>
                <w:bCs/>
                <w:color w:val="C00000"/>
              </w:rPr>
              <w:t>pgcb_pmc_pg_req_b</w:t>
            </w:r>
          </w:p>
        </w:tc>
        <w:tc>
          <w:tcPr>
            <w:tcW w:w="1487" w:type="dxa"/>
            <w:tcBorders>
              <w:top w:val="single" w:sz="8" w:space="0" w:color="78C0D4"/>
              <w:left w:val="single" w:sz="8" w:space="0" w:color="78C0D4"/>
              <w:bottom w:val="single" w:sz="8" w:space="0" w:color="78C0D4"/>
              <w:right w:val="single" w:sz="8" w:space="0" w:color="78C0D4"/>
            </w:tcBorders>
            <w:shd w:val="clear" w:color="auto" w:fill="D2EAF1"/>
          </w:tcPr>
          <w:p w14:paraId="6948750A" w14:textId="77777777" w:rsidR="000D31AE" w:rsidRPr="00D94FF6" w:rsidRDefault="000D31AE" w:rsidP="002D6C36">
            <w:pPr>
              <w:rPr>
                <w:rFonts w:ascii="Intel Clear" w:hAnsi="Intel Clear" w:cs="Intel Clear"/>
                <w:color w:val="C00000"/>
                <w:szCs w:val="22"/>
              </w:rPr>
            </w:pPr>
            <w:r w:rsidRPr="00D94FF6">
              <w:rPr>
                <w:rFonts w:ascii="Intel Clear" w:hAnsi="Intel Clear" w:cs="Intel Clear"/>
                <w:color w:val="C00000"/>
              </w:rPr>
              <w:t>Output</w:t>
            </w:r>
          </w:p>
        </w:tc>
        <w:tc>
          <w:tcPr>
            <w:tcW w:w="5632" w:type="dxa"/>
            <w:tcBorders>
              <w:top w:val="single" w:sz="8" w:space="0" w:color="78C0D4"/>
              <w:left w:val="single" w:sz="8" w:space="0" w:color="78C0D4"/>
              <w:bottom w:val="single" w:sz="8" w:space="0" w:color="78C0D4"/>
              <w:right w:val="single" w:sz="8" w:space="0" w:color="78C0D4"/>
            </w:tcBorders>
            <w:shd w:val="clear" w:color="auto" w:fill="D2EAF1"/>
          </w:tcPr>
          <w:p w14:paraId="1BBEEC62" w14:textId="77777777" w:rsidR="000D31AE" w:rsidRPr="00D94FF6" w:rsidRDefault="00F34D38" w:rsidP="002D6C36">
            <w:pPr>
              <w:rPr>
                <w:rFonts w:ascii="Intel Clear" w:hAnsi="Intel Clear" w:cs="Intel Clear"/>
                <w:color w:val="C00000"/>
              </w:rPr>
            </w:pPr>
            <w:r w:rsidRPr="00D94FF6">
              <w:rPr>
                <w:rFonts w:ascii="Intel Clear" w:hAnsi="Intel Clear" w:cs="Intel Clear"/>
                <w:color w:val="C00000"/>
              </w:rPr>
              <w:t>Active Low, P</w:t>
            </w:r>
            <w:r w:rsidR="000D31AE" w:rsidRPr="00D94FF6">
              <w:rPr>
                <w:rFonts w:ascii="Intel Clear" w:hAnsi="Intel Clear" w:cs="Intel Clear"/>
                <w:color w:val="C00000"/>
              </w:rPr>
              <w:t xml:space="preserve">ower </w:t>
            </w:r>
            <w:r w:rsidR="00111834" w:rsidRPr="00D94FF6">
              <w:rPr>
                <w:rFonts w:ascii="Intel Clear" w:hAnsi="Intel Clear" w:cs="Intel Clear"/>
                <w:color w:val="C00000"/>
              </w:rPr>
              <w:t>G</w:t>
            </w:r>
            <w:r w:rsidR="000D31AE" w:rsidRPr="00D94FF6">
              <w:rPr>
                <w:rFonts w:ascii="Intel Clear" w:hAnsi="Intel Clear" w:cs="Intel Clear"/>
                <w:color w:val="C00000"/>
              </w:rPr>
              <w:t xml:space="preserve">ating request </w:t>
            </w:r>
            <w:r w:rsidR="00111834" w:rsidRPr="00D94FF6">
              <w:rPr>
                <w:rFonts w:ascii="Intel Clear" w:hAnsi="Intel Clear" w:cs="Intel Clear"/>
                <w:color w:val="C00000"/>
              </w:rPr>
              <w:t xml:space="preserve">signal </w:t>
            </w:r>
            <w:r w:rsidR="000D31AE" w:rsidRPr="00D94FF6">
              <w:rPr>
                <w:rFonts w:ascii="Intel Clear" w:hAnsi="Intel Clear" w:cs="Intel Clear"/>
                <w:color w:val="C00000"/>
              </w:rPr>
              <w:t xml:space="preserve">on behalf of the </w:t>
            </w:r>
            <w:r w:rsidR="00D05930" w:rsidRPr="00D94FF6">
              <w:rPr>
                <w:rFonts w:ascii="Intel Clear" w:hAnsi="Intel Clear" w:cs="Intel Clear"/>
                <w:color w:val="C00000"/>
              </w:rPr>
              <w:t>IP</w:t>
            </w:r>
            <w:r w:rsidR="000D31AE" w:rsidRPr="00D94FF6">
              <w:rPr>
                <w:rFonts w:ascii="Intel Clear" w:hAnsi="Intel Clear" w:cs="Intel Clear"/>
                <w:color w:val="C00000"/>
              </w:rPr>
              <w:t xml:space="preserve"> to the central power gating controller </w:t>
            </w:r>
            <w:r w:rsidR="00EE19A2" w:rsidRPr="00D94FF6">
              <w:rPr>
                <w:rFonts w:ascii="Intel Clear" w:hAnsi="Intel Clear" w:cs="Intel Clear"/>
                <w:color w:val="C00000"/>
              </w:rPr>
              <w:t>(in PMC)</w:t>
            </w:r>
            <w:r w:rsidR="000D31AE" w:rsidRPr="00D94FF6">
              <w:rPr>
                <w:rFonts w:ascii="Intel Clear" w:hAnsi="Intel Clear" w:cs="Intel Clear"/>
                <w:color w:val="C00000"/>
              </w:rPr>
              <w:t xml:space="preserve">. </w:t>
            </w:r>
          </w:p>
          <w:p w14:paraId="067F26B9" w14:textId="77777777" w:rsidR="00111834" w:rsidRPr="00D94FF6" w:rsidRDefault="00111834" w:rsidP="002D6C36">
            <w:pPr>
              <w:rPr>
                <w:rFonts w:ascii="Intel Clear" w:hAnsi="Intel Clear" w:cs="Intel Clear"/>
                <w:color w:val="C00000"/>
                <w:lang w:bidi="ar-SA"/>
              </w:rPr>
            </w:pPr>
          </w:p>
          <w:p w14:paraId="56FD46BF" w14:textId="77777777" w:rsidR="00111834" w:rsidRPr="00D94FF6" w:rsidRDefault="00111834" w:rsidP="002D6C36">
            <w:pPr>
              <w:rPr>
                <w:rFonts w:ascii="Intel Clear" w:hAnsi="Intel Clear" w:cs="Intel Clear"/>
                <w:color w:val="C00000"/>
                <w:lang w:bidi="ar-SA"/>
              </w:rPr>
            </w:pPr>
            <w:r w:rsidRPr="00D94FF6">
              <w:rPr>
                <w:rFonts w:ascii="Intel Clear" w:hAnsi="Intel Clear" w:cs="Intel Clear"/>
                <w:color w:val="C00000"/>
                <w:lang w:bidi="ar-SA"/>
              </w:rPr>
              <w:t>This signal is part of a two signal handshake involving:</w:t>
            </w:r>
          </w:p>
          <w:p w14:paraId="4D8FE86D" w14:textId="77777777" w:rsidR="00111834" w:rsidRPr="00D94FF6" w:rsidRDefault="00111834" w:rsidP="008A4F40">
            <w:pPr>
              <w:numPr>
                <w:ilvl w:val="0"/>
                <w:numId w:val="12"/>
              </w:numPr>
              <w:rPr>
                <w:rFonts w:ascii="Intel Clear" w:hAnsi="Intel Clear" w:cs="Intel Clear"/>
                <w:b/>
                <w:bCs/>
                <w:color w:val="C00000"/>
              </w:rPr>
            </w:pPr>
            <w:r w:rsidRPr="00D94FF6">
              <w:rPr>
                <w:rFonts w:ascii="Intel Clear" w:hAnsi="Intel Clear" w:cs="Intel Clear"/>
                <w:b/>
                <w:bCs/>
                <w:color w:val="C00000"/>
              </w:rPr>
              <w:t>pgcb_pmc_pg_req_b</w:t>
            </w:r>
          </w:p>
          <w:p w14:paraId="24D46BAD" w14:textId="77777777" w:rsidR="00111834" w:rsidRPr="00D94FF6" w:rsidRDefault="00111834" w:rsidP="008A4F40">
            <w:pPr>
              <w:numPr>
                <w:ilvl w:val="0"/>
                <w:numId w:val="12"/>
              </w:numPr>
              <w:rPr>
                <w:rFonts w:ascii="Intel Clear" w:hAnsi="Intel Clear" w:cs="Intel Clear"/>
                <w:b/>
                <w:bCs/>
                <w:color w:val="C00000"/>
              </w:rPr>
            </w:pPr>
            <w:r w:rsidRPr="00D94FF6">
              <w:rPr>
                <w:rFonts w:ascii="Intel Clear" w:hAnsi="Intel Clear" w:cs="Intel Clear"/>
                <w:b/>
                <w:bCs/>
                <w:color w:val="C00000"/>
              </w:rPr>
              <w:t>pmc_pgcb_pg_ack_b</w:t>
            </w:r>
          </w:p>
          <w:p w14:paraId="043389AB" w14:textId="77777777" w:rsidR="00111834" w:rsidRPr="00D94FF6" w:rsidRDefault="002800FA" w:rsidP="002D6C36">
            <w:pPr>
              <w:rPr>
                <w:rFonts w:ascii="Intel Clear" w:hAnsi="Intel Clear" w:cs="Intel Clear"/>
                <w:color w:val="C00000"/>
                <w:lang w:bidi="ar-SA"/>
              </w:rPr>
            </w:pPr>
            <w:r w:rsidRPr="00D94FF6">
              <w:rPr>
                <w:rFonts w:ascii="Intel Clear" w:hAnsi="Intel Clear" w:cs="Intel Clear"/>
                <w:bCs/>
                <w:color w:val="C00000"/>
              </w:rPr>
              <w:t>Please refer to the Chassis P</w:t>
            </w:r>
            <w:r w:rsidR="00737A44" w:rsidRPr="00D94FF6">
              <w:rPr>
                <w:rFonts w:ascii="Intel Clear" w:hAnsi="Intel Clear" w:cs="Intel Clear"/>
                <w:bCs/>
                <w:color w:val="C00000"/>
              </w:rPr>
              <w:t xml:space="preserve">G </w:t>
            </w:r>
            <w:r w:rsidRPr="00D94FF6">
              <w:rPr>
                <w:rFonts w:ascii="Intel Clear" w:hAnsi="Intel Clear" w:cs="Intel Clear"/>
                <w:bCs/>
                <w:color w:val="C00000"/>
              </w:rPr>
              <w:t>HAS for the details of this handshake and the meaning of these signals.</w:t>
            </w:r>
          </w:p>
          <w:p w14:paraId="483512FA" w14:textId="77777777" w:rsidR="00111834" w:rsidRPr="00D94FF6" w:rsidRDefault="00111834" w:rsidP="002D6C36">
            <w:pPr>
              <w:rPr>
                <w:rFonts w:ascii="Intel Clear" w:hAnsi="Intel Clear" w:cs="Intel Clear"/>
                <w:color w:val="C00000"/>
                <w:lang w:bidi="ar-SA"/>
              </w:rPr>
            </w:pPr>
          </w:p>
          <w:p w14:paraId="3725E0F4" w14:textId="77777777" w:rsidR="000D31AE" w:rsidRPr="00D94FF6" w:rsidRDefault="00111834" w:rsidP="002D6C36">
            <w:pPr>
              <w:rPr>
                <w:rFonts w:ascii="Intel Clear" w:hAnsi="Intel Clear" w:cs="Intel Clear"/>
                <w:color w:val="C00000"/>
              </w:rPr>
            </w:pPr>
            <w:r w:rsidRPr="00D94FF6">
              <w:rPr>
                <w:rFonts w:ascii="Intel Clear" w:hAnsi="Intel Clear" w:cs="Intel Clear"/>
                <w:color w:val="C00000"/>
              </w:rPr>
              <w:t>Note: The Chassis P</w:t>
            </w:r>
            <w:r w:rsidR="00737A44" w:rsidRPr="00D94FF6">
              <w:rPr>
                <w:rFonts w:ascii="Intel Clear" w:hAnsi="Intel Clear" w:cs="Intel Clear"/>
                <w:color w:val="C00000"/>
              </w:rPr>
              <w:t>G</w:t>
            </w:r>
            <w:r w:rsidRPr="00D94FF6">
              <w:rPr>
                <w:rFonts w:ascii="Intel Clear" w:hAnsi="Intel Clear" w:cs="Intel Clear"/>
                <w:color w:val="C00000"/>
              </w:rPr>
              <w:t xml:space="preserve"> HAS </w:t>
            </w:r>
            <w:r w:rsidR="00EE19A2" w:rsidRPr="00D94FF6">
              <w:rPr>
                <w:rFonts w:ascii="Intel Clear" w:hAnsi="Intel Clear" w:cs="Intel Clear"/>
                <w:color w:val="C00000"/>
              </w:rPr>
              <w:t xml:space="preserve">refers to </w:t>
            </w:r>
            <w:r w:rsidRPr="00D94FF6">
              <w:rPr>
                <w:rFonts w:ascii="Intel Clear" w:hAnsi="Intel Clear" w:cs="Intel Clear"/>
                <w:color w:val="C00000"/>
              </w:rPr>
              <w:t>this signal</w:t>
            </w:r>
            <w:r w:rsidR="00EE19A2" w:rsidRPr="00D94FF6">
              <w:rPr>
                <w:rFonts w:ascii="Intel Clear" w:hAnsi="Intel Clear" w:cs="Intel Clear"/>
                <w:color w:val="C00000"/>
              </w:rPr>
              <w:t xml:space="preserve"> as</w:t>
            </w:r>
            <w:r w:rsidRPr="00D94FF6">
              <w:rPr>
                <w:rFonts w:ascii="Intel Clear" w:hAnsi="Intel Clear" w:cs="Intel Clear"/>
                <w:color w:val="C00000"/>
              </w:rPr>
              <w:t xml:space="preserve"> </w:t>
            </w:r>
            <w:r w:rsidRPr="00D94FF6">
              <w:rPr>
                <w:rFonts w:ascii="Intel Clear" w:hAnsi="Intel Clear" w:cs="Intel Clear"/>
                <w:b/>
                <w:color w:val="C00000"/>
              </w:rPr>
              <w:t>ip_</w:t>
            </w:r>
            <w:r w:rsidRPr="00D94FF6">
              <w:rPr>
                <w:rFonts w:ascii="Intel Clear" w:hAnsi="Intel Clear" w:cs="Intel Clear"/>
                <w:b/>
                <w:bCs/>
                <w:color w:val="C00000"/>
              </w:rPr>
              <w:t>pmc_pg_req_b</w:t>
            </w:r>
            <w:r w:rsidR="002A179A" w:rsidRPr="00D94FF6">
              <w:rPr>
                <w:rFonts w:ascii="Intel Clear" w:hAnsi="Intel Clear" w:cs="Intel Clear"/>
                <w:bCs/>
                <w:color w:val="C00000"/>
              </w:rPr>
              <w:t>.</w:t>
            </w:r>
          </w:p>
          <w:p w14:paraId="4333CC34" w14:textId="77777777" w:rsidR="00111834" w:rsidRPr="00D94FF6" w:rsidRDefault="00111834" w:rsidP="002D6C36">
            <w:pPr>
              <w:rPr>
                <w:rFonts w:ascii="Intel Clear" w:hAnsi="Intel Clear" w:cs="Intel Clear"/>
                <w:color w:val="C00000"/>
              </w:rPr>
            </w:pPr>
          </w:p>
          <w:p w14:paraId="352DBF62" w14:textId="77777777" w:rsidR="000D31AE" w:rsidRPr="00D94FF6" w:rsidRDefault="000D31AE" w:rsidP="002D6C36">
            <w:pPr>
              <w:rPr>
                <w:rFonts w:ascii="Intel Clear" w:hAnsi="Intel Clear" w:cs="Intel Clear"/>
                <w:color w:val="C00000"/>
                <w:szCs w:val="22"/>
              </w:rPr>
            </w:pPr>
            <w:r w:rsidRPr="00D94FF6">
              <w:rPr>
                <w:rFonts w:ascii="Intel Clear" w:hAnsi="Intel Clear" w:cs="Intel Clear"/>
                <w:color w:val="C00000"/>
              </w:rPr>
              <w:t xml:space="preserve">Note: “pgcb” in pgcb_pmc_pg_req_b should be replaced with the ip specific name when mapping out to top level SOC. </w:t>
            </w:r>
          </w:p>
          <w:p w14:paraId="3713D9EF" w14:textId="77777777" w:rsidR="000D31AE" w:rsidRPr="00D94FF6" w:rsidRDefault="000D31AE" w:rsidP="002D6C36">
            <w:pPr>
              <w:rPr>
                <w:rFonts w:ascii="Intel Clear" w:hAnsi="Intel Clear" w:cs="Intel Clear"/>
                <w:color w:val="C00000"/>
              </w:rPr>
            </w:pPr>
            <w:r w:rsidRPr="00D94FF6">
              <w:rPr>
                <w:rFonts w:ascii="Intel Clear" w:hAnsi="Intel Clear" w:cs="Intel Clear"/>
                <w:color w:val="C00000"/>
              </w:rPr>
              <w:t>For example:</w:t>
            </w:r>
          </w:p>
          <w:p w14:paraId="0F9C7CAB" w14:textId="77777777" w:rsidR="000D31AE" w:rsidRPr="00D94FF6" w:rsidRDefault="000D31AE" w:rsidP="002D6C36">
            <w:pPr>
              <w:rPr>
                <w:rFonts w:ascii="Intel Clear" w:hAnsi="Intel Clear" w:cs="Intel Clear"/>
                <w:color w:val="C00000"/>
              </w:rPr>
            </w:pPr>
            <w:r w:rsidRPr="00D94FF6">
              <w:rPr>
                <w:rFonts w:ascii="Intel Clear" w:hAnsi="Intel Clear" w:cs="Intel Clear"/>
                <w:color w:val="C00000"/>
              </w:rPr>
              <w:t xml:space="preserve">pgcb_pmc_pg_req_b </w:t>
            </w:r>
            <w:r w:rsidR="00AD1390" w:rsidRPr="00D94FF6">
              <w:rPr>
                <w:rFonts w:ascii="Intel Clear" w:hAnsi="Intel Clear" w:cs="Intel Clear"/>
                <w:color w:val="C00000"/>
              </w:rPr>
              <w:t>-&gt;</w:t>
            </w:r>
            <w:r w:rsidRPr="00D94FF6">
              <w:rPr>
                <w:rFonts w:ascii="Intel Clear" w:hAnsi="Intel Clear" w:cs="Intel Clear"/>
                <w:color w:val="C00000"/>
              </w:rPr>
              <w:t xml:space="preserve"> &lt;ipname&gt;_pmc_pg</w:t>
            </w:r>
            <w:r w:rsidR="00955F75" w:rsidRPr="00D94FF6">
              <w:rPr>
                <w:rFonts w:ascii="Intel Clear" w:hAnsi="Intel Clear" w:cs="Intel Clear"/>
                <w:color w:val="C00000"/>
              </w:rPr>
              <w:t>d</w:t>
            </w:r>
            <w:r w:rsidRPr="00D94FF6">
              <w:rPr>
                <w:rFonts w:ascii="Intel Clear" w:hAnsi="Intel Clear" w:cs="Intel Clear"/>
                <w:color w:val="C00000"/>
              </w:rPr>
              <w:t>&lt;domain#&gt;</w:t>
            </w:r>
            <w:r w:rsidR="00955F75" w:rsidRPr="00D94FF6">
              <w:rPr>
                <w:rFonts w:ascii="Intel Clear" w:hAnsi="Intel Clear" w:cs="Intel Clear"/>
                <w:color w:val="C00000"/>
              </w:rPr>
              <w:t>_pg</w:t>
            </w:r>
            <w:r w:rsidRPr="00D94FF6">
              <w:rPr>
                <w:rFonts w:ascii="Intel Clear" w:hAnsi="Intel Clear" w:cs="Intel Clear"/>
                <w:color w:val="C00000"/>
              </w:rPr>
              <w:t>_req_b</w:t>
            </w:r>
          </w:p>
          <w:p w14:paraId="0167739B" w14:textId="77777777" w:rsidR="00064E78" w:rsidRPr="00D94FF6" w:rsidRDefault="00064E78" w:rsidP="002D6C36">
            <w:pPr>
              <w:rPr>
                <w:rFonts w:ascii="Intel Clear" w:hAnsi="Intel Clear" w:cs="Intel Clear"/>
                <w:color w:val="C00000"/>
              </w:rPr>
            </w:pPr>
          </w:p>
          <w:p w14:paraId="78CABFB9" w14:textId="77777777" w:rsidR="00064E78" w:rsidRPr="00D94FF6" w:rsidRDefault="00064E78" w:rsidP="002D6C36">
            <w:pPr>
              <w:rPr>
                <w:rFonts w:ascii="Intel Clear" w:hAnsi="Intel Clear" w:cs="Intel Clear"/>
                <w:color w:val="C00000"/>
              </w:rPr>
            </w:pPr>
            <w:r w:rsidRPr="00D94FF6">
              <w:rPr>
                <w:rFonts w:ascii="Intel Clear" w:hAnsi="Intel Clear" w:cs="Intel Clear"/>
                <w:color w:val="C00000"/>
              </w:rPr>
              <w:t>Reset Value: 1’b0</w:t>
            </w:r>
          </w:p>
          <w:p w14:paraId="152A01D0" w14:textId="77777777" w:rsidR="000D31AE" w:rsidRPr="00D94FF6" w:rsidRDefault="000D31AE" w:rsidP="002D6C36">
            <w:pPr>
              <w:rPr>
                <w:rFonts w:ascii="Intel Clear" w:hAnsi="Intel Clear" w:cs="Intel Clear"/>
                <w:color w:val="C00000"/>
                <w:szCs w:val="22"/>
              </w:rPr>
            </w:pPr>
          </w:p>
        </w:tc>
      </w:tr>
      <w:tr w:rsidR="000D31AE" w:rsidRPr="00D94FF6" w14:paraId="2345E7E6" w14:textId="77777777" w:rsidTr="002D6C36">
        <w:tc>
          <w:tcPr>
            <w:tcW w:w="2817" w:type="dxa"/>
            <w:tcBorders>
              <w:top w:val="single" w:sz="8" w:space="0" w:color="78C0D4"/>
              <w:left w:val="single" w:sz="8" w:space="0" w:color="78C0D4"/>
              <w:bottom w:val="single" w:sz="8" w:space="0" w:color="78C0D4"/>
              <w:right w:val="single" w:sz="8" w:space="0" w:color="78C0D4"/>
            </w:tcBorders>
            <w:shd w:val="clear" w:color="auto" w:fill="D2EAF1"/>
            <w:hideMark/>
          </w:tcPr>
          <w:p w14:paraId="604B3536" w14:textId="77777777" w:rsidR="000D31AE" w:rsidRPr="00D94FF6" w:rsidRDefault="000D31AE" w:rsidP="002D6C36">
            <w:pPr>
              <w:rPr>
                <w:rFonts w:ascii="Intel Clear" w:hAnsi="Intel Clear" w:cs="Intel Clear"/>
                <w:bCs/>
                <w:color w:val="00B050"/>
                <w:szCs w:val="22"/>
              </w:rPr>
            </w:pPr>
            <w:r w:rsidRPr="00D94FF6">
              <w:rPr>
                <w:rFonts w:ascii="Intel Clear" w:hAnsi="Intel Clear" w:cs="Intel Clear"/>
                <w:b/>
                <w:bCs/>
                <w:color w:val="00B050"/>
              </w:rPr>
              <w:t>pmc_pgcb_pg_ack_b</w:t>
            </w:r>
          </w:p>
        </w:tc>
        <w:tc>
          <w:tcPr>
            <w:tcW w:w="1487" w:type="dxa"/>
            <w:tcBorders>
              <w:top w:val="single" w:sz="8" w:space="0" w:color="78C0D4"/>
              <w:left w:val="single" w:sz="8" w:space="0" w:color="78C0D4"/>
              <w:bottom w:val="single" w:sz="8" w:space="0" w:color="78C0D4"/>
              <w:right w:val="single" w:sz="8" w:space="0" w:color="78C0D4"/>
            </w:tcBorders>
            <w:shd w:val="clear" w:color="auto" w:fill="D2EAF1"/>
            <w:hideMark/>
          </w:tcPr>
          <w:p w14:paraId="40454CD5" w14:textId="77777777" w:rsidR="000D31AE" w:rsidRPr="00D94FF6" w:rsidRDefault="000D31AE" w:rsidP="002D6C36">
            <w:pPr>
              <w:rPr>
                <w:rFonts w:ascii="Intel Clear" w:hAnsi="Intel Clear" w:cs="Intel Clear"/>
                <w:color w:val="00B050"/>
                <w:szCs w:val="22"/>
              </w:rPr>
            </w:pPr>
            <w:r w:rsidRPr="00D94FF6">
              <w:rPr>
                <w:rFonts w:ascii="Intel Clear" w:hAnsi="Intel Clear" w:cs="Intel Clear"/>
                <w:color w:val="00B050"/>
              </w:rPr>
              <w:t>Input</w:t>
            </w:r>
          </w:p>
        </w:tc>
        <w:tc>
          <w:tcPr>
            <w:tcW w:w="5632" w:type="dxa"/>
            <w:tcBorders>
              <w:top w:val="single" w:sz="8" w:space="0" w:color="78C0D4"/>
              <w:left w:val="single" w:sz="8" w:space="0" w:color="78C0D4"/>
              <w:bottom w:val="single" w:sz="8" w:space="0" w:color="78C0D4"/>
              <w:right w:val="single" w:sz="8" w:space="0" w:color="78C0D4"/>
            </w:tcBorders>
            <w:shd w:val="clear" w:color="auto" w:fill="D2EAF1"/>
          </w:tcPr>
          <w:p w14:paraId="3DA156A7" w14:textId="77777777" w:rsidR="000D31AE" w:rsidRPr="00D94FF6" w:rsidRDefault="00F34D38" w:rsidP="002D6C36">
            <w:pPr>
              <w:rPr>
                <w:rFonts w:ascii="Intel Clear" w:hAnsi="Intel Clear" w:cs="Intel Clear"/>
                <w:color w:val="00B050"/>
              </w:rPr>
            </w:pPr>
            <w:r w:rsidRPr="00D94FF6">
              <w:rPr>
                <w:rFonts w:ascii="Intel Clear" w:hAnsi="Intel Clear" w:cs="Intel Clear"/>
                <w:color w:val="00B050"/>
              </w:rPr>
              <w:t>A</w:t>
            </w:r>
            <w:r w:rsidR="000D31AE" w:rsidRPr="00D94FF6">
              <w:rPr>
                <w:rFonts w:ascii="Intel Clear" w:hAnsi="Intel Clear" w:cs="Intel Clear"/>
                <w:color w:val="00B050"/>
              </w:rPr>
              <w:t>ctive low</w:t>
            </w:r>
            <w:r w:rsidRPr="00D94FF6">
              <w:rPr>
                <w:rFonts w:ascii="Intel Clear" w:hAnsi="Intel Clear" w:cs="Intel Clear"/>
                <w:color w:val="00B050"/>
              </w:rPr>
              <w:t xml:space="preserve">, Power Gating </w:t>
            </w:r>
            <w:r w:rsidR="000D31AE" w:rsidRPr="00D94FF6">
              <w:rPr>
                <w:rFonts w:ascii="Intel Clear" w:hAnsi="Intel Clear" w:cs="Intel Clear"/>
                <w:color w:val="00B050"/>
              </w:rPr>
              <w:t xml:space="preserve">acknowledge </w:t>
            </w:r>
            <w:r w:rsidRPr="00D94FF6">
              <w:rPr>
                <w:rFonts w:ascii="Intel Clear" w:hAnsi="Intel Clear" w:cs="Intel Clear"/>
                <w:color w:val="00B050"/>
              </w:rPr>
              <w:t xml:space="preserve">from PMC to </w:t>
            </w:r>
            <w:r w:rsidR="000D31AE" w:rsidRPr="00D94FF6">
              <w:rPr>
                <w:rFonts w:ascii="Intel Clear" w:hAnsi="Intel Clear" w:cs="Intel Clear"/>
                <w:color w:val="00B050"/>
              </w:rPr>
              <w:t xml:space="preserve">the </w:t>
            </w:r>
            <w:r w:rsidRPr="00D94FF6">
              <w:rPr>
                <w:rFonts w:ascii="Intel Clear" w:hAnsi="Intel Clear" w:cs="Intel Clear"/>
                <w:color w:val="00B050"/>
              </w:rPr>
              <w:t xml:space="preserve">PGCB </w:t>
            </w:r>
            <w:r w:rsidR="000D31AE" w:rsidRPr="00D94FF6">
              <w:rPr>
                <w:rFonts w:ascii="Intel Clear" w:hAnsi="Intel Clear" w:cs="Intel Clear"/>
                <w:color w:val="00B050"/>
              </w:rPr>
              <w:t xml:space="preserve">(on behalf of the IP). </w:t>
            </w:r>
          </w:p>
          <w:p w14:paraId="7186253F" w14:textId="77777777" w:rsidR="000D31AE" w:rsidRPr="00D94FF6" w:rsidRDefault="000D31AE" w:rsidP="002D6C36">
            <w:pPr>
              <w:rPr>
                <w:rFonts w:ascii="Intel Clear" w:hAnsi="Intel Clear" w:cs="Intel Clear"/>
                <w:color w:val="00B050"/>
                <w:lang w:bidi="ar-SA"/>
              </w:rPr>
            </w:pPr>
          </w:p>
          <w:p w14:paraId="424FE742" w14:textId="77777777" w:rsidR="00F34D38" w:rsidRPr="00D94FF6" w:rsidRDefault="00F34D38" w:rsidP="00F34D38">
            <w:pPr>
              <w:rPr>
                <w:rFonts w:ascii="Intel Clear" w:hAnsi="Intel Clear" w:cs="Intel Clear"/>
                <w:color w:val="00B050"/>
                <w:lang w:bidi="ar-SA"/>
              </w:rPr>
            </w:pPr>
            <w:r w:rsidRPr="00D94FF6">
              <w:rPr>
                <w:rFonts w:ascii="Intel Clear" w:hAnsi="Intel Clear" w:cs="Intel Clear"/>
                <w:color w:val="00B050"/>
                <w:lang w:bidi="ar-SA"/>
              </w:rPr>
              <w:t>This signal is part of a two signal handshake involving:</w:t>
            </w:r>
          </w:p>
          <w:p w14:paraId="0E67B51B" w14:textId="77777777" w:rsidR="00F34D38" w:rsidRPr="00D94FF6" w:rsidRDefault="00F34D38" w:rsidP="008A4F40">
            <w:pPr>
              <w:numPr>
                <w:ilvl w:val="0"/>
                <w:numId w:val="12"/>
              </w:numPr>
              <w:rPr>
                <w:rFonts w:ascii="Intel Clear" w:hAnsi="Intel Clear" w:cs="Intel Clear"/>
                <w:b/>
                <w:bCs/>
                <w:color w:val="00B050"/>
              </w:rPr>
            </w:pPr>
            <w:r w:rsidRPr="00D94FF6">
              <w:rPr>
                <w:rFonts w:ascii="Intel Clear" w:hAnsi="Intel Clear" w:cs="Intel Clear"/>
                <w:b/>
                <w:bCs/>
                <w:color w:val="00B050"/>
              </w:rPr>
              <w:t>pgcb_pmc_pg_req_b</w:t>
            </w:r>
          </w:p>
          <w:p w14:paraId="3B9B9664" w14:textId="77777777" w:rsidR="00F34D38" w:rsidRPr="00D94FF6" w:rsidRDefault="00F34D38" w:rsidP="008A4F40">
            <w:pPr>
              <w:numPr>
                <w:ilvl w:val="0"/>
                <w:numId w:val="12"/>
              </w:numPr>
              <w:rPr>
                <w:rFonts w:ascii="Intel Clear" w:hAnsi="Intel Clear" w:cs="Intel Clear"/>
                <w:b/>
                <w:bCs/>
                <w:color w:val="00B050"/>
              </w:rPr>
            </w:pPr>
            <w:r w:rsidRPr="00D94FF6">
              <w:rPr>
                <w:rFonts w:ascii="Intel Clear" w:hAnsi="Intel Clear" w:cs="Intel Clear"/>
                <w:b/>
                <w:bCs/>
                <w:color w:val="00B050"/>
              </w:rPr>
              <w:t>pmc_pgcb_pg_ack_b</w:t>
            </w:r>
          </w:p>
          <w:p w14:paraId="5AE53C0A" w14:textId="77777777" w:rsidR="00F34D38" w:rsidRPr="00D94FF6" w:rsidRDefault="00F34D38" w:rsidP="00F34D38">
            <w:pPr>
              <w:rPr>
                <w:rFonts w:ascii="Intel Clear" w:hAnsi="Intel Clear" w:cs="Intel Clear"/>
                <w:bCs/>
                <w:color w:val="00B050"/>
              </w:rPr>
            </w:pPr>
            <w:r w:rsidRPr="00D94FF6">
              <w:rPr>
                <w:rFonts w:ascii="Intel Clear" w:hAnsi="Intel Clear" w:cs="Intel Clear"/>
                <w:bCs/>
                <w:color w:val="00B050"/>
              </w:rPr>
              <w:t>Please refer to the Chassis P</w:t>
            </w:r>
            <w:r w:rsidR="00716F4E" w:rsidRPr="00D94FF6">
              <w:rPr>
                <w:rFonts w:ascii="Intel Clear" w:hAnsi="Intel Clear" w:cs="Intel Clear"/>
                <w:bCs/>
                <w:color w:val="00B050"/>
              </w:rPr>
              <w:t xml:space="preserve">G </w:t>
            </w:r>
            <w:r w:rsidRPr="00D94FF6">
              <w:rPr>
                <w:rFonts w:ascii="Intel Clear" w:hAnsi="Intel Clear" w:cs="Intel Clear"/>
                <w:bCs/>
                <w:color w:val="00B050"/>
              </w:rPr>
              <w:t>HAS for the details of this handshake</w:t>
            </w:r>
            <w:r w:rsidR="002800FA" w:rsidRPr="00D94FF6">
              <w:rPr>
                <w:rFonts w:ascii="Intel Clear" w:hAnsi="Intel Clear" w:cs="Intel Clear"/>
                <w:bCs/>
                <w:color w:val="00B050"/>
              </w:rPr>
              <w:t xml:space="preserve"> and the meaning of these signals</w:t>
            </w:r>
            <w:r w:rsidRPr="00D94FF6">
              <w:rPr>
                <w:rFonts w:ascii="Intel Clear" w:hAnsi="Intel Clear" w:cs="Intel Clear"/>
                <w:bCs/>
                <w:color w:val="00B050"/>
              </w:rPr>
              <w:t>.</w:t>
            </w:r>
          </w:p>
          <w:p w14:paraId="273D30F0" w14:textId="77777777" w:rsidR="00F34D38" w:rsidRPr="00D94FF6" w:rsidRDefault="00F34D38" w:rsidP="00F34D38">
            <w:pPr>
              <w:rPr>
                <w:rFonts w:ascii="Intel Clear" w:hAnsi="Intel Clear" w:cs="Intel Clear"/>
                <w:bCs/>
                <w:color w:val="00B050"/>
              </w:rPr>
            </w:pPr>
          </w:p>
          <w:p w14:paraId="718B30D7" w14:textId="77777777" w:rsidR="00F34D38" w:rsidRPr="00D94FF6" w:rsidRDefault="00F34D38" w:rsidP="00F34D38">
            <w:pPr>
              <w:rPr>
                <w:rFonts w:ascii="Intel Clear" w:hAnsi="Intel Clear" w:cs="Intel Clear"/>
                <w:color w:val="00B050"/>
              </w:rPr>
            </w:pPr>
            <w:r w:rsidRPr="00D94FF6">
              <w:rPr>
                <w:rFonts w:ascii="Intel Clear" w:hAnsi="Intel Clear" w:cs="Intel Clear"/>
                <w:color w:val="00B050"/>
              </w:rPr>
              <w:t>Note: The Chassis P</w:t>
            </w:r>
            <w:r w:rsidR="00716F4E" w:rsidRPr="00D94FF6">
              <w:rPr>
                <w:rFonts w:ascii="Intel Clear" w:hAnsi="Intel Clear" w:cs="Intel Clear"/>
                <w:color w:val="00B050"/>
              </w:rPr>
              <w:t>G H</w:t>
            </w:r>
            <w:r w:rsidRPr="00D94FF6">
              <w:rPr>
                <w:rFonts w:ascii="Intel Clear" w:hAnsi="Intel Clear" w:cs="Intel Clear"/>
                <w:color w:val="00B050"/>
              </w:rPr>
              <w:t xml:space="preserve">AS </w:t>
            </w:r>
            <w:r w:rsidR="00EE19A2" w:rsidRPr="00D94FF6">
              <w:rPr>
                <w:rFonts w:ascii="Intel Clear" w:hAnsi="Intel Clear" w:cs="Intel Clear"/>
                <w:color w:val="00B050"/>
              </w:rPr>
              <w:t xml:space="preserve">refers to </w:t>
            </w:r>
            <w:r w:rsidRPr="00D94FF6">
              <w:rPr>
                <w:rFonts w:ascii="Intel Clear" w:hAnsi="Intel Clear" w:cs="Intel Clear"/>
                <w:color w:val="00B050"/>
              </w:rPr>
              <w:t xml:space="preserve">this signal </w:t>
            </w:r>
            <w:r w:rsidR="00EE19A2" w:rsidRPr="00D94FF6">
              <w:rPr>
                <w:rFonts w:ascii="Intel Clear" w:hAnsi="Intel Clear" w:cs="Intel Clear"/>
                <w:color w:val="00B050"/>
              </w:rPr>
              <w:t xml:space="preserve">as </w:t>
            </w:r>
            <w:r w:rsidRPr="00D94FF6">
              <w:rPr>
                <w:rFonts w:ascii="Intel Clear" w:hAnsi="Intel Clear" w:cs="Intel Clear"/>
                <w:b/>
                <w:color w:val="00B050"/>
              </w:rPr>
              <w:t>pmc_ip</w:t>
            </w:r>
            <w:r w:rsidRPr="00D94FF6">
              <w:rPr>
                <w:rFonts w:ascii="Intel Clear" w:hAnsi="Intel Clear" w:cs="Intel Clear"/>
                <w:b/>
                <w:bCs/>
                <w:color w:val="00B050"/>
              </w:rPr>
              <w:t>_pg_ack_b</w:t>
            </w:r>
            <w:r w:rsidRPr="00D94FF6">
              <w:rPr>
                <w:rFonts w:ascii="Intel Clear" w:hAnsi="Intel Clear" w:cs="Intel Clear"/>
                <w:bCs/>
                <w:color w:val="00B050"/>
              </w:rPr>
              <w:t>.</w:t>
            </w:r>
          </w:p>
          <w:p w14:paraId="03DD9727" w14:textId="77777777" w:rsidR="000D31AE" w:rsidRPr="00D94FF6" w:rsidRDefault="000D31AE" w:rsidP="002D6C36">
            <w:pPr>
              <w:rPr>
                <w:rFonts w:ascii="Intel Clear" w:hAnsi="Intel Clear" w:cs="Intel Clear"/>
                <w:color w:val="00B050"/>
              </w:rPr>
            </w:pPr>
          </w:p>
          <w:p w14:paraId="66FC6E22" w14:textId="77777777" w:rsidR="000D31AE" w:rsidRPr="00D94FF6" w:rsidRDefault="000D31AE" w:rsidP="002D6C36">
            <w:pPr>
              <w:rPr>
                <w:rFonts w:ascii="Intel Clear" w:hAnsi="Intel Clear" w:cs="Intel Clear"/>
                <w:color w:val="00B050"/>
                <w:szCs w:val="22"/>
              </w:rPr>
            </w:pPr>
            <w:r w:rsidRPr="00D94FF6">
              <w:rPr>
                <w:rFonts w:ascii="Intel Clear" w:hAnsi="Intel Clear" w:cs="Intel Clear"/>
                <w:color w:val="00B050"/>
              </w:rPr>
              <w:t xml:space="preserve">Note: “pgcb” in pmc_pgcb_pg_ack_b should be replaced with the ip specific name when mapping out to top level SOC. </w:t>
            </w:r>
          </w:p>
          <w:p w14:paraId="7D1A0CAD" w14:textId="77777777" w:rsidR="000D31AE" w:rsidRPr="00D94FF6" w:rsidRDefault="000D31AE" w:rsidP="002D6C36">
            <w:pPr>
              <w:rPr>
                <w:rFonts w:ascii="Intel Clear" w:hAnsi="Intel Clear" w:cs="Intel Clear"/>
                <w:color w:val="00B050"/>
              </w:rPr>
            </w:pPr>
            <w:r w:rsidRPr="00D94FF6">
              <w:rPr>
                <w:rFonts w:ascii="Intel Clear" w:hAnsi="Intel Clear" w:cs="Intel Clear"/>
                <w:color w:val="00B050"/>
              </w:rPr>
              <w:t>For example:</w:t>
            </w:r>
          </w:p>
          <w:p w14:paraId="6B65527D" w14:textId="77777777" w:rsidR="000D31AE" w:rsidRPr="00D94FF6" w:rsidRDefault="000D31AE" w:rsidP="002D6C36">
            <w:pPr>
              <w:rPr>
                <w:rFonts w:ascii="Intel Clear" w:hAnsi="Intel Clear" w:cs="Intel Clear"/>
                <w:color w:val="00B050"/>
              </w:rPr>
            </w:pPr>
            <w:r w:rsidRPr="00D94FF6">
              <w:rPr>
                <w:rFonts w:ascii="Intel Clear" w:hAnsi="Intel Clear" w:cs="Intel Clear"/>
                <w:color w:val="00B050"/>
              </w:rPr>
              <w:t xml:space="preserve">pmc_pgcb_pg_ack_b </w:t>
            </w:r>
            <w:r w:rsidR="00AD1390" w:rsidRPr="00D94FF6">
              <w:rPr>
                <w:rFonts w:ascii="Intel Clear" w:hAnsi="Intel Clear" w:cs="Intel Clear"/>
                <w:color w:val="00B050"/>
              </w:rPr>
              <w:t>-&gt;</w:t>
            </w:r>
            <w:r w:rsidRPr="00D94FF6">
              <w:rPr>
                <w:rFonts w:ascii="Intel Clear" w:hAnsi="Intel Clear" w:cs="Intel Clear"/>
                <w:color w:val="00B050"/>
              </w:rPr>
              <w:t xml:space="preserve"> pmc_&lt;ipname&gt;_pg</w:t>
            </w:r>
            <w:r w:rsidR="00674C3C" w:rsidRPr="00D94FF6">
              <w:rPr>
                <w:rFonts w:ascii="Intel Clear" w:hAnsi="Intel Clear" w:cs="Intel Clear"/>
                <w:color w:val="00B050"/>
              </w:rPr>
              <w:t>d</w:t>
            </w:r>
            <w:r w:rsidRPr="00D94FF6">
              <w:rPr>
                <w:rFonts w:ascii="Intel Clear" w:hAnsi="Intel Clear" w:cs="Intel Clear"/>
                <w:color w:val="00B050"/>
              </w:rPr>
              <w:t>&lt;domain#&gt;</w:t>
            </w:r>
            <w:r w:rsidR="00674C3C" w:rsidRPr="00D94FF6">
              <w:rPr>
                <w:rFonts w:ascii="Intel Clear" w:hAnsi="Intel Clear" w:cs="Intel Clear"/>
                <w:color w:val="00B050"/>
              </w:rPr>
              <w:t>_pg</w:t>
            </w:r>
            <w:r w:rsidRPr="00D94FF6">
              <w:rPr>
                <w:rFonts w:ascii="Intel Clear" w:hAnsi="Intel Clear" w:cs="Intel Clear"/>
                <w:color w:val="00B050"/>
              </w:rPr>
              <w:t>_ack_b</w:t>
            </w:r>
          </w:p>
          <w:p w14:paraId="291A792D" w14:textId="77777777" w:rsidR="000D31AE" w:rsidRPr="00D94FF6" w:rsidRDefault="000D31AE" w:rsidP="002D6C36">
            <w:pPr>
              <w:rPr>
                <w:rFonts w:ascii="Intel Clear" w:hAnsi="Intel Clear" w:cs="Intel Clear"/>
                <w:color w:val="00B050"/>
                <w:szCs w:val="22"/>
              </w:rPr>
            </w:pPr>
          </w:p>
          <w:p w14:paraId="77A77F3F" w14:textId="77777777" w:rsidR="00064E78" w:rsidRPr="00D94FF6" w:rsidRDefault="00064E78" w:rsidP="00064E78">
            <w:pPr>
              <w:rPr>
                <w:rFonts w:ascii="Intel Clear" w:hAnsi="Intel Clear" w:cs="Intel Clear"/>
                <w:color w:val="00B050"/>
                <w:szCs w:val="22"/>
              </w:rPr>
            </w:pPr>
            <w:r w:rsidRPr="00D94FF6">
              <w:rPr>
                <w:rFonts w:ascii="Intel Clear" w:hAnsi="Intel Clear" w:cs="Intel Clear"/>
                <w:color w:val="00B050"/>
                <w:szCs w:val="22"/>
              </w:rPr>
              <w:t>Expected Reset Value: 1’b0</w:t>
            </w:r>
          </w:p>
          <w:p w14:paraId="6FC99429" w14:textId="77777777" w:rsidR="00064E78" w:rsidRPr="00D94FF6" w:rsidRDefault="00064E78" w:rsidP="002D6C36">
            <w:pPr>
              <w:rPr>
                <w:rFonts w:ascii="Intel Clear" w:hAnsi="Intel Clear" w:cs="Intel Clear"/>
                <w:color w:val="00B050"/>
                <w:szCs w:val="22"/>
              </w:rPr>
            </w:pPr>
          </w:p>
        </w:tc>
      </w:tr>
      <w:tr w:rsidR="000D31AE" w:rsidRPr="00D94FF6" w14:paraId="084D8467" w14:textId="77777777" w:rsidTr="002D6C36">
        <w:tc>
          <w:tcPr>
            <w:tcW w:w="2817" w:type="dxa"/>
            <w:tcBorders>
              <w:top w:val="single" w:sz="8" w:space="0" w:color="78C0D4"/>
              <w:left w:val="single" w:sz="8" w:space="0" w:color="78C0D4"/>
              <w:bottom w:val="single" w:sz="8" w:space="0" w:color="78C0D4"/>
              <w:right w:val="single" w:sz="8" w:space="0" w:color="78C0D4"/>
            </w:tcBorders>
            <w:shd w:val="clear" w:color="auto" w:fill="A5D5E2"/>
            <w:hideMark/>
          </w:tcPr>
          <w:p w14:paraId="4BDE37E6" w14:textId="77777777" w:rsidR="000D31AE" w:rsidRPr="00D94FF6" w:rsidRDefault="00EC39A0" w:rsidP="009224D0">
            <w:pPr>
              <w:rPr>
                <w:rFonts w:ascii="Intel Clear" w:hAnsi="Intel Clear" w:cs="Intel Clear"/>
                <w:b/>
                <w:bCs/>
                <w:color w:val="00B050"/>
                <w:szCs w:val="22"/>
              </w:rPr>
            </w:pPr>
            <w:r w:rsidRPr="00D94FF6">
              <w:rPr>
                <w:rFonts w:ascii="Intel Clear" w:hAnsi="Intel Clear" w:cs="Intel Clear"/>
                <w:b/>
                <w:bCs/>
                <w:color w:val="00B050"/>
              </w:rPr>
              <w:lastRenderedPageBreak/>
              <w:t>pmc_pgcb_</w:t>
            </w:r>
            <w:r w:rsidR="009224D0" w:rsidRPr="00D94FF6">
              <w:rPr>
                <w:rFonts w:ascii="Intel Clear" w:hAnsi="Intel Clear" w:cs="Intel Clear"/>
                <w:b/>
                <w:bCs/>
                <w:color w:val="00B050"/>
              </w:rPr>
              <w:t>restore</w:t>
            </w:r>
            <w:r w:rsidR="00DF2AF1" w:rsidRPr="00D94FF6">
              <w:rPr>
                <w:rFonts w:ascii="Intel Clear" w:hAnsi="Intel Clear" w:cs="Intel Clear"/>
                <w:b/>
                <w:bCs/>
                <w:color w:val="00B050"/>
              </w:rPr>
              <w:t>_</w:t>
            </w:r>
            <w:r w:rsidRPr="00D94FF6">
              <w:rPr>
                <w:rFonts w:ascii="Intel Clear" w:hAnsi="Intel Clear" w:cs="Intel Clear"/>
                <w:b/>
                <w:bCs/>
                <w:color w:val="00B050"/>
              </w:rPr>
              <w:t>b</w:t>
            </w:r>
          </w:p>
        </w:tc>
        <w:tc>
          <w:tcPr>
            <w:tcW w:w="1487" w:type="dxa"/>
            <w:tcBorders>
              <w:top w:val="single" w:sz="8" w:space="0" w:color="78C0D4"/>
              <w:left w:val="single" w:sz="8" w:space="0" w:color="78C0D4"/>
              <w:bottom w:val="single" w:sz="8" w:space="0" w:color="78C0D4"/>
              <w:right w:val="single" w:sz="8" w:space="0" w:color="78C0D4"/>
            </w:tcBorders>
            <w:shd w:val="clear" w:color="auto" w:fill="A5D5E2"/>
            <w:hideMark/>
          </w:tcPr>
          <w:p w14:paraId="27134820" w14:textId="77777777" w:rsidR="000D31AE" w:rsidRPr="00D94FF6" w:rsidRDefault="000D31AE" w:rsidP="002D6C36">
            <w:pPr>
              <w:rPr>
                <w:rFonts w:ascii="Intel Clear" w:hAnsi="Intel Clear" w:cs="Intel Clear"/>
                <w:color w:val="00B050"/>
                <w:szCs w:val="22"/>
              </w:rPr>
            </w:pPr>
            <w:r w:rsidRPr="00D94FF6">
              <w:rPr>
                <w:rFonts w:ascii="Intel Clear" w:hAnsi="Intel Clear" w:cs="Intel Clear"/>
                <w:color w:val="00B050"/>
              </w:rPr>
              <w:t>Input</w:t>
            </w:r>
          </w:p>
        </w:tc>
        <w:tc>
          <w:tcPr>
            <w:tcW w:w="5632" w:type="dxa"/>
            <w:tcBorders>
              <w:top w:val="single" w:sz="8" w:space="0" w:color="78C0D4"/>
              <w:left w:val="single" w:sz="8" w:space="0" w:color="78C0D4"/>
              <w:bottom w:val="single" w:sz="8" w:space="0" w:color="78C0D4"/>
              <w:right w:val="single" w:sz="8" w:space="0" w:color="78C0D4"/>
            </w:tcBorders>
            <w:shd w:val="clear" w:color="auto" w:fill="A5D5E2"/>
          </w:tcPr>
          <w:p w14:paraId="29C2B7BD" w14:textId="77777777" w:rsidR="00CC46DB" w:rsidRPr="00D94FF6" w:rsidRDefault="00064D2D" w:rsidP="00CC46DB">
            <w:pPr>
              <w:rPr>
                <w:rFonts w:ascii="Intel Clear" w:hAnsi="Intel Clear" w:cs="Intel Clear"/>
                <w:color w:val="00B050"/>
              </w:rPr>
            </w:pPr>
            <w:r w:rsidRPr="00D94FF6">
              <w:rPr>
                <w:rFonts w:ascii="Intel Clear" w:hAnsi="Intel Clear" w:cs="Intel Clear"/>
                <w:color w:val="00B050"/>
              </w:rPr>
              <w:t>Active</w:t>
            </w:r>
            <w:r w:rsidR="000D31AE" w:rsidRPr="00D94FF6">
              <w:rPr>
                <w:rFonts w:ascii="Intel Clear" w:hAnsi="Intel Clear" w:cs="Intel Clear"/>
                <w:color w:val="00B050"/>
              </w:rPr>
              <w:t xml:space="preserve"> low signal from PMC to </w:t>
            </w:r>
            <w:r w:rsidR="00CC46DB" w:rsidRPr="00D94FF6">
              <w:rPr>
                <w:rFonts w:ascii="Intel Clear" w:hAnsi="Intel Clear" w:cs="Intel Clear"/>
                <w:color w:val="00B050"/>
              </w:rPr>
              <w:t>indicate that the IP must move through the RESTORE state on a PG exit. This signal is valid on the rising edge of pmc_pgcb_pg_ack_b (which indicates power has been returned to the IP).  If pmc_pgcb_restore_b is low,</w:t>
            </w:r>
            <w:r w:rsidR="00C36347" w:rsidRPr="00D94FF6">
              <w:rPr>
                <w:rFonts w:ascii="Intel Clear" w:hAnsi="Intel Clear" w:cs="Intel Clear"/>
                <w:color w:val="00B050"/>
              </w:rPr>
              <w:t xml:space="preserve"> it implies that PMC needs to restore some state information to the IP block before the IP block is allowed to open up all its interfaces. </w:t>
            </w:r>
            <w:r w:rsidR="00CC46DB" w:rsidRPr="00D94FF6">
              <w:rPr>
                <w:rFonts w:ascii="Intel Clear" w:hAnsi="Intel Clear" w:cs="Intel Clear"/>
                <w:color w:val="00B050"/>
              </w:rPr>
              <w:t xml:space="preserve">  </w:t>
            </w:r>
          </w:p>
          <w:p w14:paraId="2E0F8569" w14:textId="77777777" w:rsidR="000D31AE" w:rsidRPr="00D94FF6" w:rsidRDefault="000D31AE" w:rsidP="002D6C36">
            <w:pPr>
              <w:rPr>
                <w:rFonts w:ascii="Intel Clear" w:hAnsi="Intel Clear" w:cs="Intel Clear"/>
                <w:color w:val="00B050"/>
                <w:lang w:bidi="ar-SA"/>
              </w:rPr>
            </w:pPr>
          </w:p>
          <w:p w14:paraId="247DC604" w14:textId="77777777" w:rsidR="00064D2D" w:rsidRPr="00D94FF6" w:rsidRDefault="00064D2D" w:rsidP="00064D2D">
            <w:pPr>
              <w:rPr>
                <w:rFonts w:ascii="Intel Clear" w:hAnsi="Intel Clear" w:cs="Intel Clear"/>
                <w:bCs/>
                <w:color w:val="00B050"/>
              </w:rPr>
            </w:pPr>
            <w:r w:rsidRPr="00D94FF6">
              <w:rPr>
                <w:rFonts w:ascii="Intel Clear" w:hAnsi="Intel Clear" w:cs="Intel Clear"/>
                <w:bCs/>
                <w:color w:val="00B050"/>
              </w:rPr>
              <w:t>Please refer to the Chassis P</w:t>
            </w:r>
            <w:r w:rsidR="00BF38B1" w:rsidRPr="00D94FF6">
              <w:rPr>
                <w:rFonts w:ascii="Intel Clear" w:hAnsi="Intel Clear" w:cs="Intel Clear"/>
                <w:bCs/>
                <w:color w:val="00B050"/>
              </w:rPr>
              <w:t xml:space="preserve">G </w:t>
            </w:r>
            <w:r w:rsidRPr="00D94FF6">
              <w:rPr>
                <w:rFonts w:ascii="Intel Clear" w:hAnsi="Intel Clear" w:cs="Intel Clear"/>
                <w:bCs/>
                <w:color w:val="00B050"/>
              </w:rPr>
              <w:t xml:space="preserve">HAS for the details of this </w:t>
            </w:r>
            <w:r w:rsidR="00CC46DB" w:rsidRPr="00D94FF6">
              <w:rPr>
                <w:rFonts w:ascii="Intel Clear" w:hAnsi="Intel Clear" w:cs="Intel Clear"/>
                <w:bCs/>
                <w:color w:val="00B050"/>
              </w:rPr>
              <w:t xml:space="preserve">signal and the intent of the RESTORE window. </w:t>
            </w:r>
          </w:p>
          <w:p w14:paraId="08225C20" w14:textId="77777777" w:rsidR="000D31AE" w:rsidRPr="00D94FF6" w:rsidRDefault="000D31AE" w:rsidP="002D6C36">
            <w:pPr>
              <w:rPr>
                <w:rFonts w:ascii="Intel Clear" w:hAnsi="Intel Clear" w:cs="Intel Clear"/>
                <w:color w:val="00B050"/>
              </w:rPr>
            </w:pPr>
          </w:p>
          <w:p w14:paraId="2934F4D8" w14:textId="77777777" w:rsidR="00064D2D" w:rsidRPr="00D94FF6" w:rsidRDefault="00064D2D" w:rsidP="00064D2D">
            <w:pPr>
              <w:rPr>
                <w:rFonts w:ascii="Intel Clear" w:hAnsi="Intel Clear" w:cs="Intel Clear"/>
                <w:color w:val="00B050"/>
              </w:rPr>
            </w:pPr>
            <w:r w:rsidRPr="00D94FF6">
              <w:rPr>
                <w:rFonts w:ascii="Intel Clear" w:hAnsi="Intel Clear" w:cs="Intel Clear"/>
                <w:color w:val="00B050"/>
              </w:rPr>
              <w:t>Note: The Chassis P</w:t>
            </w:r>
            <w:r w:rsidR="00BF38B1" w:rsidRPr="00D94FF6">
              <w:rPr>
                <w:rFonts w:ascii="Intel Clear" w:hAnsi="Intel Clear" w:cs="Intel Clear"/>
                <w:color w:val="00B050"/>
              </w:rPr>
              <w:t xml:space="preserve">G </w:t>
            </w:r>
            <w:r w:rsidRPr="00D94FF6">
              <w:rPr>
                <w:rFonts w:ascii="Intel Clear" w:hAnsi="Intel Clear" w:cs="Intel Clear"/>
                <w:color w:val="00B050"/>
              </w:rPr>
              <w:t xml:space="preserve">HAS calls this signal </w:t>
            </w:r>
            <w:r w:rsidRPr="00D94FF6">
              <w:rPr>
                <w:rFonts w:ascii="Intel Clear" w:hAnsi="Intel Clear" w:cs="Intel Clear"/>
                <w:b/>
                <w:bCs/>
                <w:color w:val="00B050"/>
              </w:rPr>
              <w:t>pmc_</w:t>
            </w:r>
            <w:r w:rsidR="004143D6" w:rsidRPr="00D94FF6">
              <w:rPr>
                <w:rFonts w:ascii="Intel Clear" w:hAnsi="Intel Clear" w:cs="Intel Clear"/>
                <w:b/>
                <w:bCs/>
                <w:color w:val="00B050"/>
              </w:rPr>
              <w:t>ip</w:t>
            </w:r>
            <w:r w:rsidRPr="00D94FF6">
              <w:rPr>
                <w:rFonts w:ascii="Intel Clear" w:hAnsi="Intel Clear" w:cs="Intel Clear"/>
                <w:b/>
                <w:bCs/>
                <w:color w:val="00B050"/>
              </w:rPr>
              <w:t>_</w:t>
            </w:r>
            <w:r w:rsidR="00CC46DB" w:rsidRPr="00D94FF6">
              <w:rPr>
                <w:rFonts w:ascii="Intel Clear" w:hAnsi="Intel Clear" w:cs="Intel Clear"/>
                <w:b/>
                <w:bCs/>
                <w:color w:val="00B050"/>
              </w:rPr>
              <w:t>restore_</w:t>
            </w:r>
            <w:r w:rsidRPr="00D94FF6">
              <w:rPr>
                <w:rFonts w:ascii="Intel Clear" w:hAnsi="Intel Clear" w:cs="Intel Clear"/>
                <w:b/>
                <w:bCs/>
                <w:color w:val="00B050"/>
              </w:rPr>
              <w:t>b</w:t>
            </w:r>
            <w:r w:rsidRPr="00D94FF6">
              <w:rPr>
                <w:rFonts w:ascii="Intel Clear" w:hAnsi="Intel Clear" w:cs="Intel Clear"/>
                <w:bCs/>
                <w:color w:val="00B050"/>
              </w:rPr>
              <w:t>.</w:t>
            </w:r>
          </w:p>
          <w:p w14:paraId="6FA1C54D" w14:textId="77777777" w:rsidR="00064D2D" w:rsidRPr="00D94FF6" w:rsidRDefault="00064D2D" w:rsidP="00064D2D">
            <w:pPr>
              <w:rPr>
                <w:rFonts w:ascii="Intel Clear" w:hAnsi="Intel Clear" w:cs="Intel Clear"/>
                <w:color w:val="00B050"/>
              </w:rPr>
            </w:pPr>
          </w:p>
          <w:p w14:paraId="2C1B1C13" w14:textId="77777777" w:rsidR="00064D2D" w:rsidRPr="00D94FF6" w:rsidRDefault="00064D2D" w:rsidP="00064D2D">
            <w:pPr>
              <w:rPr>
                <w:rFonts w:ascii="Intel Clear" w:hAnsi="Intel Clear" w:cs="Intel Clear"/>
                <w:color w:val="00B050"/>
                <w:szCs w:val="22"/>
              </w:rPr>
            </w:pPr>
            <w:r w:rsidRPr="00D94FF6">
              <w:rPr>
                <w:rFonts w:ascii="Intel Clear" w:hAnsi="Intel Clear" w:cs="Intel Clear"/>
                <w:color w:val="00B050"/>
              </w:rPr>
              <w:t xml:space="preserve">Note: “pgcb” in </w:t>
            </w:r>
            <w:r w:rsidR="00EC39A0" w:rsidRPr="00D94FF6">
              <w:rPr>
                <w:rFonts w:ascii="Intel Clear" w:hAnsi="Intel Clear" w:cs="Intel Clear"/>
                <w:bCs/>
                <w:color w:val="00B050"/>
              </w:rPr>
              <w:t>pmc_pgcb_</w:t>
            </w:r>
            <w:r w:rsidR="00EA574E" w:rsidRPr="00D94FF6">
              <w:rPr>
                <w:rFonts w:ascii="Intel Clear" w:hAnsi="Intel Clear" w:cs="Intel Clear"/>
                <w:bCs/>
                <w:color w:val="00B050"/>
              </w:rPr>
              <w:t>restore</w:t>
            </w:r>
            <w:r w:rsidR="00EC39A0" w:rsidRPr="00D94FF6">
              <w:rPr>
                <w:rFonts w:ascii="Intel Clear" w:hAnsi="Intel Clear" w:cs="Intel Clear"/>
                <w:bCs/>
                <w:color w:val="00B050"/>
              </w:rPr>
              <w:t>_b</w:t>
            </w:r>
            <w:r w:rsidRPr="00D94FF6">
              <w:rPr>
                <w:rFonts w:ascii="Intel Clear" w:hAnsi="Intel Clear" w:cs="Intel Clear"/>
                <w:color w:val="00B050"/>
              </w:rPr>
              <w:t xml:space="preserve"> should be replaced with the ip specific name when mapping out to top level SOC. </w:t>
            </w:r>
          </w:p>
          <w:p w14:paraId="2710DD8B" w14:textId="77777777" w:rsidR="00064D2D" w:rsidRPr="00D94FF6" w:rsidRDefault="00064D2D" w:rsidP="00064D2D">
            <w:pPr>
              <w:rPr>
                <w:rFonts w:ascii="Intel Clear" w:hAnsi="Intel Clear" w:cs="Intel Clear"/>
                <w:color w:val="00B050"/>
              </w:rPr>
            </w:pPr>
            <w:r w:rsidRPr="00D94FF6">
              <w:rPr>
                <w:rFonts w:ascii="Intel Clear" w:hAnsi="Intel Clear" w:cs="Intel Clear"/>
                <w:color w:val="00B050"/>
              </w:rPr>
              <w:t>For example:</w:t>
            </w:r>
          </w:p>
          <w:p w14:paraId="4D0FF2C4" w14:textId="77777777" w:rsidR="00064D2D" w:rsidRPr="00D94FF6" w:rsidRDefault="00EC39A0" w:rsidP="00064D2D">
            <w:pPr>
              <w:rPr>
                <w:rFonts w:ascii="Intel Clear" w:hAnsi="Intel Clear" w:cs="Intel Clear"/>
                <w:color w:val="00B050"/>
              </w:rPr>
            </w:pPr>
            <w:r w:rsidRPr="00D94FF6">
              <w:rPr>
                <w:rFonts w:ascii="Intel Clear" w:hAnsi="Intel Clear" w:cs="Intel Clear"/>
                <w:bCs/>
                <w:color w:val="00B050"/>
              </w:rPr>
              <w:t>pmc_pgcb_</w:t>
            </w:r>
            <w:r w:rsidR="00CC46DB" w:rsidRPr="00D94FF6">
              <w:rPr>
                <w:rFonts w:ascii="Intel Clear" w:hAnsi="Intel Clear" w:cs="Intel Clear"/>
                <w:bCs/>
                <w:color w:val="00B050"/>
              </w:rPr>
              <w:t>restore</w:t>
            </w:r>
            <w:r w:rsidRPr="00D94FF6">
              <w:rPr>
                <w:rFonts w:ascii="Intel Clear" w:hAnsi="Intel Clear" w:cs="Intel Clear"/>
                <w:bCs/>
                <w:color w:val="00B050"/>
              </w:rPr>
              <w:t>_b</w:t>
            </w:r>
            <w:r w:rsidR="00AD1390" w:rsidRPr="00D94FF6">
              <w:rPr>
                <w:rFonts w:ascii="Intel Clear" w:hAnsi="Intel Clear" w:cs="Intel Clear"/>
                <w:color w:val="00B050"/>
              </w:rPr>
              <w:t>-&gt;</w:t>
            </w:r>
            <w:r w:rsidR="00064D2D" w:rsidRPr="00D94FF6">
              <w:rPr>
                <w:rFonts w:ascii="Intel Clear" w:hAnsi="Intel Clear" w:cs="Intel Clear"/>
                <w:color w:val="00B050"/>
              </w:rPr>
              <w:t xml:space="preserve"> pmc_&lt;ipname&gt;</w:t>
            </w:r>
            <w:r w:rsidR="00674C3C" w:rsidRPr="00D94FF6">
              <w:rPr>
                <w:rFonts w:ascii="Intel Clear" w:hAnsi="Intel Clear" w:cs="Intel Clear"/>
                <w:color w:val="00B050"/>
              </w:rPr>
              <w:t>_pgd&lt;domain#&gt;</w:t>
            </w:r>
            <w:r w:rsidR="00064D2D" w:rsidRPr="00D94FF6">
              <w:rPr>
                <w:rFonts w:ascii="Intel Clear" w:hAnsi="Intel Clear" w:cs="Intel Clear"/>
                <w:color w:val="00B050"/>
              </w:rPr>
              <w:t>_</w:t>
            </w:r>
            <w:r w:rsidR="00CC46DB" w:rsidRPr="00D94FF6">
              <w:rPr>
                <w:rFonts w:ascii="Intel Clear" w:hAnsi="Intel Clear" w:cs="Intel Clear"/>
                <w:color w:val="00B050"/>
              </w:rPr>
              <w:t>restore</w:t>
            </w:r>
            <w:r w:rsidR="00064D2D" w:rsidRPr="00D94FF6">
              <w:rPr>
                <w:rFonts w:ascii="Intel Clear" w:hAnsi="Intel Clear" w:cs="Intel Clear"/>
                <w:color w:val="00B050"/>
              </w:rPr>
              <w:t>_b</w:t>
            </w:r>
          </w:p>
          <w:p w14:paraId="77E117CD" w14:textId="77777777" w:rsidR="00064E78" w:rsidRPr="00D94FF6" w:rsidRDefault="00064E78" w:rsidP="00064D2D">
            <w:pPr>
              <w:rPr>
                <w:rFonts w:ascii="Intel Clear" w:hAnsi="Intel Clear" w:cs="Intel Clear"/>
                <w:color w:val="00B050"/>
              </w:rPr>
            </w:pPr>
          </w:p>
          <w:p w14:paraId="115B0212" w14:textId="77777777" w:rsidR="00064E78" w:rsidRPr="00D94FF6" w:rsidRDefault="00064E78" w:rsidP="00064D2D">
            <w:pPr>
              <w:rPr>
                <w:rFonts w:ascii="Intel Clear" w:hAnsi="Intel Clear" w:cs="Intel Clear"/>
                <w:color w:val="00B050"/>
              </w:rPr>
            </w:pPr>
            <w:r w:rsidRPr="00D94FF6">
              <w:rPr>
                <w:rFonts w:ascii="Intel Clear" w:hAnsi="Intel Clear" w:cs="Intel Clear"/>
                <w:color w:val="00B050"/>
              </w:rPr>
              <w:t xml:space="preserve">Expected Reset Value: </w:t>
            </w:r>
            <w:r w:rsidR="00CC46DB" w:rsidRPr="00D94FF6">
              <w:rPr>
                <w:rFonts w:ascii="Intel Clear" w:hAnsi="Intel Clear" w:cs="Intel Clear"/>
                <w:color w:val="00B050"/>
              </w:rPr>
              <w:t>1’b1</w:t>
            </w:r>
          </w:p>
          <w:p w14:paraId="6B6B23E9" w14:textId="77777777" w:rsidR="000D31AE" w:rsidRPr="00D94FF6" w:rsidRDefault="000D31AE" w:rsidP="002D6C36">
            <w:pPr>
              <w:rPr>
                <w:rFonts w:ascii="Intel Clear" w:hAnsi="Intel Clear" w:cs="Intel Clear"/>
                <w:color w:val="00B050"/>
                <w:szCs w:val="22"/>
              </w:rPr>
            </w:pPr>
          </w:p>
        </w:tc>
      </w:tr>
    </w:tbl>
    <w:p w14:paraId="20DD267B" w14:textId="77777777" w:rsidR="000D31AE" w:rsidRPr="00D94FF6" w:rsidRDefault="000D31AE" w:rsidP="000D31AE">
      <w:pPr>
        <w:rPr>
          <w:rFonts w:ascii="Intel Clear" w:hAnsi="Intel Clear" w:cs="Intel Clear"/>
        </w:rPr>
      </w:pPr>
    </w:p>
    <w:p w14:paraId="5F1A05F6" w14:textId="77777777" w:rsidR="00D37EFE" w:rsidRPr="00D94FF6" w:rsidRDefault="00D37EFE">
      <w:pPr>
        <w:rPr>
          <w:rFonts w:ascii="Intel Clear" w:eastAsiaTheme="majorEastAsia" w:hAnsi="Intel Clear" w:cs="Intel Clear"/>
          <w:b/>
          <w:bCs/>
          <w:color w:val="4F81BD" w:themeColor="accent1"/>
          <w:sz w:val="26"/>
          <w:szCs w:val="26"/>
        </w:rPr>
      </w:pPr>
      <w:r w:rsidRPr="00D94FF6">
        <w:rPr>
          <w:rFonts w:ascii="Intel Clear" w:hAnsi="Intel Clear" w:cs="Intel Clear"/>
        </w:rPr>
        <w:br w:type="page"/>
      </w:r>
    </w:p>
    <w:p w14:paraId="0463A0F0" w14:textId="77777777" w:rsidR="004F2977" w:rsidRPr="00D94FF6" w:rsidRDefault="004F2977" w:rsidP="00D37EFE">
      <w:pPr>
        <w:pStyle w:val="Heading2"/>
        <w:rPr>
          <w:rFonts w:ascii="Intel Clear" w:hAnsi="Intel Clear" w:cs="Intel Clear"/>
        </w:rPr>
      </w:pPr>
      <w:r w:rsidRPr="00D94FF6">
        <w:rPr>
          <w:rFonts w:ascii="Intel Clear" w:hAnsi="Intel Clear" w:cs="Intel Clear"/>
        </w:rPr>
        <w:lastRenderedPageBreak/>
        <w:t xml:space="preserve">PGCB &lt;-&gt; </w:t>
      </w:r>
      <w:r w:rsidR="00D05930" w:rsidRPr="00D94FF6">
        <w:rPr>
          <w:rFonts w:ascii="Intel Clear" w:hAnsi="Intel Clear" w:cs="Intel Clear"/>
        </w:rPr>
        <w:t>IP</w:t>
      </w:r>
      <w:r w:rsidRPr="00D94FF6">
        <w:rPr>
          <w:rFonts w:ascii="Intel Clear" w:hAnsi="Intel Clear" w:cs="Intel Clear"/>
        </w:rPr>
        <w:t xml:space="preserve"> Interface (Functional Signals)</w:t>
      </w:r>
    </w:p>
    <w:p w14:paraId="7D21C03F" w14:textId="77777777" w:rsidR="00E52C18" w:rsidRPr="00D94FF6" w:rsidRDefault="00E52C18" w:rsidP="00E52C18">
      <w:pPr>
        <w:pStyle w:val="Heading3"/>
        <w:rPr>
          <w:rFonts w:ascii="Intel Clear" w:hAnsi="Intel Clear" w:cs="Intel Clear"/>
          <w:lang w:bidi="ar-SA"/>
        </w:rPr>
      </w:pPr>
      <w:r w:rsidRPr="00D94FF6">
        <w:rPr>
          <w:rFonts w:ascii="Intel Clear" w:hAnsi="Intel Clear" w:cs="Intel Clear"/>
          <w:lang w:bidi="ar-SA"/>
        </w:rPr>
        <w:t>Interface Assumptions</w:t>
      </w:r>
    </w:p>
    <w:p w14:paraId="12D91F69" w14:textId="77777777" w:rsidR="00E52C18" w:rsidRPr="00D94FF6" w:rsidRDefault="00E52C18" w:rsidP="008A4F40">
      <w:pPr>
        <w:numPr>
          <w:ilvl w:val="0"/>
          <w:numId w:val="13"/>
        </w:numPr>
        <w:rPr>
          <w:rFonts w:ascii="Intel Clear" w:hAnsi="Intel Clear" w:cs="Intel Clear"/>
          <w:lang w:bidi="ar-SA"/>
        </w:rPr>
      </w:pPr>
      <w:r w:rsidRPr="00D94FF6">
        <w:rPr>
          <w:rFonts w:ascii="Intel Clear" w:hAnsi="Intel Clear" w:cs="Intel Clear"/>
          <w:lang w:bidi="ar-SA"/>
        </w:rPr>
        <w:t xml:space="preserve">Outputs from the PGCB to the IP </w:t>
      </w:r>
      <w:r w:rsidR="00FF756E" w:rsidRPr="00D94FF6">
        <w:rPr>
          <w:rFonts w:ascii="Intel Clear" w:hAnsi="Intel Clear" w:cs="Intel Clear"/>
          <w:lang w:bidi="ar-SA"/>
        </w:rPr>
        <w:t xml:space="preserve">are </w:t>
      </w:r>
      <w:r w:rsidRPr="00D94FF6">
        <w:rPr>
          <w:rFonts w:ascii="Intel Clear" w:hAnsi="Intel Clear" w:cs="Intel Clear"/>
          <w:lang w:bidi="ar-SA"/>
        </w:rPr>
        <w:t>glitch free</w:t>
      </w:r>
      <w:r w:rsidR="00D87E76" w:rsidRPr="00D94FF6">
        <w:rPr>
          <w:rFonts w:ascii="Intel Clear" w:hAnsi="Intel Clear" w:cs="Intel Clear"/>
          <w:lang w:bidi="ar-SA"/>
        </w:rPr>
        <w:t xml:space="preserve"> (all outputs are flopped except for one signal “pgcb</w:t>
      </w:r>
      <w:r w:rsidR="000C7894" w:rsidRPr="00D94FF6">
        <w:rPr>
          <w:rFonts w:ascii="Intel Clear" w:hAnsi="Intel Clear" w:cs="Intel Clear"/>
          <w:lang w:bidi="ar-SA"/>
        </w:rPr>
        <w:t>_pw</w:t>
      </w:r>
      <w:r w:rsidR="00D87E76" w:rsidRPr="00D94FF6">
        <w:rPr>
          <w:rFonts w:ascii="Intel Clear" w:hAnsi="Intel Clear" w:cs="Intel Clear"/>
          <w:lang w:bidi="ar-SA"/>
        </w:rPr>
        <w:t>rgate_active”)</w:t>
      </w:r>
      <w:r w:rsidRPr="00D94FF6">
        <w:rPr>
          <w:rFonts w:ascii="Intel Clear" w:hAnsi="Intel Clear" w:cs="Intel Clear"/>
          <w:lang w:bidi="ar-SA"/>
        </w:rPr>
        <w:t>.</w:t>
      </w:r>
    </w:p>
    <w:p w14:paraId="2E96AFA0" w14:textId="77777777" w:rsidR="00E52C18" w:rsidRPr="00D94FF6" w:rsidRDefault="00E52C18" w:rsidP="008A4F40">
      <w:pPr>
        <w:numPr>
          <w:ilvl w:val="0"/>
          <w:numId w:val="13"/>
        </w:numPr>
        <w:rPr>
          <w:rFonts w:ascii="Intel Clear" w:hAnsi="Intel Clear" w:cs="Intel Clear"/>
          <w:lang w:bidi="ar-SA"/>
        </w:rPr>
      </w:pPr>
      <w:r w:rsidRPr="00D94FF6">
        <w:rPr>
          <w:rFonts w:ascii="Intel Clear" w:hAnsi="Intel Clear" w:cs="Intel Clear"/>
          <w:lang w:bidi="ar-SA"/>
        </w:rPr>
        <w:t xml:space="preserve">Inputs to the PGCB from the IP are assumed </w:t>
      </w:r>
      <w:r w:rsidRPr="00D94FF6">
        <w:rPr>
          <w:rFonts w:ascii="Intel Clear" w:hAnsi="Intel Clear" w:cs="Intel Clear"/>
          <w:b/>
          <w:lang w:bidi="ar-SA"/>
        </w:rPr>
        <w:t>synchronous</w:t>
      </w:r>
      <w:r w:rsidRPr="00D94FF6">
        <w:rPr>
          <w:rFonts w:ascii="Intel Clear" w:hAnsi="Intel Clear" w:cs="Intel Clear"/>
          <w:lang w:bidi="ar-SA"/>
        </w:rPr>
        <w:t xml:space="preserve"> to the PGCB’s clock.</w:t>
      </w:r>
      <w:r w:rsidR="00CE3FCA" w:rsidRPr="00D94FF6">
        <w:rPr>
          <w:rFonts w:ascii="Intel Clear" w:hAnsi="Intel Clear" w:cs="Intel Clear"/>
          <w:lang w:bidi="ar-SA"/>
        </w:rPr>
        <w:t xml:space="preserve">  The IP is responsible for synchronizing all these inputs to the PGCB clock.</w:t>
      </w:r>
    </w:p>
    <w:p w14:paraId="65DC549B" w14:textId="77777777" w:rsidR="00E52C18" w:rsidRPr="00D94FF6" w:rsidRDefault="00E52C18" w:rsidP="00E52C18">
      <w:pPr>
        <w:ind w:left="720"/>
        <w:rPr>
          <w:rFonts w:ascii="Intel Clear" w:hAnsi="Intel Clear" w:cs="Intel Clear"/>
          <w:lang w:bidi="ar-SA"/>
        </w:rPr>
      </w:pPr>
    </w:p>
    <w:p w14:paraId="50A6A316" w14:textId="77777777" w:rsidR="00E52C18" w:rsidRPr="00D94FF6" w:rsidRDefault="00E52C18" w:rsidP="00E52C18">
      <w:pPr>
        <w:pStyle w:val="Heading3"/>
        <w:rPr>
          <w:rFonts w:ascii="Intel Clear" w:hAnsi="Intel Clear" w:cs="Intel Clear"/>
          <w:lang w:bidi="ar-SA"/>
        </w:rPr>
      </w:pPr>
      <w:r w:rsidRPr="00D94FF6">
        <w:rPr>
          <w:rFonts w:ascii="Intel Clear" w:hAnsi="Intel Clear" w:cs="Intel Clear"/>
          <w:lang w:bidi="ar-SA"/>
        </w:rPr>
        <w:t>IO Table</w:t>
      </w:r>
      <w:r w:rsidR="00CE3FCA" w:rsidRPr="00D94FF6">
        <w:rPr>
          <w:rFonts w:ascii="Intel Clear" w:hAnsi="Intel Clear" w:cs="Intel Clear"/>
          <w:lang w:bidi="ar-SA"/>
        </w:rPr>
        <w:t>s</w:t>
      </w:r>
    </w:p>
    <w:p w14:paraId="23CB6899" w14:textId="77777777" w:rsidR="00DD0D84" w:rsidRPr="00D94FF6" w:rsidRDefault="00DD0D84" w:rsidP="00DD0D84">
      <w:pPr>
        <w:rPr>
          <w:rFonts w:ascii="Intel Clear" w:hAnsi="Intel Clear" w:cs="Intel Clear"/>
          <w:lang w:bidi="ar-SA"/>
        </w:rPr>
      </w:pPr>
      <w:r w:rsidRPr="00D94FF6">
        <w:rPr>
          <w:rFonts w:ascii="Intel Clear" w:hAnsi="Intel Clear" w:cs="Intel Clear"/>
          <w:lang w:bidi="ar-SA"/>
        </w:rPr>
        <w:t xml:space="preserve">The Reset Values and Expected Reset Values listed below pertain only to the case where the PGCB defaults to a Power Gated state.  Please refer to the section titled “Power Ungated Default State,” </w:t>
      </w:r>
      <w:r w:rsidR="00DF48FB" w:rsidRPr="00D94FF6">
        <w:rPr>
          <w:rFonts w:ascii="Intel Clear" w:hAnsi="Intel Clear" w:cs="Intel Clear"/>
          <w:lang w:bidi="ar-SA"/>
        </w:rPr>
        <w:t>for Reset Values and Expected Reset Values for a PGCB that is configured to default to a Powered on state</w:t>
      </w:r>
      <w:r w:rsidRPr="00D94FF6">
        <w:rPr>
          <w:rFonts w:ascii="Intel Clear" w:hAnsi="Intel Clear" w:cs="Intel Clear"/>
          <w:lang w:bidi="ar-SA"/>
        </w:rPr>
        <w:t>.</w:t>
      </w:r>
    </w:p>
    <w:p w14:paraId="4D7874BF" w14:textId="77777777" w:rsidR="00CE3FCA" w:rsidRPr="00D94FF6" w:rsidRDefault="00CE3FCA" w:rsidP="009A2A89">
      <w:pPr>
        <w:pStyle w:val="Heading4"/>
        <w:rPr>
          <w:rFonts w:ascii="Intel Clear" w:hAnsi="Intel Clear" w:cs="Intel Clear"/>
        </w:rPr>
      </w:pPr>
      <w:r w:rsidRPr="00D94FF6">
        <w:rPr>
          <w:rFonts w:ascii="Intel Clear" w:hAnsi="Intel Clear" w:cs="Intel Clear"/>
        </w:rPr>
        <w:t>Functional Signals</w:t>
      </w: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2789"/>
        <w:gridCol w:w="1465"/>
        <w:gridCol w:w="5682"/>
      </w:tblGrid>
      <w:tr w:rsidR="002B1B52" w:rsidRPr="00D94FF6" w14:paraId="6D4A5A81"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A5D5E2"/>
          </w:tcPr>
          <w:p w14:paraId="2123A1F3" w14:textId="77777777" w:rsidR="002B1B52" w:rsidRPr="00D94FF6" w:rsidRDefault="002B1B52" w:rsidP="002D6C36">
            <w:pPr>
              <w:rPr>
                <w:rFonts w:ascii="Intel Clear" w:hAnsi="Intel Clear" w:cs="Intel Clear"/>
                <w:b/>
                <w:bCs/>
                <w:color w:val="0000FF"/>
                <w:szCs w:val="22"/>
              </w:rPr>
            </w:pPr>
            <w:r w:rsidRPr="00D94FF6">
              <w:rPr>
                <w:rFonts w:ascii="Intel Clear" w:hAnsi="Intel Clear" w:cs="Intel Clear"/>
                <w:b/>
                <w:bCs/>
                <w:color w:val="0000FF"/>
              </w:rPr>
              <w:t>Signal Name</w:t>
            </w:r>
          </w:p>
        </w:tc>
        <w:tc>
          <w:tcPr>
            <w:tcW w:w="1465" w:type="dxa"/>
            <w:tcBorders>
              <w:top w:val="single" w:sz="8" w:space="0" w:color="78C0D4"/>
              <w:left w:val="single" w:sz="8" w:space="0" w:color="78C0D4"/>
              <w:bottom w:val="single" w:sz="8" w:space="0" w:color="78C0D4"/>
              <w:right w:val="single" w:sz="8" w:space="0" w:color="78C0D4"/>
            </w:tcBorders>
            <w:shd w:val="clear" w:color="auto" w:fill="A5D5E2"/>
          </w:tcPr>
          <w:p w14:paraId="6F08A398" w14:textId="77777777" w:rsidR="002B1B52" w:rsidRPr="00D94FF6" w:rsidRDefault="002B1B52" w:rsidP="002D6C36">
            <w:pPr>
              <w:rPr>
                <w:rFonts w:ascii="Intel Clear" w:hAnsi="Intel Clear" w:cs="Intel Clear"/>
                <w:b/>
                <w:bCs/>
                <w:color w:val="0000FF"/>
                <w:szCs w:val="22"/>
              </w:rPr>
            </w:pPr>
            <w:r w:rsidRPr="00D94FF6">
              <w:rPr>
                <w:rFonts w:ascii="Intel Clear" w:hAnsi="Intel Clear" w:cs="Intel Clear"/>
                <w:b/>
                <w:bCs/>
                <w:color w:val="0000FF"/>
              </w:rPr>
              <w:t>Input/Output</w:t>
            </w:r>
          </w:p>
        </w:tc>
        <w:tc>
          <w:tcPr>
            <w:tcW w:w="5682" w:type="dxa"/>
            <w:tcBorders>
              <w:top w:val="single" w:sz="8" w:space="0" w:color="78C0D4"/>
              <w:left w:val="single" w:sz="8" w:space="0" w:color="78C0D4"/>
              <w:bottom w:val="single" w:sz="8" w:space="0" w:color="78C0D4"/>
              <w:right w:val="single" w:sz="8" w:space="0" w:color="78C0D4"/>
            </w:tcBorders>
            <w:shd w:val="clear" w:color="auto" w:fill="A5D5E2"/>
          </w:tcPr>
          <w:p w14:paraId="3978E087" w14:textId="77777777" w:rsidR="002B1B52" w:rsidRPr="00D94FF6" w:rsidRDefault="002B1B52" w:rsidP="002D6C36">
            <w:pPr>
              <w:rPr>
                <w:rFonts w:ascii="Intel Clear" w:hAnsi="Intel Clear" w:cs="Intel Clear"/>
                <w:b/>
                <w:bCs/>
                <w:color w:val="0000FF"/>
                <w:szCs w:val="22"/>
              </w:rPr>
            </w:pPr>
            <w:r w:rsidRPr="00D94FF6">
              <w:rPr>
                <w:rFonts w:ascii="Intel Clear" w:hAnsi="Intel Clear" w:cs="Intel Clear"/>
                <w:b/>
                <w:bCs/>
                <w:color w:val="0000FF"/>
              </w:rPr>
              <w:t>Description</w:t>
            </w:r>
          </w:p>
        </w:tc>
      </w:tr>
      <w:tr w:rsidR="002B1B52" w:rsidRPr="00D94FF6" w14:paraId="495C42D3"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DAEEF3"/>
            <w:hideMark/>
          </w:tcPr>
          <w:p w14:paraId="587F014C" w14:textId="77777777" w:rsidR="002B1B52" w:rsidRPr="00D94FF6" w:rsidRDefault="007551D5" w:rsidP="002D6C36">
            <w:pPr>
              <w:rPr>
                <w:rFonts w:ascii="Intel Clear" w:hAnsi="Intel Clear" w:cs="Intel Clear"/>
                <w:bCs/>
                <w:color w:val="0000FF"/>
                <w:szCs w:val="22"/>
              </w:rPr>
            </w:pPr>
            <w:r w:rsidRPr="00D94FF6">
              <w:rPr>
                <w:rFonts w:ascii="Intel Clear" w:hAnsi="Intel Clear" w:cs="Intel Clear"/>
                <w:b/>
                <w:bCs/>
                <w:color w:val="0000FF"/>
              </w:rPr>
              <w:t>c</w:t>
            </w:r>
            <w:r w:rsidR="002B1B52" w:rsidRPr="00D94FF6">
              <w:rPr>
                <w:rFonts w:ascii="Intel Clear" w:hAnsi="Intel Clear" w:cs="Intel Clear"/>
                <w:b/>
                <w:bCs/>
                <w:color w:val="0000FF"/>
              </w:rPr>
              <w:t>lk</w:t>
            </w:r>
          </w:p>
        </w:tc>
        <w:tc>
          <w:tcPr>
            <w:tcW w:w="1465" w:type="dxa"/>
            <w:tcBorders>
              <w:top w:val="single" w:sz="8" w:space="0" w:color="78C0D4"/>
              <w:left w:val="single" w:sz="8" w:space="0" w:color="78C0D4"/>
              <w:bottom w:val="single" w:sz="8" w:space="0" w:color="78C0D4"/>
              <w:right w:val="single" w:sz="8" w:space="0" w:color="78C0D4"/>
            </w:tcBorders>
            <w:shd w:val="clear" w:color="auto" w:fill="DAEEF3"/>
            <w:hideMark/>
          </w:tcPr>
          <w:p w14:paraId="1B6192F5" w14:textId="77777777" w:rsidR="002B1B52" w:rsidRPr="00D94FF6" w:rsidRDefault="002B1B52" w:rsidP="002D6C36">
            <w:pPr>
              <w:rPr>
                <w:rFonts w:ascii="Intel Clear" w:hAnsi="Intel Clear" w:cs="Intel Clear"/>
                <w:color w:val="0000FF"/>
                <w:szCs w:val="22"/>
              </w:rPr>
            </w:pPr>
            <w:r w:rsidRPr="00D94FF6">
              <w:rPr>
                <w:rFonts w:ascii="Intel Clear" w:hAnsi="Intel Clear" w:cs="Intel Clear"/>
                <w:color w:val="0000FF"/>
              </w:rPr>
              <w:t>Input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hideMark/>
          </w:tcPr>
          <w:p w14:paraId="094F8C63" w14:textId="77777777" w:rsidR="0013620E" w:rsidRPr="00D94FF6" w:rsidRDefault="002B1B52" w:rsidP="002D6C36">
            <w:pPr>
              <w:rPr>
                <w:rFonts w:ascii="Intel Clear" w:hAnsi="Intel Clear" w:cs="Intel Clear"/>
                <w:color w:val="0000FF"/>
              </w:rPr>
            </w:pPr>
            <w:r w:rsidRPr="00D94FF6">
              <w:rPr>
                <w:rFonts w:ascii="Intel Clear" w:hAnsi="Intel Clear" w:cs="Intel Clear"/>
                <w:color w:val="0000FF"/>
              </w:rPr>
              <w:t xml:space="preserve">Clock used by the PGCB. The PGCB does not make any assumptions on the type of clock used (gateable vs non-gateable). The choice and hierarchy of clock is IP specific. </w:t>
            </w:r>
          </w:p>
          <w:p w14:paraId="4BC95B1A" w14:textId="77777777" w:rsidR="0013620E" w:rsidRPr="00D94FF6" w:rsidRDefault="0013620E" w:rsidP="002D6C36">
            <w:pPr>
              <w:rPr>
                <w:rFonts w:ascii="Intel Clear" w:hAnsi="Intel Clear" w:cs="Intel Clear"/>
                <w:color w:val="0000FF"/>
              </w:rPr>
            </w:pPr>
          </w:p>
          <w:p w14:paraId="06B8C393" w14:textId="77777777" w:rsidR="002B1B52" w:rsidRPr="00D94FF6" w:rsidRDefault="002B1B52" w:rsidP="002D6C36">
            <w:pPr>
              <w:rPr>
                <w:rFonts w:ascii="Intel Clear" w:hAnsi="Intel Clear" w:cs="Intel Clear"/>
                <w:color w:val="0000FF"/>
              </w:rPr>
            </w:pPr>
            <w:r w:rsidRPr="00D94FF6">
              <w:rPr>
                <w:rFonts w:ascii="Intel Clear" w:hAnsi="Intel Clear" w:cs="Intel Clear"/>
                <w:color w:val="0000FF"/>
              </w:rPr>
              <w:t xml:space="preserve">The </w:t>
            </w:r>
            <w:r w:rsidR="00F03FD0" w:rsidRPr="00D94FF6">
              <w:rPr>
                <w:rFonts w:ascii="Intel Clear" w:hAnsi="Intel Clear" w:cs="Intel Clear"/>
                <w:color w:val="0000FF"/>
              </w:rPr>
              <w:t xml:space="preserve">PGCB </w:t>
            </w:r>
            <w:r w:rsidRPr="00D94FF6">
              <w:rPr>
                <w:rFonts w:ascii="Intel Clear" w:hAnsi="Intel Clear" w:cs="Intel Clear"/>
                <w:color w:val="0000FF"/>
              </w:rPr>
              <w:t xml:space="preserve">provides hints of when the pgcb clocks can be gated through assertion of </w:t>
            </w:r>
            <w:r w:rsidRPr="00D94FF6">
              <w:rPr>
                <w:rFonts w:ascii="Intel Clear" w:hAnsi="Intel Clear" w:cs="Intel Clear"/>
                <w:b/>
                <w:color w:val="0000FF"/>
              </w:rPr>
              <w:t>pgcb_</w:t>
            </w:r>
            <w:r w:rsidR="00055FFC" w:rsidRPr="00D94FF6">
              <w:rPr>
                <w:rFonts w:ascii="Intel Clear" w:hAnsi="Intel Clear" w:cs="Intel Clear"/>
                <w:b/>
                <w:color w:val="0000FF"/>
              </w:rPr>
              <w:t>idle</w:t>
            </w:r>
            <w:r w:rsidRPr="00D94FF6">
              <w:rPr>
                <w:rFonts w:ascii="Intel Clear" w:hAnsi="Intel Clear" w:cs="Intel Clear"/>
                <w:color w:val="0000FF"/>
              </w:rPr>
              <w:t>.</w:t>
            </w:r>
          </w:p>
          <w:p w14:paraId="79338AAF" w14:textId="77777777" w:rsidR="002B1B52" w:rsidRPr="00D94FF6" w:rsidRDefault="002B1B52" w:rsidP="002D6C36">
            <w:pPr>
              <w:rPr>
                <w:rFonts w:ascii="Intel Clear" w:hAnsi="Intel Clear" w:cs="Intel Clear"/>
                <w:color w:val="0000FF"/>
                <w:szCs w:val="22"/>
              </w:rPr>
            </w:pPr>
          </w:p>
        </w:tc>
      </w:tr>
      <w:tr w:rsidR="002B1B52" w:rsidRPr="00D94FF6" w14:paraId="19849D92"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DAEEF3"/>
            <w:hideMark/>
          </w:tcPr>
          <w:p w14:paraId="737C7E2D" w14:textId="77777777" w:rsidR="005377CE" w:rsidRPr="00D94FF6" w:rsidRDefault="00C7755E" w:rsidP="002D6C36">
            <w:pPr>
              <w:rPr>
                <w:rFonts w:ascii="Intel Clear" w:hAnsi="Intel Clear" w:cs="Intel Clear"/>
                <w:bCs/>
                <w:color w:val="0000FF"/>
                <w:szCs w:val="22"/>
              </w:rPr>
            </w:pPr>
            <w:r w:rsidRPr="00D94FF6">
              <w:rPr>
                <w:rFonts w:ascii="Intel Clear" w:hAnsi="Intel Clear" w:cs="Intel Clear"/>
                <w:b/>
                <w:bCs/>
                <w:color w:val="0000FF"/>
              </w:rPr>
              <w:t>pgcb_</w:t>
            </w:r>
            <w:r w:rsidR="002B1B52" w:rsidRPr="00D94FF6">
              <w:rPr>
                <w:rFonts w:ascii="Intel Clear" w:hAnsi="Intel Clear" w:cs="Intel Clear"/>
                <w:b/>
                <w:bCs/>
                <w:color w:val="0000FF"/>
              </w:rPr>
              <w:t>rst_b</w:t>
            </w:r>
          </w:p>
          <w:p w14:paraId="0A018946" w14:textId="77777777" w:rsidR="005377CE" w:rsidRPr="00D94FF6" w:rsidRDefault="005377CE" w:rsidP="005377CE">
            <w:pPr>
              <w:rPr>
                <w:rFonts w:ascii="Intel Clear" w:hAnsi="Intel Clear" w:cs="Intel Clear"/>
                <w:szCs w:val="22"/>
              </w:rPr>
            </w:pPr>
          </w:p>
          <w:p w14:paraId="77FBFEE5" w14:textId="77777777" w:rsidR="005377CE" w:rsidRPr="00D94FF6" w:rsidRDefault="005377CE" w:rsidP="005377CE">
            <w:pPr>
              <w:rPr>
                <w:rFonts w:ascii="Intel Clear" w:hAnsi="Intel Clear" w:cs="Intel Clear"/>
                <w:szCs w:val="22"/>
              </w:rPr>
            </w:pPr>
          </w:p>
          <w:p w14:paraId="196E8770" w14:textId="77777777" w:rsidR="005377CE" w:rsidRPr="00D94FF6" w:rsidRDefault="005377CE" w:rsidP="005377CE">
            <w:pPr>
              <w:rPr>
                <w:rFonts w:ascii="Intel Clear" w:hAnsi="Intel Clear" w:cs="Intel Clear"/>
                <w:szCs w:val="22"/>
              </w:rPr>
            </w:pPr>
          </w:p>
          <w:p w14:paraId="404E8B0F" w14:textId="77777777" w:rsidR="005377CE" w:rsidRPr="00D94FF6" w:rsidRDefault="005377CE" w:rsidP="005377CE">
            <w:pPr>
              <w:rPr>
                <w:rFonts w:ascii="Intel Clear" w:hAnsi="Intel Clear" w:cs="Intel Clear"/>
                <w:szCs w:val="22"/>
              </w:rPr>
            </w:pPr>
          </w:p>
          <w:p w14:paraId="2039A135" w14:textId="77777777" w:rsidR="005377CE" w:rsidRPr="00D94FF6" w:rsidRDefault="005377CE" w:rsidP="005377CE">
            <w:pPr>
              <w:rPr>
                <w:rFonts w:ascii="Intel Clear" w:hAnsi="Intel Clear" w:cs="Intel Clear"/>
                <w:szCs w:val="22"/>
              </w:rPr>
            </w:pPr>
          </w:p>
          <w:p w14:paraId="5DEA312A" w14:textId="77777777" w:rsidR="002B1B52" w:rsidRPr="00D94FF6" w:rsidRDefault="002B1B52" w:rsidP="005377CE">
            <w:pPr>
              <w:jc w:val="right"/>
              <w:rPr>
                <w:rFonts w:ascii="Intel Clear" w:hAnsi="Intel Clear" w:cs="Intel Clear"/>
                <w:szCs w:val="22"/>
              </w:rPr>
            </w:pPr>
          </w:p>
        </w:tc>
        <w:tc>
          <w:tcPr>
            <w:tcW w:w="1465" w:type="dxa"/>
            <w:tcBorders>
              <w:top w:val="single" w:sz="8" w:space="0" w:color="78C0D4"/>
              <w:left w:val="single" w:sz="8" w:space="0" w:color="78C0D4"/>
              <w:bottom w:val="single" w:sz="8" w:space="0" w:color="78C0D4"/>
              <w:right w:val="single" w:sz="8" w:space="0" w:color="78C0D4"/>
            </w:tcBorders>
            <w:shd w:val="clear" w:color="auto" w:fill="DAEEF3"/>
            <w:hideMark/>
          </w:tcPr>
          <w:p w14:paraId="7C6CF9F6" w14:textId="77777777" w:rsidR="002B1B52" w:rsidRPr="00D94FF6" w:rsidRDefault="002B1B52" w:rsidP="002D6C36">
            <w:pPr>
              <w:rPr>
                <w:rFonts w:ascii="Intel Clear" w:hAnsi="Intel Clear" w:cs="Intel Clear"/>
                <w:color w:val="0000FF"/>
                <w:szCs w:val="22"/>
              </w:rPr>
            </w:pPr>
            <w:r w:rsidRPr="00D94FF6">
              <w:rPr>
                <w:rFonts w:ascii="Intel Clear" w:hAnsi="Intel Clear" w:cs="Intel Clear"/>
                <w:color w:val="0000FF"/>
              </w:rPr>
              <w:t>Input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7BBE4D2C" w14:textId="77777777" w:rsidR="002B1B52" w:rsidRPr="00D94FF6" w:rsidRDefault="002B1B52" w:rsidP="002D6C36">
            <w:pPr>
              <w:rPr>
                <w:rFonts w:ascii="Intel Clear" w:hAnsi="Intel Clear" w:cs="Intel Clear"/>
                <w:color w:val="0000FF"/>
              </w:rPr>
            </w:pPr>
            <w:r w:rsidRPr="00D94FF6">
              <w:rPr>
                <w:rFonts w:ascii="Intel Clear" w:hAnsi="Intel Clear" w:cs="Intel Clear"/>
                <w:color w:val="0000FF"/>
              </w:rPr>
              <w:t xml:space="preserve">Active low reset indication to the PGCB. </w:t>
            </w:r>
            <w:r w:rsidR="0099076B" w:rsidRPr="00D94FF6">
              <w:rPr>
                <w:rFonts w:ascii="Intel Clear" w:hAnsi="Intel Clear" w:cs="Intel Clear"/>
                <w:color w:val="0000FF"/>
              </w:rPr>
              <w:t>This r</w:t>
            </w:r>
            <w:r w:rsidRPr="00D94FF6">
              <w:rPr>
                <w:rFonts w:ascii="Intel Clear" w:hAnsi="Intel Clear" w:cs="Intel Clear"/>
                <w:color w:val="0000FF"/>
              </w:rPr>
              <w:t>eset is expected to be asynchronously asserted to ‘0’ and synchronously deasserted to ‘1’ with respect to “clk”</w:t>
            </w:r>
          </w:p>
          <w:p w14:paraId="4EA38619" w14:textId="77777777" w:rsidR="002B1B52" w:rsidRPr="00D94FF6" w:rsidRDefault="002B1B52" w:rsidP="002D6C36">
            <w:pPr>
              <w:rPr>
                <w:rFonts w:ascii="Intel Clear" w:hAnsi="Intel Clear" w:cs="Intel Clear"/>
                <w:color w:val="0000FF"/>
                <w:lang w:bidi="ar-SA"/>
              </w:rPr>
            </w:pPr>
          </w:p>
          <w:p w14:paraId="725C4352" w14:textId="77777777" w:rsidR="002B1B52" w:rsidRPr="00D94FF6" w:rsidRDefault="00B240FD" w:rsidP="002D6C36">
            <w:pPr>
              <w:rPr>
                <w:rFonts w:ascii="Intel Clear" w:hAnsi="Intel Clear" w:cs="Intel Clear"/>
                <w:color w:val="0000FF"/>
              </w:rPr>
            </w:pPr>
            <w:r w:rsidRPr="00D94FF6">
              <w:rPr>
                <w:rFonts w:ascii="Intel Clear" w:hAnsi="Intel Clear" w:cs="Intel Clear"/>
                <w:color w:val="0000FF"/>
              </w:rPr>
              <w:t>This reset must be</w:t>
            </w:r>
            <w:r w:rsidR="002B1B52" w:rsidRPr="00D94FF6">
              <w:rPr>
                <w:rFonts w:ascii="Intel Clear" w:hAnsi="Intel Clear" w:cs="Intel Clear"/>
                <w:color w:val="0000FF"/>
              </w:rPr>
              <w:t xml:space="preserve"> exposed by the IP to the SOC as per Chas</w:t>
            </w:r>
            <w:r w:rsidR="005C61BF" w:rsidRPr="00D94FF6">
              <w:rPr>
                <w:rFonts w:ascii="Intel Clear" w:hAnsi="Intel Clear" w:cs="Intel Clear"/>
                <w:color w:val="0000FF"/>
              </w:rPr>
              <w:t>s</w:t>
            </w:r>
            <w:r w:rsidR="002B1B52" w:rsidRPr="00D94FF6">
              <w:rPr>
                <w:rFonts w:ascii="Intel Clear" w:hAnsi="Intel Clear" w:cs="Intel Clear"/>
                <w:color w:val="0000FF"/>
              </w:rPr>
              <w:t xml:space="preserve">is </w:t>
            </w:r>
            <w:r w:rsidR="00643E28" w:rsidRPr="00D94FF6">
              <w:rPr>
                <w:rFonts w:ascii="Intel Clear" w:hAnsi="Intel Clear" w:cs="Intel Clear"/>
                <w:color w:val="0000FF"/>
              </w:rPr>
              <w:t>Reset Arch HAS</w:t>
            </w:r>
            <w:r w:rsidR="002B1B52" w:rsidRPr="00D94FF6">
              <w:rPr>
                <w:rFonts w:ascii="Intel Clear" w:hAnsi="Intel Clear" w:cs="Intel Clear"/>
                <w:color w:val="0000FF"/>
              </w:rPr>
              <w:t xml:space="preserve">. </w:t>
            </w:r>
            <w:r w:rsidR="00643E28" w:rsidRPr="00D94FF6">
              <w:rPr>
                <w:rFonts w:ascii="Intel Clear" w:hAnsi="Intel Clear" w:cs="Intel Clear"/>
                <w:color w:val="0000FF"/>
              </w:rPr>
              <w:t xml:space="preserve">Refer to that HAS for details on different options to drive this reset. </w:t>
            </w:r>
          </w:p>
          <w:p w14:paraId="588FA39D" w14:textId="77777777" w:rsidR="00780ECE" w:rsidRPr="00D94FF6" w:rsidRDefault="00780ECE" w:rsidP="00BE2EB0">
            <w:pPr>
              <w:rPr>
                <w:rFonts w:ascii="Intel Clear" w:hAnsi="Intel Clear" w:cs="Intel Clear"/>
                <w:color w:val="0000FF"/>
                <w:szCs w:val="22"/>
              </w:rPr>
            </w:pPr>
          </w:p>
        </w:tc>
      </w:tr>
      <w:tr w:rsidR="0072533C" w:rsidRPr="00D94FF6" w14:paraId="00A98AA9"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B6DDE8"/>
          </w:tcPr>
          <w:p w14:paraId="0F9DB439" w14:textId="77777777" w:rsidR="0072533C" w:rsidRPr="00D94FF6" w:rsidDel="0091052E" w:rsidRDefault="0072533C" w:rsidP="002D6C36">
            <w:pPr>
              <w:rPr>
                <w:rFonts w:ascii="Intel Clear" w:hAnsi="Intel Clear" w:cs="Intel Clear"/>
                <w:b/>
                <w:bCs/>
                <w:color w:val="0000FF"/>
              </w:rPr>
            </w:pPr>
            <w:r w:rsidRPr="00D94FF6">
              <w:rPr>
                <w:rFonts w:ascii="Intel Clear" w:hAnsi="Intel Clear" w:cs="Intel Clear"/>
                <w:b/>
                <w:bCs/>
                <w:color w:val="0000FF"/>
              </w:rPr>
              <w:t>ip_pgcb_pg_type</w:t>
            </w:r>
            <w:r w:rsidR="00EC4FE9" w:rsidRPr="00D94FF6">
              <w:rPr>
                <w:rFonts w:ascii="Intel Clear" w:hAnsi="Intel Clear" w:cs="Intel Clear"/>
                <w:b/>
                <w:bCs/>
                <w:color w:val="0000FF"/>
              </w:rPr>
              <w:t>[1:0]</w:t>
            </w:r>
          </w:p>
        </w:tc>
        <w:tc>
          <w:tcPr>
            <w:tcW w:w="1465" w:type="dxa"/>
            <w:tcBorders>
              <w:top w:val="single" w:sz="8" w:space="0" w:color="78C0D4"/>
              <w:left w:val="single" w:sz="8" w:space="0" w:color="78C0D4"/>
              <w:bottom w:val="single" w:sz="8" w:space="0" w:color="78C0D4"/>
              <w:right w:val="single" w:sz="8" w:space="0" w:color="78C0D4"/>
            </w:tcBorders>
            <w:shd w:val="clear" w:color="auto" w:fill="B6DDE8"/>
          </w:tcPr>
          <w:p w14:paraId="30179B71" w14:textId="77777777" w:rsidR="0072533C" w:rsidRPr="00D94FF6" w:rsidRDefault="0072533C" w:rsidP="002D6C36">
            <w:pPr>
              <w:rPr>
                <w:rFonts w:ascii="Intel Clear" w:hAnsi="Intel Clear" w:cs="Intel Clear"/>
                <w:color w:val="0000FF"/>
              </w:rPr>
            </w:pPr>
            <w:r w:rsidRPr="00D94FF6">
              <w:rPr>
                <w:rFonts w:ascii="Intel Clear" w:hAnsi="Intel Clear" w:cs="Intel Clear"/>
                <w:color w:val="0000FF"/>
              </w:rPr>
              <w:t>Input</w:t>
            </w:r>
          </w:p>
        </w:tc>
        <w:tc>
          <w:tcPr>
            <w:tcW w:w="5682" w:type="dxa"/>
            <w:tcBorders>
              <w:top w:val="single" w:sz="8" w:space="0" w:color="78C0D4"/>
              <w:left w:val="single" w:sz="8" w:space="0" w:color="78C0D4"/>
              <w:bottom w:val="single" w:sz="8" w:space="0" w:color="78C0D4"/>
              <w:right w:val="single" w:sz="8" w:space="0" w:color="78C0D4"/>
            </w:tcBorders>
            <w:shd w:val="clear" w:color="auto" w:fill="B6DDE8"/>
          </w:tcPr>
          <w:p w14:paraId="14B30263" w14:textId="77777777" w:rsidR="0072533C" w:rsidRPr="00D94FF6" w:rsidRDefault="0072533C" w:rsidP="002D6C36">
            <w:pPr>
              <w:rPr>
                <w:rFonts w:ascii="Intel Clear" w:hAnsi="Intel Clear" w:cs="Intel Clear"/>
                <w:color w:val="0000FF"/>
              </w:rPr>
            </w:pPr>
            <w:r w:rsidRPr="00D94FF6">
              <w:rPr>
                <w:rFonts w:ascii="Intel Clear" w:hAnsi="Intel Clear" w:cs="Intel Clear"/>
                <w:color w:val="0000FF"/>
              </w:rPr>
              <w:t>Signal driven by the IP to indicate the type of Power Gating it is requesting (IP</w:t>
            </w:r>
            <w:r w:rsidR="00D05930" w:rsidRPr="00D94FF6">
              <w:rPr>
                <w:rFonts w:ascii="Intel Clear" w:hAnsi="Intel Clear" w:cs="Intel Clear"/>
                <w:color w:val="0000FF"/>
              </w:rPr>
              <w:t>-</w:t>
            </w:r>
            <w:r w:rsidRPr="00D94FF6">
              <w:rPr>
                <w:rFonts w:ascii="Intel Clear" w:hAnsi="Intel Clear" w:cs="Intel Clear"/>
                <w:color w:val="0000FF"/>
              </w:rPr>
              <w:t>Accessible</w:t>
            </w:r>
            <w:proofErr w:type="gramStart"/>
            <w:r w:rsidR="00EC4FE9" w:rsidRPr="00D94FF6">
              <w:rPr>
                <w:rFonts w:ascii="Intel Clear" w:hAnsi="Intel Clear" w:cs="Intel Clear"/>
                <w:color w:val="0000FF"/>
              </w:rPr>
              <w:t xml:space="preserve">, </w:t>
            </w:r>
            <w:r w:rsidRPr="00D94FF6">
              <w:rPr>
                <w:rFonts w:ascii="Intel Clear" w:hAnsi="Intel Clear" w:cs="Intel Clear"/>
                <w:color w:val="0000FF"/>
              </w:rPr>
              <w:t xml:space="preserve"> IP</w:t>
            </w:r>
            <w:proofErr w:type="gramEnd"/>
            <w:r w:rsidR="00D05930" w:rsidRPr="00D94FF6">
              <w:rPr>
                <w:rFonts w:ascii="Intel Clear" w:hAnsi="Intel Clear" w:cs="Intel Clear"/>
                <w:color w:val="0000FF"/>
              </w:rPr>
              <w:t>-</w:t>
            </w:r>
            <w:r w:rsidRPr="00D94FF6">
              <w:rPr>
                <w:rFonts w:ascii="Intel Clear" w:hAnsi="Intel Clear" w:cs="Intel Clear"/>
                <w:color w:val="0000FF"/>
              </w:rPr>
              <w:t>Inaccessible</w:t>
            </w:r>
            <w:r w:rsidR="00EC4FE9" w:rsidRPr="00D94FF6">
              <w:rPr>
                <w:rFonts w:ascii="Intel Clear" w:hAnsi="Intel Clear" w:cs="Intel Clear"/>
                <w:color w:val="0000FF"/>
              </w:rPr>
              <w:t xml:space="preserve"> or Warm Reset</w:t>
            </w:r>
            <w:r w:rsidRPr="00D94FF6">
              <w:rPr>
                <w:rFonts w:ascii="Intel Clear" w:hAnsi="Intel Clear" w:cs="Intel Clear"/>
                <w:color w:val="0000FF"/>
              </w:rPr>
              <w:t>).</w:t>
            </w:r>
          </w:p>
          <w:p w14:paraId="326F5C9E" w14:textId="77777777" w:rsidR="0072533C" w:rsidRPr="00D94FF6" w:rsidRDefault="0072533C" w:rsidP="002D6C36">
            <w:pPr>
              <w:rPr>
                <w:rFonts w:ascii="Intel Clear" w:hAnsi="Intel Clear" w:cs="Intel Clear"/>
                <w:color w:val="0000FF"/>
              </w:rPr>
            </w:pPr>
          </w:p>
          <w:p w14:paraId="7540EC44" w14:textId="77777777" w:rsidR="0072533C" w:rsidRPr="00D94FF6" w:rsidRDefault="0072533C" w:rsidP="002D6C36">
            <w:pPr>
              <w:rPr>
                <w:rFonts w:ascii="Intel Clear" w:hAnsi="Intel Clear" w:cs="Intel Clear"/>
                <w:color w:val="0000FF"/>
              </w:rPr>
            </w:pPr>
            <w:r w:rsidRPr="00D94FF6">
              <w:rPr>
                <w:rFonts w:ascii="Intel Clear" w:hAnsi="Intel Clear" w:cs="Intel Clear"/>
                <w:color w:val="0000FF"/>
              </w:rPr>
              <w:t>‘0</w:t>
            </w:r>
            <w:r w:rsidR="00EC4FE9" w:rsidRPr="00D94FF6">
              <w:rPr>
                <w:rFonts w:ascii="Intel Clear" w:hAnsi="Intel Clear" w:cs="Intel Clear"/>
                <w:color w:val="0000FF"/>
              </w:rPr>
              <w:t>0</w:t>
            </w:r>
            <w:r w:rsidRPr="00D94FF6">
              <w:rPr>
                <w:rFonts w:ascii="Intel Clear" w:hAnsi="Intel Clear" w:cs="Intel Clear"/>
                <w:color w:val="0000FF"/>
              </w:rPr>
              <w:t>’</w:t>
            </w:r>
            <w:r w:rsidR="00D511EF" w:rsidRPr="00D94FF6">
              <w:rPr>
                <w:rFonts w:ascii="Intel Clear" w:hAnsi="Intel Clear" w:cs="Intel Clear"/>
                <w:color w:val="0000FF"/>
              </w:rPr>
              <w:t>:</w:t>
            </w:r>
            <w:r w:rsidRPr="00D94FF6">
              <w:rPr>
                <w:rFonts w:ascii="Intel Clear" w:hAnsi="Intel Clear" w:cs="Intel Clear"/>
                <w:color w:val="0000FF"/>
              </w:rPr>
              <w:t xml:space="preserve"> IP</w:t>
            </w:r>
            <w:r w:rsidR="005F22BD" w:rsidRPr="00D94FF6">
              <w:rPr>
                <w:rFonts w:ascii="Intel Clear" w:hAnsi="Intel Clear" w:cs="Intel Clear"/>
                <w:color w:val="0000FF"/>
              </w:rPr>
              <w:t>-</w:t>
            </w:r>
            <w:r w:rsidR="00AC5E42" w:rsidRPr="00D94FF6">
              <w:rPr>
                <w:rFonts w:ascii="Intel Clear" w:hAnsi="Intel Clear" w:cs="Intel Clear"/>
                <w:color w:val="0000FF"/>
              </w:rPr>
              <w:t>A</w:t>
            </w:r>
            <w:r w:rsidRPr="00D94FF6">
              <w:rPr>
                <w:rFonts w:ascii="Intel Clear" w:hAnsi="Intel Clear" w:cs="Intel Clear"/>
                <w:color w:val="0000FF"/>
              </w:rPr>
              <w:t>ccessible</w:t>
            </w:r>
            <w:r w:rsidR="00D511EF" w:rsidRPr="00D94FF6">
              <w:rPr>
                <w:rFonts w:ascii="Intel Clear" w:hAnsi="Intel Clear" w:cs="Intel Clear"/>
                <w:color w:val="0000FF"/>
              </w:rPr>
              <w:t xml:space="preserve"> Power Gating</w:t>
            </w:r>
          </w:p>
          <w:p w14:paraId="56B4E8DC" w14:textId="77777777" w:rsidR="00AC5E42" w:rsidRPr="00D94FF6" w:rsidRDefault="0072533C" w:rsidP="002D6C36">
            <w:pPr>
              <w:rPr>
                <w:rFonts w:ascii="Intel Clear" w:hAnsi="Intel Clear" w:cs="Intel Clear"/>
                <w:color w:val="0000FF"/>
              </w:rPr>
            </w:pPr>
            <w:r w:rsidRPr="00D94FF6">
              <w:rPr>
                <w:rFonts w:ascii="Intel Clear" w:hAnsi="Intel Clear" w:cs="Intel Clear"/>
                <w:color w:val="0000FF"/>
              </w:rPr>
              <w:t>‘</w:t>
            </w:r>
            <w:r w:rsidR="00EC4FE9" w:rsidRPr="00D94FF6">
              <w:rPr>
                <w:rFonts w:ascii="Intel Clear" w:hAnsi="Intel Clear" w:cs="Intel Clear"/>
                <w:color w:val="0000FF"/>
              </w:rPr>
              <w:t>0</w:t>
            </w:r>
            <w:r w:rsidRPr="00D94FF6">
              <w:rPr>
                <w:rFonts w:ascii="Intel Clear" w:hAnsi="Intel Clear" w:cs="Intel Clear"/>
                <w:color w:val="0000FF"/>
              </w:rPr>
              <w:t>1’</w:t>
            </w:r>
            <w:r w:rsidR="00D511EF" w:rsidRPr="00D94FF6">
              <w:rPr>
                <w:rFonts w:ascii="Intel Clear" w:hAnsi="Intel Clear" w:cs="Intel Clear"/>
                <w:color w:val="0000FF"/>
              </w:rPr>
              <w:t>:</w:t>
            </w:r>
            <w:r w:rsidRPr="00D94FF6">
              <w:rPr>
                <w:rFonts w:ascii="Intel Clear" w:hAnsi="Intel Clear" w:cs="Intel Clear"/>
                <w:color w:val="0000FF"/>
              </w:rPr>
              <w:t xml:space="preserve"> </w:t>
            </w:r>
            <w:r w:rsidR="00AC5E42" w:rsidRPr="00D94FF6">
              <w:rPr>
                <w:rFonts w:ascii="Intel Clear" w:hAnsi="Intel Clear" w:cs="Intel Clear"/>
                <w:color w:val="0000FF"/>
              </w:rPr>
              <w:t>Warm Reset</w:t>
            </w:r>
          </w:p>
          <w:p w14:paraId="75561902" w14:textId="77777777" w:rsidR="00AC5E42" w:rsidRPr="00D94FF6" w:rsidRDefault="00AC5E42" w:rsidP="002D6C36">
            <w:pPr>
              <w:rPr>
                <w:rFonts w:ascii="Intel Clear" w:hAnsi="Intel Clear" w:cs="Intel Clear"/>
                <w:color w:val="0000FF"/>
              </w:rPr>
            </w:pPr>
            <w:r w:rsidRPr="00D94FF6">
              <w:rPr>
                <w:rFonts w:ascii="Intel Clear" w:hAnsi="Intel Clear" w:cs="Intel Clear"/>
                <w:color w:val="0000FF"/>
              </w:rPr>
              <w:t>‘10’: Reserved</w:t>
            </w:r>
          </w:p>
          <w:p w14:paraId="030A60CF" w14:textId="77777777" w:rsidR="0072533C" w:rsidRPr="00D94FF6" w:rsidRDefault="00AC5E42" w:rsidP="002D6C36">
            <w:pPr>
              <w:rPr>
                <w:rFonts w:ascii="Intel Clear" w:hAnsi="Intel Clear" w:cs="Intel Clear"/>
                <w:color w:val="0000FF"/>
              </w:rPr>
            </w:pPr>
            <w:r w:rsidRPr="00D94FF6">
              <w:rPr>
                <w:rFonts w:ascii="Intel Clear" w:hAnsi="Intel Clear" w:cs="Intel Clear"/>
                <w:color w:val="0000FF"/>
              </w:rPr>
              <w:t xml:space="preserve">‘11’: </w:t>
            </w:r>
            <w:r w:rsidR="0072533C" w:rsidRPr="00D94FF6">
              <w:rPr>
                <w:rFonts w:ascii="Intel Clear" w:hAnsi="Intel Clear" w:cs="Intel Clear"/>
                <w:color w:val="0000FF"/>
              </w:rPr>
              <w:t>IP</w:t>
            </w:r>
            <w:r w:rsidR="005F22BD" w:rsidRPr="00D94FF6">
              <w:rPr>
                <w:rFonts w:ascii="Intel Clear" w:hAnsi="Intel Clear" w:cs="Intel Clear"/>
                <w:color w:val="0000FF"/>
              </w:rPr>
              <w:t>-</w:t>
            </w:r>
            <w:r w:rsidR="00B830DC" w:rsidRPr="00D94FF6">
              <w:rPr>
                <w:rFonts w:ascii="Intel Clear" w:hAnsi="Intel Clear" w:cs="Intel Clear"/>
                <w:color w:val="0000FF"/>
              </w:rPr>
              <w:t>Ina</w:t>
            </w:r>
            <w:r w:rsidR="0072533C" w:rsidRPr="00D94FF6">
              <w:rPr>
                <w:rFonts w:ascii="Intel Clear" w:hAnsi="Intel Clear" w:cs="Intel Clear"/>
                <w:color w:val="0000FF"/>
              </w:rPr>
              <w:t>ccessible</w:t>
            </w:r>
            <w:r w:rsidR="00D511EF" w:rsidRPr="00D94FF6">
              <w:rPr>
                <w:rFonts w:ascii="Intel Clear" w:hAnsi="Intel Clear" w:cs="Intel Clear"/>
                <w:color w:val="0000FF"/>
              </w:rPr>
              <w:t xml:space="preserve"> Power Gating</w:t>
            </w:r>
          </w:p>
          <w:p w14:paraId="40309B13" w14:textId="77777777" w:rsidR="0072533C" w:rsidRPr="00D94FF6" w:rsidRDefault="0072533C" w:rsidP="002D6C36">
            <w:pPr>
              <w:rPr>
                <w:rFonts w:ascii="Intel Clear" w:hAnsi="Intel Clear" w:cs="Intel Clear"/>
                <w:color w:val="0000FF"/>
              </w:rPr>
            </w:pPr>
          </w:p>
          <w:p w14:paraId="23B9F263" w14:textId="77777777" w:rsidR="00EC4FE9" w:rsidRPr="00D94FF6" w:rsidRDefault="00EC4FE9" w:rsidP="00FD5AC8">
            <w:pPr>
              <w:rPr>
                <w:rFonts w:ascii="Intel Clear" w:hAnsi="Intel Clear" w:cs="Intel Clear"/>
                <w:color w:val="0000FF"/>
              </w:rPr>
            </w:pPr>
          </w:p>
          <w:p w14:paraId="2F947936" w14:textId="77777777" w:rsidR="00E769BF" w:rsidRPr="00D94FF6" w:rsidRDefault="00EC4FE9" w:rsidP="00FD5AC8">
            <w:pPr>
              <w:rPr>
                <w:rFonts w:ascii="Intel Clear" w:hAnsi="Intel Clear" w:cs="Intel Clear"/>
                <w:color w:val="0000FF"/>
              </w:rPr>
            </w:pPr>
            <w:r w:rsidRPr="00D94FF6">
              <w:rPr>
                <w:rFonts w:ascii="Intel Clear" w:hAnsi="Intel Clear" w:cs="Intel Clear"/>
                <w:color w:val="0000FF"/>
              </w:rPr>
              <w:t xml:space="preserve">Note: This signal is sampled by the PGCB </w:t>
            </w:r>
            <w:r w:rsidR="00412454" w:rsidRPr="00D94FF6">
              <w:rPr>
                <w:rFonts w:ascii="Intel Clear" w:hAnsi="Intel Clear" w:cs="Intel Clear"/>
                <w:color w:val="0000FF"/>
              </w:rPr>
              <w:t xml:space="preserve">when the </w:t>
            </w:r>
            <w:r w:rsidR="00E769BF" w:rsidRPr="00D94FF6">
              <w:rPr>
                <w:rFonts w:ascii="Intel Clear" w:hAnsi="Intel Clear" w:cs="Intel Clear"/>
                <w:color w:val="0000FF"/>
              </w:rPr>
              <w:t>“</w:t>
            </w:r>
            <w:r w:rsidR="00412454" w:rsidRPr="00D94FF6">
              <w:rPr>
                <w:rFonts w:ascii="Intel Clear" w:hAnsi="Intel Clear" w:cs="Intel Clear"/>
                <w:color w:val="0000FF"/>
              </w:rPr>
              <w:t>ip_pgcb_pg_rdy_req_b</w:t>
            </w:r>
            <w:r w:rsidR="00E769BF" w:rsidRPr="00D94FF6">
              <w:rPr>
                <w:rFonts w:ascii="Intel Clear" w:hAnsi="Intel Clear" w:cs="Intel Clear"/>
                <w:color w:val="0000FF"/>
              </w:rPr>
              <w:t>”</w:t>
            </w:r>
            <w:r w:rsidR="00412454" w:rsidRPr="00D94FF6">
              <w:rPr>
                <w:rFonts w:ascii="Intel Clear" w:hAnsi="Intel Clear" w:cs="Intel Clear"/>
                <w:color w:val="0000FF"/>
              </w:rPr>
              <w:t xml:space="preserve"> is asserted AND both </w:t>
            </w:r>
            <w:r w:rsidR="00E769BF" w:rsidRPr="00D94FF6">
              <w:rPr>
                <w:rFonts w:ascii="Intel Clear" w:hAnsi="Intel Clear" w:cs="Intel Clear"/>
                <w:color w:val="0000FF"/>
              </w:rPr>
              <w:t>“</w:t>
            </w:r>
            <w:r w:rsidR="00412454" w:rsidRPr="00D94FF6">
              <w:rPr>
                <w:rFonts w:ascii="Intel Clear" w:hAnsi="Intel Clear" w:cs="Intel Clear"/>
                <w:color w:val="0000FF"/>
              </w:rPr>
              <w:t>pgcb_ip_pg_rdy_ack_b</w:t>
            </w:r>
            <w:r w:rsidR="00E769BF" w:rsidRPr="00D94FF6">
              <w:rPr>
                <w:rFonts w:ascii="Intel Clear" w:hAnsi="Intel Clear" w:cs="Intel Clear"/>
                <w:color w:val="0000FF"/>
              </w:rPr>
              <w:t>”</w:t>
            </w:r>
            <w:r w:rsidR="00412454" w:rsidRPr="00D94FF6">
              <w:rPr>
                <w:rFonts w:ascii="Intel Clear" w:hAnsi="Intel Clear" w:cs="Intel Clear"/>
                <w:color w:val="0000FF"/>
              </w:rPr>
              <w:t xml:space="preserve"> and </w:t>
            </w:r>
            <w:r w:rsidR="00E769BF" w:rsidRPr="00D94FF6">
              <w:rPr>
                <w:rFonts w:ascii="Intel Clear" w:hAnsi="Intel Clear" w:cs="Intel Clear"/>
                <w:color w:val="0000FF"/>
              </w:rPr>
              <w:t>“</w:t>
            </w:r>
            <w:r w:rsidR="00412454" w:rsidRPr="00D94FF6">
              <w:rPr>
                <w:rFonts w:ascii="Intel Clear" w:hAnsi="Intel Clear" w:cs="Intel Clear"/>
                <w:color w:val="0000FF"/>
              </w:rPr>
              <w:t>pgcb_idle</w:t>
            </w:r>
            <w:r w:rsidR="00E769BF" w:rsidRPr="00D94FF6">
              <w:rPr>
                <w:rFonts w:ascii="Intel Clear" w:hAnsi="Intel Clear" w:cs="Intel Clear"/>
                <w:color w:val="0000FF"/>
              </w:rPr>
              <w:t>”</w:t>
            </w:r>
            <w:r w:rsidR="00412454" w:rsidRPr="00D94FF6">
              <w:rPr>
                <w:rFonts w:ascii="Intel Clear" w:hAnsi="Intel Clear" w:cs="Intel Clear"/>
                <w:color w:val="0000FF"/>
              </w:rPr>
              <w:t xml:space="preserve"> are “1” (implying that the PGCB SM is in a state where it is ready to accept a request for PG entry)</w:t>
            </w:r>
            <w:r w:rsidR="00AC59CA" w:rsidRPr="00D94FF6">
              <w:rPr>
                <w:rFonts w:ascii="Intel Clear" w:hAnsi="Intel Clear" w:cs="Intel Clear"/>
                <w:color w:val="0000FF"/>
              </w:rPr>
              <w:t xml:space="preserve">. Therefore, if the IP is driving this signal and the </w:t>
            </w:r>
            <w:r w:rsidR="00E769BF" w:rsidRPr="00D94FF6">
              <w:rPr>
                <w:rFonts w:ascii="Intel Clear" w:hAnsi="Intel Clear" w:cs="Intel Clear"/>
                <w:color w:val="0000FF"/>
              </w:rPr>
              <w:t>“</w:t>
            </w:r>
            <w:r w:rsidR="00AC59CA" w:rsidRPr="00D94FF6">
              <w:rPr>
                <w:rFonts w:ascii="Intel Clear" w:hAnsi="Intel Clear" w:cs="Intel Clear"/>
                <w:color w:val="0000FF"/>
              </w:rPr>
              <w:t>ip_pgcb_pg_rdy_req_b</w:t>
            </w:r>
            <w:r w:rsidR="00E769BF" w:rsidRPr="00D94FF6">
              <w:rPr>
                <w:rFonts w:ascii="Intel Clear" w:hAnsi="Intel Clear" w:cs="Intel Clear"/>
                <w:color w:val="0000FF"/>
              </w:rPr>
              <w:t>”</w:t>
            </w:r>
            <w:r w:rsidR="00AC59CA" w:rsidRPr="00D94FF6">
              <w:rPr>
                <w:rFonts w:ascii="Intel Clear" w:hAnsi="Intel Clear" w:cs="Intel Clear"/>
                <w:color w:val="0000FF"/>
              </w:rPr>
              <w:t xml:space="preserve"> signal in the pgcb_clk domain, it is required that the latest this signal can </w:t>
            </w:r>
            <w:r w:rsidR="00AC59CA" w:rsidRPr="00D94FF6">
              <w:rPr>
                <w:rFonts w:ascii="Intel Clear" w:hAnsi="Intel Clear" w:cs="Intel Clear"/>
                <w:color w:val="0000FF"/>
              </w:rPr>
              <w:lastRenderedPageBreak/>
              <w:t xml:space="preserve">change to the desired value is the same clock as the assertion of the </w:t>
            </w:r>
            <w:r w:rsidR="009F1E8E" w:rsidRPr="00D94FF6">
              <w:rPr>
                <w:rFonts w:ascii="Intel Clear" w:hAnsi="Intel Clear" w:cs="Intel Clear"/>
                <w:color w:val="0000FF"/>
              </w:rPr>
              <w:t>“</w:t>
            </w:r>
            <w:r w:rsidR="00AC59CA" w:rsidRPr="00D94FF6">
              <w:rPr>
                <w:rFonts w:ascii="Intel Clear" w:hAnsi="Intel Clear" w:cs="Intel Clear"/>
                <w:color w:val="0000FF"/>
              </w:rPr>
              <w:t>ip_pgcb_pg_rdy_req_b</w:t>
            </w:r>
            <w:r w:rsidR="009F1E8E" w:rsidRPr="00D94FF6">
              <w:rPr>
                <w:rFonts w:ascii="Intel Clear" w:hAnsi="Intel Clear" w:cs="Intel Clear"/>
                <w:color w:val="0000FF"/>
              </w:rPr>
              <w:t>”</w:t>
            </w:r>
            <w:r w:rsidR="00AC59CA" w:rsidRPr="00D94FF6">
              <w:rPr>
                <w:rFonts w:ascii="Intel Clear" w:hAnsi="Intel Clear" w:cs="Intel Clear"/>
                <w:color w:val="0000FF"/>
              </w:rPr>
              <w:t xml:space="preserve"> signal. </w:t>
            </w:r>
          </w:p>
          <w:p w14:paraId="6DFADDC3" w14:textId="77777777" w:rsidR="00E769BF" w:rsidRPr="00D94FF6" w:rsidRDefault="00E769BF" w:rsidP="00FD5AC8">
            <w:pPr>
              <w:rPr>
                <w:rFonts w:ascii="Intel Clear" w:hAnsi="Intel Clear" w:cs="Intel Clear"/>
                <w:color w:val="0000FF"/>
              </w:rPr>
            </w:pPr>
          </w:p>
          <w:p w14:paraId="4C1A772D" w14:textId="77777777" w:rsidR="0072533C" w:rsidRPr="00D94FF6" w:rsidRDefault="00AC59CA" w:rsidP="00FD5AC8">
            <w:pPr>
              <w:rPr>
                <w:rFonts w:ascii="Intel Clear" w:hAnsi="Intel Clear" w:cs="Intel Clear"/>
                <w:color w:val="0000FF"/>
              </w:rPr>
            </w:pPr>
            <w:r w:rsidRPr="00D94FF6">
              <w:rPr>
                <w:rFonts w:ascii="Intel Clear" w:hAnsi="Intel Clear" w:cs="Intel Clear"/>
                <w:color w:val="0000FF"/>
              </w:rPr>
              <w:t>For the case that the IP drives this signal and the ip_pgcb_pg_rdy_req_b signal in another clock domain, and immediately double-sync</w:t>
            </w:r>
            <w:r w:rsidR="00EA574E" w:rsidRPr="00D94FF6">
              <w:rPr>
                <w:rFonts w:ascii="Intel Clear" w:hAnsi="Intel Clear" w:cs="Intel Clear"/>
                <w:color w:val="0000FF"/>
              </w:rPr>
              <w:t>s</w:t>
            </w:r>
            <w:r w:rsidRPr="00D94FF6">
              <w:rPr>
                <w:rFonts w:ascii="Intel Clear" w:hAnsi="Intel Clear" w:cs="Intel Clear"/>
                <w:color w:val="0000FF"/>
              </w:rPr>
              <w:t xml:space="preserve"> it to the pgcb_clk just at the boundary of the PGCB, it is required that this signal be valid at least one source clock before the change in the source clock version of the ip_pgcb_pg_rdy_req_b signal. This timing guarantees that this signal crosses the double-sync clock crossing logic either earlier or at the same time as </w:t>
            </w:r>
            <w:r w:rsidR="0096211A" w:rsidRPr="00D94FF6">
              <w:rPr>
                <w:rFonts w:ascii="Intel Clear" w:hAnsi="Intel Clear" w:cs="Intel Clear"/>
                <w:color w:val="0000FF"/>
              </w:rPr>
              <w:t xml:space="preserve">source clock version of the </w:t>
            </w:r>
            <w:r w:rsidRPr="00D94FF6">
              <w:rPr>
                <w:rFonts w:ascii="Intel Clear" w:hAnsi="Intel Clear" w:cs="Intel Clear"/>
                <w:color w:val="0000FF"/>
              </w:rPr>
              <w:t>ip_p</w:t>
            </w:r>
            <w:r w:rsidR="0096211A" w:rsidRPr="00D94FF6">
              <w:rPr>
                <w:rFonts w:ascii="Intel Clear" w:hAnsi="Intel Clear" w:cs="Intel Clear"/>
                <w:color w:val="0000FF"/>
              </w:rPr>
              <w:t xml:space="preserve">gcb_pg_rdy_req_b signal. </w:t>
            </w:r>
          </w:p>
          <w:p w14:paraId="2E5AE492" w14:textId="77777777" w:rsidR="00064E78" w:rsidRPr="00D94FF6" w:rsidRDefault="00064E78" w:rsidP="00FD5AC8">
            <w:pPr>
              <w:rPr>
                <w:rFonts w:ascii="Intel Clear" w:hAnsi="Intel Clear" w:cs="Intel Clear"/>
                <w:color w:val="0000FF"/>
              </w:rPr>
            </w:pPr>
          </w:p>
          <w:p w14:paraId="6FFF8C1A" w14:textId="77777777" w:rsidR="00064E78" w:rsidRPr="00D94FF6" w:rsidRDefault="00064E78" w:rsidP="00FD5AC8">
            <w:pPr>
              <w:rPr>
                <w:rFonts w:ascii="Intel Clear" w:hAnsi="Intel Clear" w:cs="Intel Clear"/>
                <w:color w:val="0000FF"/>
              </w:rPr>
            </w:pPr>
            <w:r w:rsidRPr="00D94FF6">
              <w:rPr>
                <w:rFonts w:ascii="Intel Clear" w:hAnsi="Intel Clear" w:cs="Intel Clear"/>
                <w:color w:val="0000FF"/>
              </w:rPr>
              <w:t xml:space="preserve">Expected Reset Value: </w:t>
            </w:r>
            <w:r w:rsidR="000C7894" w:rsidRPr="00D94FF6">
              <w:rPr>
                <w:rFonts w:ascii="Intel Clear" w:hAnsi="Intel Clear" w:cs="Intel Clear"/>
                <w:color w:val="0000FF"/>
              </w:rPr>
              <w:t>“11</w:t>
            </w:r>
            <w:r w:rsidR="0096211A" w:rsidRPr="00D94FF6">
              <w:rPr>
                <w:rFonts w:ascii="Intel Clear" w:hAnsi="Intel Clear" w:cs="Intel Clear"/>
                <w:color w:val="0000FF"/>
              </w:rPr>
              <w:t>”</w:t>
            </w:r>
          </w:p>
          <w:p w14:paraId="39AEC432" w14:textId="77777777" w:rsidR="007705C2" w:rsidRPr="00D94FF6" w:rsidRDefault="007705C2" w:rsidP="00FD5AC8">
            <w:pPr>
              <w:rPr>
                <w:rFonts w:ascii="Intel Clear" w:hAnsi="Intel Clear" w:cs="Intel Clear"/>
                <w:color w:val="0000FF"/>
              </w:rPr>
            </w:pPr>
          </w:p>
        </w:tc>
      </w:tr>
      <w:tr w:rsidR="002B1B52" w:rsidRPr="00D94FF6" w14:paraId="7002A17F"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B6DDE8"/>
            <w:hideMark/>
          </w:tcPr>
          <w:p w14:paraId="0339165E" w14:textId="77777777" w:rsidR="002B1B52" w:rsidRPr="00D94FF6" w:rsidRDefault="0091052E" w:rsidP="002D6C36">
            <w:pPr>
              <w:rPr>
                <w:rFonts w:ascii="Intel Clear" w:hAnsi="Intel Clear" w:cs="Intel Clear"/>
                <w:bCs/>
                <w:color w:val="0000FF"/>
                <w:szCs w:val="22"/>
              </w:rPr>
            </w:pPr>
            <w:r w:rsidRPr="00D94FF6">
              <w:rPr>
                <w:rFonts w:ascii="Intel Clear" w:hAnsi="Intel Clear" w:cs="Intel Clear"/>
                <w:b/>
                <w:bCs/>
                <w:color w:val="0000FF"/>
              </w:rPr>
              <w:lastRenderedPageBreak/>
              <w:t>ip_pgcb_pg_rdy_req_b</w:t>
            </w:r>
          </w:p>
        </w:tc>
        <w:tc>
          <w:tcPr>
            <w:tcW w:w="1465" w:type="dxa"/>
            <w:tcBorders>
              <w:top w:val="single" w:sz="8" w:space="0" w:color="78C0D4"/>
              <w:left w:val="single" w:sz="8" w:space="0" w:color="78C0D4"/>
              <w:bottom w:val="single" w:sz="8" w:space="0" w:color="78C0D4"/>
              <w:right w:val="single" w:sz="8" w:space="0" w:color="78C0D4"/>
            </w:tcBorders>
            <w:shd w:val="clear" w:color="auto" w:fill="B6DDE8"/>
            <w:hideMark/>
          </w:tcPr>
          <w:p w14:paraId="401BC4A1" w14:textId="77777777" w:rsidR="002B1B52" w:rsidRPr="00D94FF6" w:rsidRDefault="002B1B52" w:rsidP="002D6C36">
            <w:pPr>
              <w:rPr>
                <w:rFonts w:ascii="Intel Clear" w:hAnsi="Intel Clear" w:cs="Intel Clear"/>
                <w:color w:val="0000FF"/>
                <w:szCs w:val="22"/>
              </w:rPr>
            </w:pPr>
            <w:r w:rsidRPr="00D94FF6">
              <w:rPr>
                <w:rFonts w:ascii="Intel Clear" w:hAnsi="Intel Clear" w:cs="Intel Clear"/>
                <w:color w:val="0000FF"/>
              </w:rPr>
              <w:t>Input</w:t>
            </w:r>
          </w:p>
        </w:tc>
        <w:tc>
          <w:tcPr>
            <w:tcW w:w="5682" w:type="dxa"/>
            <w:tcBorders>
              <w:top w:val="single" w:sz="8" w:space="0" w:color="78C0D4"/>
              <w:left w:val="single" w:sz="8" w:space="0" w:color="78C0D4"/>
              <w:bottom w:val="single" w:sz="8" w:space="0" w:color="78C0D4"/>
              <w:right w:val="single" w:sz="8" w:space="0" w:color="78C0D4"/>
            </w:tcBorders>
            <w:shd w:val="clear" w:color="auto" w:fill="B6DDE8"/>
          </w:tcPr>
          <w:p w14:paraId="04532779" w14:textId="77777777" w:rsidR="002B1B52" w:rsidRPr="00D94FF6" w:rsidRDefault="002B1B52" w:rsidP="002D6C36">
            <w:pPr>
              <w:rPr>
                <w:rFonts w:ascii="Intel Clear" w:hAnsi="Intel Clear" w:cs="Intel Clear"/>
                <w:color w:val="0000FF"/>
              </w:rPr>
            </w:pPr>
            <w:r w:rsidRPr="00D94FF6">
              <w:rPr>
                <w:rFonts w:ascii="Intel Clear" w:hAnsi="Intel Clear" w:cs="Intel Clear"/>
                <w:color w:val="0000FF"/>
              </w:rPr>
              <w:t xml:space="preserve">Active </w:t>
            </w:r>
            <w:r w:rsidR="008B0F56" w:rsidRPr="00D94FF6">
              <w:rPr>
                <w:rFonts w:ascii="Intel Clear" w:hAnsi="Intel Clear" w:cs="Intel Clear"/>
                <w:color w:val="0000FF"/>
              </w:rPr>
              <w:t>low</w:t>
            </w:r>
            <w:r w:rsidRPr="00D94FF6">
              <w:rPr>
                <w:rFonts w:ascii="Intel Clear" w:hAnsi="Intel Clear" w:cs="Intel Clear"/>
                <w:color w:val="0000FF"/>
              </w:rPr>
              <w:t xml:space="preserve"> signal from </w:t>
            </w:r>
            <w:r w:rsidR="00134A6F" w:rsidRPr="00D94FF6">
              <w:rPr>
                <w:rFonts w:ascii="Intel Clear" w:hAnsi="Intel Clear" w:cs="Intel Clear"/>
                <w:color w:val="0000FF"/>
              </w:rPr>
              <w:t xml:space="preserve">the </w:t>
            </w:r>
            <w:r w:rsidRPr="00D94FF6">
              <w:rPr>
                <w:rFonts w:ascii="Intel Clear" w:hAnsi="Intel Clear" w:cs="Intel Clear"/>
                <w:color w:val="0000FF"/>
              </w:rPr>
              <w:t xml:space="preserve">IP to </w:t>
            </w:r>
            <w:r w:rsidR="00134A6F" w:rsidRPr="00D94FF6">
              <w:rPr>
                <w:rFonts w:ascii="Intel Clear" w:hAnsi="Intel Clear" w:cs="Intel Clear"/>
                <w:color w:val="0000FF"/>
              </w:rPr>
              <w:t xml:space="preserve">the </w:t>
            </w:r>
            <w:r w:rsidRPr="00D94FF6">
              <w:rPr>
                <w:rFonts w:ascii="Intel Clear" w:hAnsi="Intel Clear" w:cs="Intel Clear"/>
                <w:color w:val="0000FF"/>
              </w:rPr>
              <w:t>PGCB indicating</w:t>
            </w:r>
            <w:r w:rsidR="003A7830" w:rsidRPr="00D94FF6">
              <w:rPr>
                <w:rFonts w:ascii="Intel Clear" w:hAnsi="Intel Clear" w:cs="Intel Clear"/>
                <w:color w:val="0000FF"/>
              </w:rPr>
              <w:t xml:space="preserve"> a</w:t>
            </w:r>
            <w:r w:rsidRPr="00D94FF6">
              <w:rPr>
                <w:rFonts w:ascii="Intel Clear" w:hAnsi="Intel Clear" w:cs="Intel Clear"/>
                <w:color w:val="0000FF"/>
              </w:rPr>
              <w:t xml:space="preserve"> request to power gate. This signal is only asserted by the IP when the </w:t>
            </w:r>
            <w:r w:rsidR="00FD0266" w:rsidRPr="00D94FF6">
              <w:rPr>
                <w:rFonts w:ascii="Intel Clear" w:hAnsi="Intel Clear" w:cs="Intel Clear"/>
                <w:color w:val="0000FF"/>
              </w:rPr>
              <w:t>IP specific and</w:t>
            </w:r>
            <w:r w:rsidR="005F22BD" w:rsidRPr="00D94FF6">
              <w:rPr>
                <w:rFonts w:ascii="Intel Clear" w:hAnsi="Intel Clear" w:cs="Intel Clear"/>
                <w:color w:val="0000FF"/>
              </w:rPr>
              <w:t>/or</w:t>
            </w:r>
            <w:r w:rsidR="00FD0266" w:rsidRPr="00D94FF6">
              <w:rPr>
                <w:rFonts w:ascii="Intel Clear" w:hAnsi="Intel Clear" w:cs="Intel Clear"/>
                <w:color w:val="0000FF"/>
              </w:rPr>
              <w:t xml:space="preserve"> Chassis specific required conditions</w:t>
            </w:r>
            <w:r w:rsidRPr="00D94FF6">
              <w:rPr>
                <w:rFonts w:ascii="Intel Clear" w:hAnsi="Intel Clear" w:cs="Intel Clear"/>
                <w:color w:val="0000FF"/>
              </w:rPr>
              <w:t xml:space="preserve"> to power gate have been met. </w:t>
            </w:r>
          </w:p>
          <w:p w14:paraId="051E030F" w14:textId="77777777" w:rsidR="002B1B52" w:rsidRPr="00D94FF6" w:rsidRDefault="002B1B52" w:rsidP="002D6C36">
            <w:pPr>
              <w:rPr>
                <w:rFonts w:ascii="Intel Clear" w:hAnsi="Intel Clear" w:cs="Intel Clear"/>
                <w:color w:val="0000FF"/>
                <w:lang w:bidi="ar-SA"/>
              </w:rPr>
            </w:pPr>
          </w:p>
          <w:p w14:paraId="6B680F78" w14:textId="77777777" w:rsidR="00B63573" w:rsidRPr="00D94FF6" w:rsidRDefault="00B63573" w:rsidP="00B63573">
            <w:pPr>
              <w:rPr>
                <w:rFonts w:ascii="Intel Clear" w:hAnsi="Intel Clear" w:cs="Intel Clear"/>
                <w:color w:val="0000FF"/>
                <w:lang w:bidi="ar-SA"/>
              </w:rPr>
            </w:pPr>
            <w:r w:rsidRPr="00D94FF6">
              <w:rPr>
                <w:rFonts w:ascii="Intel Clear" w:hAnsi="Intel Clear" w:cs="Intel Clear"/>
                <w:color w:val="0000FF"/>
                <w:lang w:bidi="ar-SA"/>
              </w:rPr>
              <w:t xml:space="preserve">This signal is part of a </w:t>
            </w:r>
            <w:r w:rsidR="0096211A" w:rsidRPr="00D94FF6">
              <w:rPr>
                <w:rFonts w:ascii="Intel Clear" w:hAnsi="Intel Clear" w:cs="Intel Clear"/>
                <w:color w:val="0000FF"/>
                <w:lang w:bidi="ar-SA"/>
              </w:rPr>
              <w:t xml:space="preserve">two </w:t>
            </w:r>
            <w:r w:rsidRPr="00D94FF6">
              <w:rPr>
                <w:rFonts w:ascii="Intel Clear" w:hAnsi="Intel Clear" w:cs="Intel Clear"/>
                <w:color w:val="0000FF"/>
                <w:lang w:bidi="ar-SA"/>
              </w:rPr>
              <w:t>signal handshake involving:</w:t>
            </w:r>
          </w:p>
          <w:p w14:paraId="12265134" w14:textId="77777777" w:rsidR="00B63573" w:rsidRPr="00D94FF6" w:rsidRDefault="00B63573" w:rsidP="008A4F40">
            <w:pPr>
              <w:numPr>
                <w:ilvl w:val="0"/>
                <w:numId w:val="14"/>
              </w:numPr>
              <w:rPr>
                <w:rFonts w:ascii="Intel Clear" w:hAnsi="Intel Clear" w:cs="Intel Clear"/>
                <w:b/>
                <w:bCs/>
                <w:color w:val="0000FF"/>
              </w:rPr>
            </w:pPr>
            <w:r w:rsidRPr="00D94FF6">
              <w:rPr>
                <w:rFonts w:ascii="Intel Clear" w:hAnsi="Intel Clear" w:cs="Intel Clear"/>
                <w:b/>
                <w:bCs/>
                <w:color w:val="0000FF"/>
              </w:rPr>
              <w:t>ip_pgcb_pg_rdy_req_b</w:t>
            </w:r>
          </w:p>
          <w:p w14:paraId="6305ECDD" w14:textId="77777777" w:rsidR="00B63573" w:rsidRPr="00D94FF6" w:rsidRDefault="00B63573" w:rsidP="008A4F40">
            <w:pPr>
              <w:numPr>
                <w:ilvl w:val="0"/>
                <w:numId w:val="14"/>
              </w:numPr>
              <w:rPr>
                <w:rFonts w:ascii="Intel Clear" w:hAnsi="Intel Clear" w:cs="Intel Clear"/>
                <w:b/>
                <w:bCs/>
                <w:color w:val="0000FF"/>
              </w:rPr>
            </w:pPr>
            <w:r w:rsidRPr="00D94FF6">
              <w:rPr>
                <w:rFonts w:ascii="Intel Clear" w:hAnsi="Intel Clear" w:cs="Intel Clear"/>
                <w:b/>
                <w:bCs/>
                <w:color w:val="0000FF"/>
              </w:rPr>
              <w:t>pgcb_ip_pg_rdy_ack_b</w:t>
            </w:r>
          </w:p>
          <w:p w14:paraId="755CC43B" w14:textId="77777777" w:rsidR="00B90134" w:rsidRPr="00D94FF6" w:rsidRDefault="00B90134" w:rsidP="002D6C36">
            <w:pPr>
              <w:rPr>
                <w:rFonts w:ascii="Intel Clear" w:hAnsi="Intel Clear" w:cs="Intel Clear"/>
                <w:b/>
                <w:bCs/>
                <w:color w:val="0000FF"/>
              </w:rPr>
            </w:pPr>
          </w:p>
          <w:p w14:paraId="02E1057F" w14:textId="77777777" w:rsidR="00B90134" w:rsidRPr="00D94FF6" w:rsidRDefault="00B90134" w:rsidP="002D6C36">
            <w:pPr>
              <w:rPr>
                <w:rFonts w:ascii="Intel Clear" w:hAnsi="Intel Clear" w:cs="Intel Clear"/>
                <w:color w:val="0000FF"/>
                <w:lang w:bidi="ar-SA"/>
              </w:rPr>
            </w:pPr>
          </w:p>
          <w:p w14:paraId="0D9C8892" w14:textId="77777777" w:rsidR="00540327" w:rsidRPr="00D94FF6" w:rsidRDefault="00B90134" w:rsidP="002D6C36">
            <w:pPr>
              <w:rPr>
                <w:rFonts w:ascii="Intel Clear" w:hAnsi="Intel Clear" w:cs="Intel Clear"/>
                <w:color w:val="0000FF"/>
                <w:lang w:bidi="ar-SA"/>
              </w:rPr>
            </w:pPr>
            <w:r w:rsidRPr="00D94FF6">
              <w:rPr>
                <w:rFonts w:ascii="Intel Clear" w:hAnsi="Intel Clear" w:cs="Intel Clear"/>
                <w:color w:val="0000FF"/>
                <w:lang w:bidi="ar-SA"/>
              </w:rPr>
              <w:t>NOTE: This signal is not required to follow the standard 4-phase handshake. T</w:t>
            </w:r>
            <w:r w:rsidR="00540327" w:rsidRPr="00D94FF6">
              <w:rPr>
                <w:rFonts w:ascii="Intel Clear" w:hAnsi="Intel Clear" w:cs="Intel Clear"/>
                <w:color w:val="0000FF"/>
                <w:lang w:bidi="ar-SA"/>
              </w:rPr>
              <w:t xml:space="preserve">he PGCB still functions properly if the “ip_pgcb_pg_rdy_req_b” </w:t>
            </w:r>
            <w:r w:rsidR="007551D5" w:rsidRPr="00D94FF6">
              <w:rPr>
                <w:rFonts w:ascii="Intel Clear" w:hAnsi="Intel Clear" w:cs="Intel Clear"/>
                <w:color w:val="0000FF"/>
                <w:lang w:bidi="ar-SA"/>
              </w:rPr>
              <w:t>deasserts</w:t>
            </w:r>
            <w:r w:rsidR="00540327" w:rsidRPr="00D94FF6">
              <w:rPr>
                <w:rFonts w:ascii="Intel Clear" w:hAnsi="Intel Clear" w:cs="Intel Clear"/>
                <w:color w:val="0000FF"/>
                <w:lang w:bidi="ar-SA"/>
              </w:rPr>
              <w:t xml:space="preserve"> after one (PGCB) clock or more of assertion without the “pgcb_ip_pg_rdy_ack_b” having yet asserted. In this case however, the PGCB completes the entire PG Entry flow and only then starts the PG Exit flow. </w:t>
            </w:r>
          </w:p>
          <w:p w14:paraId="492FFBB1" w14:textId="77777777" w:rsidR="00064E78" w:rsidRPr="00D94FF6" w:rsidRDefault="00064E78" w:rsidP="002D6C36">
            <w:pPr>
              <w:rPr>
                <w:rFonts w:ascii="Intel Clear" w:hAnsi="Intel Clear" w:cs="Intel Clear"/>
                <w:color w:val="0000FF"/>
                <w:lang w:bidi="ar-SA"/>
              </w:rPr>
            </w:pPr>
          </w:p>
          <w:p w14:paraId="50D79E0D" w14:textId="77777777" w:rsidR="00E07C63" w:rsidRPr="00D94FF6" w:rsidRDefault="00480D5F" w:rsidP="002D6C36">
            <w:pPr>
              <w:rPr>
                <w:rFonts w:ascii="Intel Clear" w:hAnsi="Intel Clear" w:cs="Intel Clear"/>
                <w:color w:val="0000FF"/>
                <w:lang w:bidi="ar-SA"/>
              </w:rPr>
            </w:pPr>
            <w:r w:rsidRPr="00D94FF6">
              <w:rPr>
                <w:rFonts w:ascii="Intel Clear" w:hAnsi="Intel Clear" w:cs="Intel Clear"/>
                <w:b/>
                <w:color w:val="0000FF"/>
                <w:lang w:bidi="ar-SA"/>
              </w:rPr>
              <w:t>Important:</w:t>
            </w:r>
            <w:r w:rsidRPr="00D94FF6">
              <w:rPr>
                <w:rFonts w:ascii="Intel Clear" w:hAnsi="Intel Clear" w:cs="Intel Clear"/>
                <w:color w:val="0000FF"/>
                <w:lang w:bidi="ar-SA"/>
              </w:rPr>
              <w:t xml:space="preserve"> </w:t>
            </w:r>
            <w:r w:rsidR="0028033E" w:rsidRPr="00D94FF6">
              <w:rPr>
                <w:rFonts w:ascii="Intel Clear" w:hAnsi="Intel Clear" w:cs="Intel Clear"/>
                <w:color w:val="0000FF"/>
                <w:lang w:bidi="ar-SA"/>
              </w:rPr>
              <w:t xml:space="preserve">However, for the case of IP-Acc PG followed by IP-Inacc PG (or Warm Reset Entry), it </w:t>
            </w:r>
            <w:r w:rsidR="0028033E" w:rsidRPr="00D94FF6">
              <w:rPr>
                <w:rFonts w:ascii="Intel Clear" w:hAnsi="Intel Clear" w:cs="Intel Clear"/>
                <w:b/>
                <w:color w:val="0000FF"/>
                <w:lang w:bidi="ar-SA"/>
              </w:rPr>
              <w:t xml:space="preserve">is </w:t>
            </w:r>
            <w:r w:rsidR="00E07C63" w:rsidRPr="00D94FF6">
              <w:rPr>
                <w:rFonts w:ascii="Intel Clear" w:hAnsi="Intel Clear" w:cs="Intel Clear"/>
                <w:b/>
                <w:color w:val="0000FF"/>
                <w:lang w:bidi="ar-SA"/>
              </w:rPr>
              <w:t>*</w:t>
            </w:r>
            <w:r w:rsidR="0028033E" w:rsidRPr="00D94FF6">
              <w:rPr>
                <w:rFonts w:ascii="Intel Clear" w:hAnsi="Intel Clear" w:cs="Intel Clear"/>
                <w:b/>
                <w:color w:val="0000FF"/>
                <w:lang w:bidi="ar-SA"/>
              </w:rPr>
              <w:t>required</w:t>
            </w:r>
            <w:r w:rsidR="00E07C63" w:rsidRPr="00D94FF6">
              <w:rPr>
                <w:rFonts w:ascii="Intel Clear" w:hAnsi="Intel Clear" w:cs="Intel Clear"/>
                <w:color w:val="0000FF"/>
                <w:lang w:bidi="ar-SA"/>
              </w:rPr>
              <w:t>*</w:t>
            </w:r>
            <w:r w:rsidR="0028033E" w:rsidRPr="00D94FF6">
              <w:rPr>
                <w:rFonts w:ascii="Intel Clear" w:hAnsi="Intel Clear" w:cs="Intel Clear"/>
                <w:color w:val="0000FF"/>
                <w:lang w:bidi="ar-SA"/>
              </w:rPr>
              <w:t xml:space="preserve"> </w:t>
            </w:r>
            <w:r w:rsidR="00C90CFD" w:rsidRPr="00D94FF6">
              <w:rPr>
                <w:rFonts w:ascii="Intel Clear" w:hAnsi="Intel Clear" w:cs="Intel Clear"/>
                <w:color w:val="0000FF"/>
                <w:lang w:bidi="ar-SA"/>
              </w:rPr>
              <w:t xml:space="preserve">for IP blocks to not assert this signal </w:t>
            </w:r>
            <w:r w:rsidR="0028033E" w:rsidRPr="00D94FF6">
              <w:rPr>
                <w:rFonts w:ascii="Intel Clear" w:hAnsi="Intel Clear" w:cs="Intel Clear"/>
                <w:color w:val="0000FF"/>
                <w:lang w:bidi="ar-SA"/>
              </w:rPr>
              <w:t xml:space="preserve">again to the PGCB (with valid type corresponding to IP-Inacc PG or Warm Reset) until at least one clock after the PGCB de-asserts the “pgcb_pwrgate_active” signal. </w:t>
            </w:r>
            <w:r w:rsidR="00E07C63" w:rsidRPr="00D94FF6">
              <w:rPr>
                <w:rFonts w:ascii="Intel Clear" w:hAnsi="Intel Clear" w:cs="Intel Clear"/>
                <w:color w:val="0000FF"/>
                <w:lang w:bidi="ar-SA"/>
              </w:rPr>
              <w:t xml:space="preserve">IP blocks that use the CDC component need not do anything specific </w:t>
            </w:r>
            <w:r w:rsidR="00C90CFD" w:rsidRPr="00D94FF6">
              <w:rPr>
                <w:rFonts w:ascii="Intel Clear" w:hAnsi="Intel Clear" w:cs="Intel Clear"/>
                <w:color w:val="0000FF"/>
                <w:lang w:bidi="ar-SA"/>
              </w:rPr>
              <w:t xml:space="preserve">to meet </w:t>
            </w:r>
            <w:r w:rsidR="00E07C63" w:rsidRPr="00D94FF6">
              <w:rPr>
                <w:rFonts w:ascii="Intel Clear" w:hAnsi="Intel Clear" w:cs="Intel Clear"/>
                <w:color w:val="0000FF"/>
                <w:lang w:bidi="ar-SA"/>
              </w:rPr>
              <w:t xml:space="preserve">this </w:t>
            </w:r>
            <w:r w:rsidR="00C90CFD" w:rsidRPr="00D94FF6">
              <w:rPr>
                <w:rFonts w:ascii="Intel Clear" w:hAnsi="Intel Clear" w:cs="Intel Clear"/>
                <w:color w:val="0000FF"/>
                <w:lang w:bidi="ar-SA"/>
              </w:rPr>
              <w:t>requirement si</w:t>
            </w:r>
            <w:r w:rsidR="00E07C63" w:rsidRPr="00D94FF6">
              <w:rPr>
                <w:rFonts w:ascii="Intel Clear" w:hAnsi="Intel Clear" w:cs="Intel Clear"/>
                <w:color w:val="0000FF"/>
                <w:lang w:bidi="ar-SA"/>
              </w:rPr>
              <w:t>n</w:t>
            </w:r>
            <w:r w:rsidR="00C90CFD" w:rsidRPr="00D94FF6">
              <w:rPr>
                <w:rFonts w:ascii="Intel Clear" w:hAnsi="Intel Clear" w:cs="Intel Clear"/>
                <w:color w:val="0000FF"/>
                <w:lang w:bidi="ar-SA"/>
              </w:rPr>
              <w:t>c</w:t>
            </w:r>
            <w:r w:rsidR="00E07C63" w:rsidRPr="00D94FF6">
              <w:rPr>
                <w:rFonts w:ascii="Intel Clear" w:hAnsi="Intel Clear" w:cs="Intel Clear"/>
                <w:color w:val="0000FF"/>
                <w:lang w:bidi="ar-SA"/>
              </w:rPr>
              <w:t xml:space="preserve">e the CDC comprehends this requirement (please refer to CDC Integration doc). </w:t>
            </w:r>
          </w:p>
          <w:p w14:paraId="7AD73003" w14:textId="77777777" w:rsidR="00E07C63" w:rsidRPr="00D94FF6" w:rsidRDefault="00E07C63" w:rsidP="002D6C36">
            <w:pPr>
              <w:rPr>
                <w:rFonts w:ascii="Intel Clear" w:hAnsi="Intel Clear" w:cs="Intel Clear"/>
                <w:color w:val="0000FF"/>
                <w:lang w:bidi="ar-SA"/>
              </w:rPr>
            </w:pPr>
          </w:p>
          <w:p w14:paraId="2C59D462" w14:textId="77777777" w:rsidR="0028033E" w:rsidRPr="00D94FF6" w:rsidRDefault="0028033E" w:rsidP="002D6C36">
            <w:pPr>
              <w:rPr>
                <w:rFonts w:ascii="Intel Clear" w:hAnsi="Intel Clear" w:cs="Intel Clear"/>
                <w:color w:val="0000FF"/>
                <w:lang w:bidi="ar-SA"/>
              </w:rPr>
            </w:pPr>
            <w:r w:rsidRPr="00D94FF6">
              <w:rPr>
                <w:rFonts w:ascii="Intel Clear" w:hAnsi="Intel Clear" w:cs="Intel Clear"/>
                <w:color w:val="0000FF"/>
                <w:lang w:bidi="ar-SA"/>
              </w:rPr>
              <w:t>For IP blocks that do not use the CDC</w:t>
            </w:r>
            <w:r w:rsidR="00E07C63" w:rsidRPr="00D94FF6">
              <w:rPr>
                <w:rFonts w:ascii="Intel Clear" w:hAnsi="Intel Clear" w:cs="Intel Clear"/>
                <w:color w:val="0000FF"/>
                <w:lang w:bidi="ar-SA"/>
              </w:rPr>
              <w:t>, it may be simpler to follow the standard 4-phase handshake between this signal and the “pgcb_ip_pg</w:t>
            </w:r>
            <w:r w:rsidR="00C90CFD" w:rsidRPr="00D94FF6">
              <w:rPr>
                <w:rFonts w:ascii="Intel Clear" w:hAnsi="Intel Clear" w:cs="Intel Clear"/>
                <w:color w:val="0000FF"/>
                <w:lang w:bidi="ar-SA"/>
              </w:rPr>
              <w:t>_</w:t>
            </w:r>
            <w:r w:rsidR="00E07C63" w:rsidRPr="00D94FF6">
              <w:rPr>
                <w:rFonts w:ascii="Intel Clear" w:hAnsi="Intel Clear" w:cs="Intel Clear"/>
                <w:color w:val="0000FF"/>
                <w:lang w:bidi="ar-SA"/>
              </w:rPr>
              <w:t xml:space="preserve">rdy_ack_b” signal. However, the actual requirement is as stated above. </w:t>
            </w:r>
          </w:p>
          <w:p w14:paraId="0D357FA8" w14:textId="77777777" w:rsidR="0028033E" w:rsidRPr="00D94FF6" w:rsidRDefault="0028033E" w:rsidP="002D6C36">
            <w:pPr>
              <w:rPr>
                <w:rFonts w:ascii="Intel Clear" w:hAnsi="Intel Clear" w:cs="Intel Clear"/>
                <w:color w:val="0000FF"/>
                <w:lang w:bidi="ar-SA"/>
              </w:rPr>
            </w:pPr>
          </w:p>
          <w:p w14:paraId="586F1184" w14:textId="77777777" w:rsidR="00064E78" w:rsidRPr="00D94FF6" w:rsidRDefault="00064E78" w:rsidP="002D6C36">
            <w:pPr>
              <w:rPr>
                <w:rFonts w:ascii="Intel Clear" w:hAnsi="Intel Clear" w:cs="Intel Clear"/>
                <w:color w:val="0000FF"/>
                <w:lang w:bidi="ar-SA"/>
              </w:rPr>
            </w:pPr>
            <w:r w:rsidRPr="00D94FF6">
              <w:rPr>
                <w:rFonts w:ascii="Intel Clear" w:hAnsi="Intel Clear" w:cs="Intel Clear"/>
                <w:color w:val="0000FF"/>
                <w:lang w:bidi="ar-SA"/>
              </w:rPr>
              <w:t>Expected Reset Value: 1’b0</w:t>
            </w:r>
          </w:p>
          <w:p w14:paraId="37FFEBB7" w14:textId="77777777" w:rsidR="002B1B52" w:rsidRPr="00D94FF6" w:rsidRDefault="002B1B52" w:rsidP="00311065">
            <w:pPr>
              <w:rPr>
                <w:rFonts w:ascii="Intel Clear" w:hAnsi="Intel Clear" w:cs="Intel Clear"/>
                <w:color w:val="0000FF"/>
                <w:szCs w:val="22"/>
              </w:rPr>
            </w:pPr>
          </w:p>
        </w:tc>
      </w:tr>
      <w:tr w:rsidR="002B1B52" w:rsidRPr="00D94FF6" w14:paraId="765613C8"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B6DDE8"/>
            <w:hideMark/>
          </w:tcPr>
          <w:p w14:paraId="2FFA730F" w14:textId="77777777" w:rsidR="002B1B52" w:rsidRPr="00D94FF6" w:rsidRDefault="0091052E" w:rsidP="002D6C36">
            <w:pPr>
              <w:rPr>
                <w:rFonts w:ascii="Intel Clear" w:hAnsi="Intel Clear" w:cs="Intel Clear"/>
                <w:b/>
                <w:bCs/>
                <w:color w:val="C00000"/>
                <w:szCs w:val="22"/>
              </w:rPr>
            </w:pPr>
            <w:r w:rsidRPr="00D94FF6">
              <w:rPr>
                <w:rFonts w:ascii="Intel Clear" w:hAnsi="Intel Clear" w:cs="Intel Clear"/>
                <w:b/>
                <w:bCs/>
                <w:color w:val="C00000"/>
              </w:rPr>
              <w:lastRenderedPageBreak/>
              <w:t>pgcb_ip_pg_rdy_ack_b</w:t>
            </w:r>
          </w:p>
        </w:tc>
        <w:tc>
          <w:tcPr>
            <w:tcW w:w="1465" w:type="dxa"/>
            <w:tcBorders>
              <w:top w:val="single" w:sz="8" w:space="0" w:color="78C0D4"/>
              <w:left w:val="single" w:sz="8" w:space="0" w:color="78C0D4"/>
              <w:bottom w:val="single" w:sz="8" w:space="0" w:color="78C0D4"/>
              <w:right w:val="single" w:sz="8" w:space="0" w:color="78C0D4"/>
            </w:tcBorders>
            <w:shd w:val="clear" w:color="auto" w:fill="B6DDE8"/>
            <w:hideMark/>
          </w:tcPr>
          <w:p w14:paraId="361CCBE9" w14:textId="77777777" w:rsidR="002B1B52" w:rsidRPr="00D94FF6" w:rsidRDefault="002B1B52" w:rsidP="002D6C36">
            <w:pPr>
              <w:rPr>
                <w:rFonts w:ascii="Intel Clear" w:hAnsi="Intel Clear" w:cs="Intel Clear"/>
                <w:color w:val="C00000"/>
                <w:szCs w:val="22"/>
              </w:rPr>
            </w:pPr>
            <w:r w:rsidRPr="00D94FF6">
              <w:rPr>
                <w:rFonts w:ascii="Intel Clear" w:hAnsi="Intel Clear" w:cs="Intel Clear"/>
                <w:color w:val="C00000"/>
              </w:rPr>
              <w:t>Output</w:t>
            </w:r>
          </w:p>
        </w:tc>
        <w:tc>
          <w:tcPr>
            <w:tcW w:w="5682" w:type="dxa"/>
            <w:tcBorders>
              <w:top w:val="single" w:sz="8" w:space="0" w:color="78C0D4"/>
              <w:left w:val="single" w:sz="8" w:space="0" w:color="78C0D4"/>
              <w:bottom w:val="single" w:sz="8" w:space="0" w:color="78C0D4"/>
              <w:right w:val="single" w:sz="8" w:space="0" w:color="78C0D4"/>
            </w:tcBorders>
            <w:shd w:val="clear" w:color="auto" w:fill="B6DDE8"/>
          </w:tcPr>
          <w:p w14:paraId="09C76BBC" w14:textId="77777777" w:rsidR="002B1B52" w:rsidRPr="00D94FF6" w:rsidRDefault="002B1B52" w:rsidP="002D6C36">
            <w:pPr>
              <w:rPr>
                <w:rFonts w:ascii="Intel Clear" w:hAnsi="Intel Clear" w:cs="Intel Clear"/>
                <w:color w:val="C00000"/>
              </w:rPr>
            </w:pPr>
            <w:r w:rsidRPr="00D94FF6">
              <w:rPr>
                <w:rFonts w:ascii="Intel Clear" w:hAnsi="Intel Clear" w:cs="Intel Clear"/>
                <w:color w:val="C00000"/>
              </w:rPr>
              <w:t xml:space="preserve">Active </w:t>
            </w:r>
            <w:r w:rsidR="008B0F56" w:rsidRPr="00D94FF6">
              <w:rPr>
                <w:rFonts w:ascii="Intel Clear" w:hAnsi="Intel Clear" w:cs="Intel Clear"/>
                <w:color w:val="C00000"/>
              </w:rPr>
              <w:t>low</w:t>
            </w:r>
            <w:r w:rsidRPr="00D94FF6">
              <w:rPr>
                <w:rFonts w:ascii="Intel Clear" w:hAnsi="Intel Clear" w:cs="Intel Clear"/>
                <w:color w:val="C00000"/>
              </w:rPr>
              <w:t xml:space="preserve"> signal from PGCB to </w:t>
            </w:r>
            <w:r w:rsidR="00134A6F" w:rsidRPr="00D94FF6">
              <w:rPr>
                <w:rFonts w:ascii="Intel Clear" w:hAnsi="Intel Clear" w:cs="Intel Clear"/>
                <w:color w:val="C00000"/>
              </w:rPr>
              <w:t xml:space="preserve">the </w:t>
            </w:r>
            <w:r w:rsidRPr="00D94FF6">
              <w:rPr>
                <w:rFonts w:ascii="Intel Clear" w:hAnsi="Intel Clear" w:cs="Intel Clear"/>
                <w:color w:val="C00000"/>
              </w:rPr>
              <w:t xml:space="preserve">IP indicating </w:t>
            </w:r>
            <w:r w:rsidR="00FF756E" w:rsidRPr="00D94FF6">
              <w:rPr>
                <w:rFonts w:ascii="Intel Clear" w:hAnsi="Intel Clear" w:cs="Intel Clear"/>
                <w:color w:val="C00000"/>
              </w:rPr>
              <w:t>positive ack</w:t>
            </w:r>
            <w:r w:rsidRPr="00D94FF6">
              <w:rPr>
                <w:rFonts w:ascii="Intel Clear" w:hAnsi="Intel Clear" w:cs="Intel Clear"/>
                <w:color w:val="C00000"/>
              </w:rPr>
              <w:t>nowledgment of power gating request.</w:t>
            </w:r>
          </w:p>
          <w:p w14:paraId="427CC6B7" w14:textId="77777777" w:rsidR="002B1B52" w:rsidRPr="00D94FF6" w:rsidRDefault="002B1B52" w:rsidP="002D6C36">
            <w:pPr>
              <w:rPr>
                <w:rFonts w:ascii="Intel Clear" w:hAnsi="Intel Clear" w:cs="Intel Clear"/>
                <w:color w:val="C00000"/>
              </w:rPr>
            </w:pPr>
          </w:p>
          <w:p w14:paraId="47E035E5" w14:textId="77777777" w:rsidR="00134A6F" w:rsidRPr="00D94FF6" w:rsidRDefault="00134A6F" w:rsidP="00134A6F">
            <w:pPr>
              <w:rPr>
                <w:rFonts w:ascii="Intel Clear" w:hAnsi="Intel Clear" w:cs="Intel Clear"/>
                <w:color w:val="C00000"/>
                <w:lang w:bidi="ar-SA"/>
              </w:rPr>
            </w:pPr>
            <w:r w:rsidRPr="00D94FF6">
              <w:rPr>
                <w:rFonts w:ascii="Intel Clear" w:hAnsi="Intel Clear" w:cs="Intel Clear"/>
                <w:color w:val="C00000"/>
                <w:lang w:bidi="ar-SA"/>
              </w:rPr>
              <w:t xml:space="preserve">This signal is part of a </w:t>
            </w:r>
            <w:r w:rsidR="0096211A" w:rsidRPr="00D94FF6">
              <w:rPr>
                <w:rFonts w:ascii="Intel Clear" w:hAnsi="Intel Clear" w:cs="Intel Clear"/>
                <w:color w:val="C00000"/>
                <w:lang w:bidi="ar-SA"/>
              </w:rPr>
              <w:t xml:space="preserve">two </w:t>
            </w:r>
            <w:r w:rsidRPr="00D94FF6">
              <w:rPr>
                <w:rFonts w:ascii="Intel Clear" w:hAnsi="Intel Clear" w:cs="Intel Clear"/>
                <w:color w:val="C00000"/>
                <w:lang w:bidi="ar-SA"/>
              </w:rPr>
              <w:t>signal handshake involving:</w:t>
            </w:r>
          </w:p>
          <w:p w14:paraId="7F805CBE" w14:textId="77777777" w:rsidR="00134A6F" w:rsidRPr="00D94FF6" w:rsidRDefault="00134A6F" w:rsidP="008A4F40">
            <w:pPr>
              <w:numPr>
                <w:ilvl w:val="0"/>
                <w:numId w:val="14"/>
              </w:numPr>
              <w:rPr>
                <w:rFonts w:ascii="Intel Clear" w:hAnsi="Intel Clear" w:cs="Intel Clear"/>
                <w:b/>
                <w:bCs/>
                <w:color w:val="C00000"/>
              </w:rPr>
            </w:pPr>
            <w:r w:rsidRPr="00D94FF6">
              <w:rPr>
                <w:rFonts w:ascii="Intel Clear" w:hAnsi="Intel Clear" w:cs="Intel Clear"/>
                <w:b/>
                <w:bCs/>
                <w:color w:val="C00000"/>
              </w:rPr>
              <w:t>ip_pgcb_pg_rdy_req_b</w:t>
            </w:r>
          </w:p>
          <w:p w14:paraId="7A72DAF5" w14:textId="77777777" w:rsidR="00134A6F" w:rsidRPr="00D94FF6" w:rsidRDefault="00134A6F" w:rsidP="008A4F40">
            <w:pPr>
              <w:numPr>
                <w:ilvl w:val="0"/>
                <w:numId w:val="14"/>
              </w:numPr>
              <w:rPr>
                <w:rFonts w:ascii="Intel Clear" w:hAnsi="Intel Clear" w:cs="Intel Clear"/>
                <w:b/>
                <w:bCs/>
                <w:color w:val="C00000"/>
              </w:rPr>
            </w:pPr>
            <w:r w:rsidRPr="00D94FF6">
              <w:rPr>
                <w:rFonts w:ascii="Intel Clear" w:hAnsi="Intel Clear" w:cs="Intel Clear"/>
                <w:b/>
                <w:bCs/>
                <w:color w:val="C00000"/>
              </w:rPr>
              <w:t>pgcb_ip_pg_rdy_ack_b</w:t>
            </w:r>
          </w:p>
          <w:p w14:paraId="2346E59D" w14:textId="77777777" w:rsidR="00064E78" w:rsidRPr="00D94FF6" w:rsidRDefault="00064E78" w:rsidP="00134A6F">
            <w:pPr>
              <w:rPr>
                <w:rFonts w:ascii="Intel Clear" w:hAnsi="Intel Clear" w:cs="Intel Clear"/>
                <w:color w:val="C00000"/>
                <w:lang w:bidi="ar-SA"/>
              </w:rPr>
            </w:pPr>
          </w:p>
          <w:p w14:paraId="71E36E35" w14:textId="77777777" w:rsidR="001E7FC7" w:rsidRPr="00D94FF6" w:rsidRDefault="001E7FC7" w:rsidP="001E7FC7">
            <w:pPr>
              <w:rPr>
                <w:rFonts w:ascii="Intel Clear" w:hAnsi="Intel Clear" w:cs="Intel Clear"/>
                <w:color w:val="C00000"/>
                <w:lang w:bidi="ar-SA"/>
              </w:rPr>
            </w:pPr>
            <w:r w:rsidRPr="00D94FF6">
              <w:rPr>
                <w:rFonts w:ascii="Intel Clear" w:hAnsi="Intel Clear" w:cs="Intel Clear"/>
                <w:color w:val="C00000"/>
                <w:lang w:bidi="ar-SA"/>
              </w:rPr>
              <w:t xml:space="preserve">Note: IP blocks should never gate/qualify any of the following signals with this signal: </w:t>
            </w:r>
          </w:p>
          <w:p w14:paraId="3D07CD9B" w14:textId="77777777" w:rsidR="001E7FC7" w:rsidRPr="00D94FF6" w:rsidRDefault="001E7FC7" w:rsidP="008A4F40">
            <w:pPr>
              <w:numPr>
                <w:ilvl w:val="0"/>
                <w:numId w:val="14"/>
              </w:numPr>
              <w:rPr>
                <w:rFonts w:ascii="Intel Clear" w:hAnsi="Intel Clear" w:cs="Intel Clear"/>
                <w:color w:val="C00000"/>
                <w:lang w:bidi="ar-SA"/>
              </w:rPr>
            </w:pPr>
            <w:r w:rsidRPr="00D94FF6">
              <w:rPr>
                <w:rFonts w:ascii="Intel Clear" w:hAnsi="Intel Clear" w:cs="Intel Clear"/>
                <w:color w:val="C00000"/>
              </w:rPr>
              <w:t>pgcb_sleep</w:t>
            </w:r>
          </w:p>
          <w:p w14:paraId="6F6791F1" w14:textId="77777777" w:rsidR="001E7FC7" w:rsidRPr="00D94FF6" w:rsidRDefault="001E7FC7" w:rsidP="008A4F40">
            <w:pPr>
              <w:numPr>
                <w:ilvl w:val="0"/>
                <w:numId w:val="14"/>
              </w:numPr>
              <w:rPr>
                <w:rFonts w:ascii="Intel Clear" w:hAnsi="Intel Clear" w:cs="Intel Clear"/>
                <w:color w:val="C00000"/>
                <w:lang w:bidi="ar-SA"/>
              </w:rPr>
            </w:pPr>
            <w:r w:rsidRPr="00D94FF6">
              <w:rPr>
                <w:rFonts w:ascii="Intel Clear" w:hAnsi="Intel Clear" w:cs="Intel Clear"/>
                <w:color w:val="C00000"/>
              </w:rPr>
              <w:t>pgcb_isol_en_b</w:t>
            </w:r>
          </w:p>
          <w:p w14:paraId="7356B432" w14:textId="77777777" w:rsidR="001E7FC7" w:rsidRPr="00D94FF6" w:rsidRDefault="001E7FC7" w:rsidP="008A4F40">
            <w:pPr>
              <w:numPr>
                <w:ilvl w:val="0"/>
                <w:numId w:val="14"/>
              </w:numPr>
              <w:rPr>
                <w:rFonts w:ascii="Intel Clear" w:hAnsi="Intel Clear" w:cs="Intel Clear"/>
                <w:color w:val="C00000"/>
                <w:lang w:bidi="ar-SA"/>
              </w:rPr>
            </w:pPr>
            <w:r w:rsidRPr="00D94FF6">
              <w:rPr>
                <w:rFonts w:ascii="Intel Clear" w:hAnsi="Intel Clear" w:cs="Intel Clear"/>
                <w:color w:val="C00000"/>
              </w:rPr>
              <w:t>pgcb_force_rst_b</w:t>
            </w:r>
          </w:p>
          <w:p w14:paraId="604BE6DC" w14:textId="77777777" w:rsidR="001E7FC7" w:rsidRPr="00D94FF6" w:rsidRDefault="001E7FC7" w:rsidP="00134A6F">
            <w:pPr>
              <w:rPr>
                <w:rFonts w:ascii="Intel Clear" w:hAnsi="Intel Clear" w:cs="Intel Clear"/>
                <w:color w:val="C00000"/>
                <w:lang w:bidi="ar-SA"/>
              </w:rPr>
            </w:pPr>
          </w:p>
          <w:p w14:paraId="5AE47A22" w14:textId="77777777" w:rsidR="008241BD" w:rsidRPr="00D94FF6" w:rsidRDefault="00AA4688" w:rsidP="00134A6F">
            <w:pPr>
              <w:rPr>
                <w:rFonts w:ascii="Intel Clear" w:hAnsi="Intel Clear" w:cs="Intel Clear"/>
                <w:color w:val="C00000"/>
                <w:lang w:bidi="ar-SA"/>
              </w:rPr>
            </w:pPr>
            <w:r w:rsidRPr="00D94FF6">
              <w:rPr>
                <w:rFonts w:ascii="Intel Clear" w:hAnsi="Intel Clear" w:cs="Intel Clear"/>
                <w:color w:val="C00000"/>
                <w:lang w:bidi="ar-SA"/>
              </w:rPr>
              <w:t>The above requirement is related to the fact that the signals listed above are intended to be used through overrides in DFx modes (such as HVM) and no functional signal should interfere with the</w:t>
            </w:r>
            <w:r w:rsidR="008241BD" w:rsidRPr="00D94FF6">
              <w:rPr>
                <w:rFonts w:ascii="Intel Clear" w:hAnsi="Intel Clear" w:cs="Intel Clear"/>
                <w:color w:val="C00000"/>
                <w:lang w:bidi="ar-SA"/>
              </w:rPr>
              <w:t xml:space="preserve"> function of these </w:t>
            </w:r>
            <w:r w:rsidRPr="00D94FF6">
              <w:rPr>
                <w:rFonts w:ascii="Intel Clear" w:hAnsi="Intel Clear" w:cs="Intel Clear"/>
                <w:color w:val="C00000"/>
                <w:lang w:bidi="ar-SA"/>
              </w:rPr>
              <w:t>signals.</w:t>
            </w:r>
          </w:p>
          <w:p w14:paraId="0A2E5FFE" w14:textId="77777777" w:rsidR="0003627D" w:rsidRPr="00D94FF6" w:rsidRDefault="00AA4688" w:rsidP="00134A6F">
            <w:pPr>
              <w:rPr>
                <w:rFonts w:ascii="Intel Clear" w:hAnsi="Intel Clear" w:cs="Intel Clear"/>
                <w:color w:val="C00000"/>
                <w:lang w:bidi="ar-SA"/>
              </w:rPr>
            </w:pPr>
            <w:r w:rsidRPr="00D94FF6">
              <w:rPr>
                <w:rFonts w:ascii="Intel Clear" w:hAnsi="Intel Clear" w:cs="Intel Clear"/>
                <w:color w:val="C00000"/>
                <w:lang w:bidi="ar-SA"/>
              </w:rPr>
              <w:t xml:space="preserve"> </w:t>
            </w:r>
          </w:p>
          <w:p w14:paraId="30254D7E" w14:textId="77777777" w:rsidR="00064E78" w:rsidRPr="00D94FF6" w:rsidRDefault="00064E78" w:rsidP="00134A6F">
            <w:pPr>
              <w:rPr>
                <w:rFonts w:ascii="Intel Clear" w:hAnsi="Intel Clear" w:cs="Intel Clear"/>
                <w:color w:val="C00000"/>
                <w:lang w:bidi="ar-SA"/>
              </w:rPr>
            </w:pPr>
            <w:r w:rsidRPr="00D94FF6">
              <w:rPr>
                <w:rFonts w:ascii="Intel Clear" w:hAnsi="Intel Clear" w:cs="Intel Clear"/>
                <w:color w:val="C00000"/>
                <w:lang w:bidi="ar-SA"/>
              </w:rPr>
              <w:t>Reset Value: 1’b0</w:t>
            </w:r>
          </w:p>
          <w:p w14:paraId="221AB9C9" w14:textId="77777777" w:rsidR="002B1B52" w:rsidRPr="00D94FF6" w:rsidRDefault="002B1B52" w:rsidP="006C4019">
            <w:pPr>
              <w:rPr>
                <w:rFonts w:ascii="Intel Clear" w:hAnsi="Intel Clear" w:cs="Intel Clear"/>
                <w:color w:val="C00000"/>
                <w:szCs w:val="22"/>
              </w:rPr>
            </w:pPr>
          </w:p>
        </w:tc>
      </w:tr>
      <w:tr w:rsidR="008B5D53" w:rsidRPr="00D94FF6" w14:paraId="63034350" w14:textId="77777777" w:rsidTr="008241BD">
        <w:tc>
          <w:tcPr>
            <w:tcW w:w="2789" w:type="dxa"/>
            <w:tcBorders>
              <w:top w:val="single" w:sz="8" w:space="0" w:color="78C0D4"/>
              <w:left w:val="single" w:sz="8" w:space="0" w:color="78C0D4"/>
              <w:bottom w:val="single" w:sz="8" w:space="0" w:color="78C0D4"/>
              <w:right w:val="single" w:sz="8" w:space="0" w:color="78C0D4"/>
            </w:tcBorders>
            <w:shd w:val="clear" w:color="auto" w:fill="B6DDE8"/>
          </w:tcPr>
          <w:p w14:paraId="5F41CF99" w14:textId="77777777" w:rsidR="008B5D53" w:rsidRPr="00D94FF6" w:rsidRDefault="008B5D53" w:rsidP="00055FFC">
            <w:pPr>
              <w:rPr>
                <w:rFonts w:ascii="Intel Clear" w:hAnsi="Intel Clear" w:cs="Intel Clear"/>
                <w:b/>
                <w:bCs/>
                <w:color w:val="C00000"/>
              </w:rPr>
            </w:pPr>
            <w:r w:rsidRPr="00D94FF6">
              <w:rPr>
                <w:rFonts w:ascii="Intel Clear" w:hAnsi="Intel Clear" w:cs="Intel Clear"/>
                <w:b/>
                <w:bCs/>
                <w:color w:val="C00000"/>
              </w:rPr>
              <w:t>pgcb_</w:t>
            </w:r>
            <w:r w:rsidR="00055FFC" w:rsidRPr="00D94FF6">
              <w:rPr>
                <w:rFonts w:ascii="Intel Clear" w:hAnsi="Intel Clear" w:cs="Intel Clear"/>
                <w:b/>
                <w:bCs/>
                <w:color w:val="C00000"/>
              </w:rPr>
              <w:t>pok</w:t>
            </w:r>
          </w:p>
        </w:tc>
        <w:tc>
          <w:tcPr>
            <w:tcW w:w="1465" w:type="dxa"/>
            <w:tcBorders>
              <w:top w:val="single" w:sz="8" w:space="0" w:color="78C0D4"/>
              <w:left w:val="single" w:sz="8" w:space="0" w:color="78C0D4"/>
              <w:bottom w:val="single" w:sz="8" w:space="0" w:color="78C0D4"/>
              <w:right w:val="single" w:sz="8" w:space="0" w:color="78C0D4"/>
            </w:tcBorders>
            <w:shd w:val="clear" w:color="auto" w:fill="B6DDE8"/>
          </w:tcPr>
          <w:p w14:paraId="7AC608CE" w14:textId="77777777" w:rsidR="008B5D53" w:rsidRPr="00D94FF6" w:rsidRDefault="008B5D53" w:rsidP="002D6C36">
            <w:pPr>
              <w:rPr>
                <w:rFonts w:ascii="Intel Clear" w:hAnsi="Intel Clear" w:cs="Intel Clear"/>
                <w:color w:val="C00000"/>
              </w:rPr>
            </w:pPr>
            <w:r w:rsidRPr="00D94FF6">
              <w:rPr>
                <w:rFonts w:ascii="Intel Clear" w:hAnsi="Intel Clear" w:cs="Intel Clear"/>
                <w:color w:val="C00000"/>
              </w:rPr>
              <w:t>Output</w:t>
            </w:r>
          </w:p>
        </w:tc>
        <w:tc>
          <w:tcPr>
            <w:tcW w:w="5682" w:type="dxa"/>
            <w:tcBorders>
              <w:top w:val="single" w:sz="8" w:space="0" w:color="78C0D4"/>
              <w:left w:val="single" w:sz="8" w:space="0" w:color="78C0D4"/>
              <w:bottom w:val="single" w:sz="8" w:space="0" w:color="78C0D4"/>
              <w:right w:val="single" w:sz="8" w:space="0" w:color="78C0D4"/>
            </w:tcBorders>
            <w:shd w:val="clear" w:color="auto" w:fill="B6DDE8"/>
          </w:tcPr>
          <w:p w14:paraId="1A4CBA14" w14:textId="77777777" w:rsidR="008B5D53" w:rsidRPr="00D94FF6" w:rsidRDefault="008B5D53" w:rsidP="008B5D53">
            <w:pPr>
              <w:rPr>
                <w:rFonts w:ascii="Intel Clear" w:hAnsi="Intel Clear" w:cs="Intel Clear"/>
                <w:color w:val="C00000"/>
              </w:rPr>
            </w:pPr>
            <w:r w:rsidRPr="00D94FF6">
              <w:rPr>
                <w:rFonts w:ascii="Intel Clear" w:hAnsi="Intel Clear" w:cs="Intel Clear"/>
                <w:color w:val="C00000"/>
              </w:rPr>
              <w:t xml:space="preserve">Active </w:t>
            </w:r>
            <w:r w:rsidR="00055FFC" w:rsidRPr="00D94FF6">
              <w:rPr>
                <w:rFonts w:ascii="Intel Clear" w:hAnsi="Intel Clear" w:cs="Intel Clear"/>
                <w:color w:val="C00000"/>
              </w:rPr>
              <w:t>high</w:t>
            </w:r>
            <w:r w:rsidRPr="00D94FF6">
              <w:rPr>
                <w:rFonts w:ascii="Intel Clear" w:hAnsi="Intel Clear" w:cs="Intel Clear"/>
                <w:color w:val="C00000"/>
              </w:rPr>
              <w:t xml:space="preserve">, level signal from the PGCB </w:t>
            </w:r>
            <w:r w:rsidR="00055FFC" w:rsidRPr="00D94FF6">
              <w:rPr>
                <w:rFonts w:ascii="Intel Clear" w:hAnsi="Intel Clear" w:cs="Intel Clear"/>
                <w:color w:val="C00000"/>
              </w:rPr>
              <w:t xml:space="preserve">which should be used to drive the IP block’s side_pok and prim_pok signals to the fabric interfaces. </w:t>
            </w:r>
            <w:r w:rsidR="001F27E4" w:rsidRPr="00D94FF6">
              <w:rPr>
                <w:rFonts w:ascii="Intel Clear" w:hAnsi="Intel Clear" w:cs="Intel Clear"/>
                <w:color w:val="C00000"/>
              </w:rPr>
              <w:t xml:space="preserve"> </w:t>
            </w:r>
          </w:p>
          <w:p w14:paraId="0C8B52D5" w14:textId="77777777" w:rsidR="008B5D53" w:rsidRPr="00D94FF6" w:rsidRDefault="008B5D53" w:rsidP="008B5D53">
            <w:pPr>
              <w:rPr>
                <w:rFonts w:ascii="Intel Clear" w:hAnsi="Intel Clear" w:cs="Intel Clear"/>
                <w:color w:val="C00000"/>
              </w:rPr>
            </w:pPr>
          </w:p>
          <w:p w14:paraId="57F56662" w14:textId="77777777" w:rsidR="001F27E4" w:rsidRPr="00D94FF6" w:rsidRDefault="00055FFC" w:rsidP="008B5D53">
            <w:pPr>
              <w:rPr>
                <w:rFonts w:ascii="Intel Clear" w:hAnsi="Intel Clear" w:cs="Intel Clear"/>
                <w:color w:val="C00000"/>
              </w:rPr>
            </w:pPr>
            <w:r w:rsidRPr="00D94FF6">
              <w:rPr>
                <w:rFonts w:ascii="Intel Clear" w:hAnsi="Intel Clear" w:cs="Intel Clear"/>
                <w:color w:val="C00000"/>
              </w:rPr>
              <w:t xml:space="preserve">The IP is required to synchronize this to the respective clock domain of the fabric/router before driving the appropriate *_pok signal. </w:t>
            </w:r>
          </w:p>
          <w:p w14:paraId="7C658F7F" w14:textId="77777777" w:rsidR="001F27E4" w:rsidRPr="00D94FF6" w:rsidRDefault="001F27E4" w:rsidP="008B5D53">
            <w:pPr>
              <w:rPr>
                <w:rFonts w:ascii="Intel Clear" w:hAnsi="Intel Clear" w:cs="Intel Clear"/>
                <w:color w:val="C00000"/>
              </w:rPr>
            </w:pPr>
          </w:p>
          <w:p w14:paraId="5F3EE96E" w14:textId="77777777" w:rsidR="008B5D53" w:rsidRPr="00D94FF6" w:rsidRDefault="008B5D53" w:rsidP="008B5D53">
            <w:pPr>
              <w:rPr>
                <w:rFonts w:ascii="Intel Clear" w:hAnsi="Intel Clear" w:cs="Intel Clear"/>
                <w:color w:val="C00000"/>
              </w:rPr>
            </w:pPr>
            <w:r w:rsidRPr="00D94FF6">
              <w:rPr>
                <w:rFonts w:ascii="Intel Clear" w:hAnsi="Intel Clear" w:cs="Intel Clear"/>
                <w:color w:val="C00000"/>
              </w:rPr>
              <w:t>Reset Value: 1’b0</w:t>
            </w:r>
          </w:p>
          <w:p w14:paraId="0B8E0931" w14:textId="77777777" w:rsidR="008B5D53" w:rsidRPr="00D94FF6" w:rsidRDefault="008B5D53" w:rsidP="003C4F14">
            <w:pPr>
              <w:rPr>
                <w:rFonts w:ascii="Intel Clear" w:hAnsi="Intel Clear" w:cs="Intel Clear"/>
                <w:color w:val="C00000"/>
              </w:rPr>
            </w:pPr>
          </w:p>
        </w:tc>
      </w:tr>
      <w:tr w:rsidR="00055FFC" w:rsidRPr="00D94FF6" w14:paraId="2E28782B" w14:textId="77777777" w:rsidTr="008241BD">
        <w:tc>
          <w:tcPr>
            <w:tcW w:w="2789" w:type="dxa"/>
            <w:tcBorders>
              <w:top w:val="single" w:sz="8" w:space="0" w:color="78C0D4"/>
              <w:left w:val="single" w:sz="8" w:space="0" w:color="78C0D4"/>
              <w:bottom w:val="single" w:sz="8" w:space="0" w:color="78C0D4"/>
              <w:right w:val="single" w:sz="8" w:space="0" w:color="78C0D4"/>
            </w:tcBorders>
            <w:shd w:val="clear" w:color="auto" w:fill="B6DDE8"/>
          </w:tcPr>
          <w:p w14:paraId="0F3A3BD7" w14:textId="77777777" w:rsidR="00055FFC" w:rsidRPr="00D94FF6" w:rsidRDefault="00055FFC" w:rsidP="00055FFC">
            <w:pPr>
              <w:rPr>
                <w:rFonts w:ascii="Intel Clear" w:hAnsi="Intel Clear" w:cs="Intel Clear"/>
                <w:b/>
                <w:bCs/>
                <w:color w:val="C00000"/>
              </w:rPr>
            </w:pPr>
            <w:r w:rsidRPr="00D94FF6">
              <w:rPr>
                <w:rFonts w:ascii="Intel Clear" w:hAnsi="Intel Clear" w:cs="Intel Clear"/>
                <w:b/>
                <w:bCs/>
                <w:color w:val="C00000"/>
              </w:rPr>
              <w:t>pgcb_restore</w:t>
            </w:r>
          </w:p>
        </w:tc>
        <w:tc>
          <w:tcPr>
            <w:tcW w:w="1465" w:type="dxa"/>
            <w:tcBorders>
              <w:top w:val="single" w:sz="8" w:space="0" w:color="78C0D4"/>
              <w:left w:val="single" w:sz="8" w:space="0" w:color="78C0D4"/>
              <w:bottom w:val="single" w:sz="8" w:space="0" w:color="78C0D4"/>
              <w:right w:val="single" w:sz="8" w:space="0" w:color="78C0D4"/>
            </w:tcBorders>
            <w:shd w:val="clear" w:color="auto" w:fill="B6DDE8"/>
          </w:tcPr>
          <w:p w14:paraId="48167089" w14:textId="77777777" w:rsidR="00055FFC" w:rsidRPr="00D94FF6" w:rsidRDefault="00055FFC" w:rsidP="002D6C36">
            <w:pPr>
              <w:rPr>
                <w:rFonts w:ascii="Intel Clear" w:hAnsi="Intel Clear" w:cs="Intel Clear"/>
                <w:color w:val="C00000"/>
              </w:rPr>
            </w:pPr>
            <w:r w:rsidRPr="00D94FF6">
              <w:rPr>
                <w:rFonts w:ascii="Intel Clear" w:hAnsi="Intel Clear" w:cs="Intel Clear"/>
                <w:color w:val="C00000"/>
              </w:rPr>
              <w:t>Output</w:t>
            </w:r>
          </w:p>
        </w:tc>
        <w:tc>
          <w:tcPr>
            <w:tcW w:w="5682" w:type="dxa"/>
            <w:tcBorders>
              <w:top w:val="single" w:sz="8" w:space="0" w:color="78C0D4"/>
              <w:left w:val="single" w:sz="8" w:space="0" w:color="78C0D4"/>
              <w:bottom w:val="single" w:sz="8" w:space="0" w:color="78C0D4"/>
              <w:right w:val="single" w:sz="8" w:space="0" w:color="78C0D4"/>
            </w:tcBorders>
            <w:shd w:val="clear" w:color="auto" w:fill="B6DDE8"/>
          </w:tcPr>
          <w:p w14:paraId="1FE811E9" w14:textId="77777777" w:rsidR="00013CCD" w:rsidRPr="00D94FF6" w:rsidRDefault="00055FFC" w:rsidP="000138EA">
            <w:pPr>
              <w:rPr>
                <w:rFonts w:ascii="Intel Clear" w:hAnsi="Intel Clear" w:cs="Intel Clear"/>
                <w:color w:val="C00000"/>
              </w:rPr>
            </w:pPr>
            <w:r w:rsidRPr="00D94FF6">
              <w:rPr>
                <w:rFonts w:ascii="Intel Clear" w:hAnsi="Intel Clear" w:cs="Intel Clear"/>
                <w:color w:val="C00000"/>
              </w:rPr>
              <w:t xml:space="preserve">Active high, level signal from the PGCB indicating to the IP that it is in the restore phase of the PG Exit flow.  </w:t>
            </w:r>
          </w:p>
          <w:p w14:paraId="2503DED4" w14:textId="77777777" w:rsidR="00013CCD" w:rsidRPr="00D94FF6" w:rsidRDefault="00013CCD" w:rsidP="000138EA">
            <w:pPr>
              <w:rPr>
                <w:rFonts w:ascii="Intel Clear" w:hAnsi="Intel Clear" w:cs="Intel Clear"/>
                <w:color w:val="C00000"/>
              </w:rPr>
            </w:pPr>
          </w:p>
          <w:p w14:paraId="208833EC" w14:textId="77777777" w:rsidR="00013CCD" w:rsidRPr="00D94FF6" w:rsidRDefault="00013CCD" w:rsidP="000138EA">
            <w:pPr>
              <w:rPr>
                <w:rFonts w:ascii="Intel Clear" w:hAnsi="Intel Clear" w:cs="Intel Clear"/>
                <w:color w:val="C00000"/>
              </w:rPr>
            </w:pPr>
            <w:r w:rsidRPr="00D94FF6">
              <w:rPr>
                <w:rFonts w:ascii="Intel Clear" w:hAnsi="Intel Clear" w:cs="Intel Clear"/>
                <w:color w:val="C00000"/>
              </w:rPr>
              <w:t xml:space="preserve">As per the Chassis PG spec, when this signal asserts the following must happen (so that PMC or some other platform agent may be able to fully restore the state of the IP block): </w:t>
            </w:r>
          </w:p>
          <w:p w14:paraId="243CB476" w14:textId="77777777" w:rsidR="00013CCD" w:rsidRPr="00D94FF6" w:rsidRDefault="00013CCD" w:rsidP="008A4F40">
            <w:pPr>
              <w:pStyle w:val="ListParagraph"/>
              <w:numPr>
                <w:ilvl w:val="0"/>
                <w:numId w:val="29"/>
              </w:numPr>
              <w:rPr>
                <w:rFonts w:ascii="Intel Clear" w:hAnsi="Intel Clear" w:cs="Intel Clear"/>
                <w:color w:val="C00000"/>
              </w:rPr>
            </w:pPr>
            <w:r w:rsidRPr="00D94FF6">
              <w:rPr>
                <w:rFonts w:ascii="Intel Clear" w:hAnsi="Intel Clear" w:cs="Intel Clear"/>
                <w:color w:val="C00000"/>
              </w:rPr>
              <w:t>IOSF ISMs must be unlocked</w:t>
            </w:r>
          </w:p>
          <w:p w14:paraId="47E3D088" w14:textId="77777777" w:rsidR="00F76F65" w:rsidRPr="00D94FF6" w:rsidRDefault="00013CCD" w:rsidP="008A4F40">
            <w:pPr>
              <w:pStyle w:val="ListParagraph"/>
              <w:numPr>
                <w:ilvl w:val="0"/>
                <w:numId w:val="29"/>
              </w:numPr>
              <w:rPr>
                <w:rFonts w:ascii="Intel Clear" w:hAnsi="Intel Clear" w:cs="Intel Clear"/>
                <w:color w:val="C00000"/>
              </w:rPr>
            </w:pPr>
            <w:r w:rsidRPr="00D94FF6">
              <w:rPr>
                <w:rFonts w:ascii="Intel Clear" w:hAnsi="Intel Clear" w:cs="Intel Clear"/>
                <w:color w:val="C00000"/>
              </w:rPr>
              <w:t>All clocks are allowed to be ungated</w:t>
            </w:r>
          </w:p>
          <w:p w14:paraId="09C3DE0E" w14:textId="77777777" w:rsidR="00055FFC" w:rsidRPr="00D94FF6" w:rsidRDefault="00F76F65" w:rsidP="008A4F40">
            <w:pPr>
              <w:pStyle w:val="ListParagraph"/>
              <w:numPr>
                <w:ilvl w:val="0"/>
                <w:numId w:val="29"/>
              </w:numPr>
              <w:rPr>
                <w:rFonts w:ascii="Intel Clear" w:hAnsi="Intel Clear" w:cs="Intel Clear"/>
                <w:color w:val="C00000"/>
              </w:rPr>
            </w:pPr>
            <w:r w:rsidRPr="00D94FF6">
              <w:rPr>
                <w:rFonts w:ascii="Intel Clear" w:hAnsi="Intel Clear" w:cs="Intel Clear"/>
                <w:color w:val="C00000"/>
              </w:rPr>
              <w:t xml:space="preserve">All other boundaries of the IP block need to remain locked. </w:t>
            </w:r>
            <w:r w:rsidR="00013CCD" w:rsidRPr="00D94FF6">
              <w:rPr>
                <w:rFonts w:ascii="Intel Clear" w:hAnsi="Intel Clear" w:cs="Intel Clear"/>
                <w:color w:val="C00000"/>
              </w:rPr>
              <w:t xml:space="preserve"> </w:t>
            </w:r>
          </w:p>
          <w:p w14:paraId="3A2A8119" w14:textId="77777777" w:rsidR="00055FFC" w:rsidRPr="00D94FF6" w:rsidRDefault="00055FFC" w:rsidP="000138EA">
            <w:pPr>
              <w:rPr>
                <w:rFonts w:ascii="Intel Clear" w:hAnsi="Intel Clear" w:cs="Intel Clear"/>
                <w:color w:val="C00000"/>
              </w:rPr>
            </w:pPr>
          </w:p>
          <w:p w14:paraId="0BA776E6" w14:textId="77777777" w:rsidR="00055FFC" w:rsidRPr="00D94FF6" w:rsidRDefault="00D66D83" w:rsidP="000138EA">
            <w:pPr>
              <w:rPr>
                <w:rFonts w:ascii="Intel Clear" w:hAnsi="Intel Clear" w:cs="Intel Clear"/>
                <w:color w:val="C00000"/>
              </w:rPr>
            </w:pPr>
            <w:r w:rsidRPr="00D94FF6">
              <w:rPr>
                <w:rFonts w:ascii="Intel Clear" w:hAnsi="Intel Clear" w:cs="Intel Clear"/>
                <w:color w:val="C00000"/>
              </w:rPr>
              <w:t xml:space="preserve">The boundary lock is required to be kept asserted till either “pgcb_restore” de-asserts or “pgcb_ip_pgrdy_ack_b” de-asserts. </w:t>
            </w:r>
            <w:r w:rsidR="00055FFC" w:rsidRPr="00D94FF6">
              <w:rPr>
                <w:rFonts w:ascii="Intel Clear" w:hAnsi="Intel Clear" w:cs="Intel Clear"/>
                <w:color w:val="C00000"/>
              </w:rPr>
              <w:t xml:space="preserve">Refer to the </w:t>
            </w:r>
            <w:r w:rsidRPr="00D94FF6">
              <w:rPr>
                <w:rFonts w:ascii="Intel Clear" w:hAnsi="Intel Clear" w:cs="Intel Clear"/>
                <w:color w:val="C00000"/>
              </w:rPr>
              <w:t xml:space="preserve">CDC Integration Guide for details of boundary lock function. </w:t>
            </w:r>
          </w:p>
          <w:p w14:paraId="32890EBA" w14:textId="77777777" w:rsidR="00055FFC" w:rsidRPr="00D94FF6" w:rsidRDefault="00055FFC" w:rsidP="000138EA">
            <w:pPr>
              <w:rPr>
                <w:rFonts w:ascii="Intel Clear" w:hAnsi="Intel Clear" w:cs="Intel Clear"/>
                <w:color w:val="C00000"/>
              </w:rPr>
            </w:pPr>
          </w:p>
          <w:p w14:paraId="4F06BFC0" w14:textId="77777777" w:rsidR="00055FFC" w:rsidRPr="00D94FF6" w:rsidRDefault="00055FFC" w:rsidP="000138EA">
            <w:pPr>
              <w:rPr>
                <w:rFonts w:ascii="Intel Clear" w:hAnsi="Intel Clear" w:cs="Intel Clear"/>
                <w:color w:val="C00000"/>
              </w:rPr>
            </w:pPr>
            <w:r w:rsidRPr="00D94FF6">
              <w:rPr>
                <w:rFonts w:ascii="Intel Clear" w:hAnsi="Intel Clear" w:cs="Intel Clear"/>
                <w:color w:val="C00000"/>
              </w:rPr>
              <w:t>Reset Value: 1’b0</w:t>
            </w:r>
          </w:p>
          <w:p w14:paraId="50F6FBD8" w14:textId="77777777" w:rsidR="00055FFC" w:rsidRPr="00D94FF6" w:rsidRDefault="00055FFC" w:rsidP="008B5D53">
            <w:pPr>
              <w:rPr>
                <w:rFonts w:ascii="Intel Clear" w:hAnsi="Intel Clear" w:cs="Intel Clear"/>
                <w:color w:val="C00000"/>
              </w:rPr>
            </w:pPr>
          </w:p>
        </w:tc>
      </w:tr>
      <w:tr w:rsidR="00055FFC" w:rsidRPr="00D94FF6" w14:paraId="0469A821" w14:textId="77777777" w:rsidTr="008241BD">
        <w:tc>
          <w:tcPr>
            <w:tcW w:w="2789" w:type="dxa"/>
            <w:tcBorders>
              <w:top w:val="single" w:sz="8" w:space="0" w:color="78C0D4"/>
              <w:left w:val="single" w:sz="8" w:space="0" w:color="78C0D4"/>
              <w:bottom w:val="single" w:sz="8" w:space="0" w:color="78C0D4"/>
              <w:right w:val="single" w:sz="8" w:space="0" w:color="78C0D4"/>
            </w:tcBorders>
            <w:shd w:val="clear" w:color="auto" w:fill="B6DDE8"/>
          </w:tcPr>
          <w:p w14:paraId="6196D645" w14:textId="77777777" w:rsidR="00055FFC" w:rsidRPr="00D94FF6" w:rsidRDefault="00055FFC" w:rsidP="002D6C36">
            <w:pPr>
              <w:rPr>
                <w:rFonts w:ascii="Intel Clear" w:hAnsi="Intel Clear" w:cs="Intel Clear"/>
                <w:b/>
                <w:bCs/>
                <w:color w:val="C00000"/>
              </w:rPr>
            </w:pPr>
            <w:r w:rsidRPr="00D94FF6">
              <w:rPr>
                <w:rFonts w:ascii="Intel Clear" w:hAnsi="Intel Clear" w:cs="Intel Clear"/>
                <w:b/>
                <w:bCs/>
                <w:color w:val="C00000"/>
              </w:rPr>
              <w:lastRenderedPageBreak/>
              <w:t>pgcb_restore_force_</w:t>
            </w:r>
            <w:r w:rsidR="00A3400F" w:rsidRPr="00D94FF6">
              <w:rPr>
                <w:rFonts w:ascii="Intel Clear" w:hAnsi="Intel Clear" w:cs="Intel Clear"/>
                <w:b/>
                <w:bCs/>
                <w:color w:val="C00000"/>
              </w:rPr>
              <w:t>reg</w:t>
            </w:r>
            <w:r w:rsidRPr="00D94FF6">
              <w:rPr>
                <w:rFonts w:ascii="Intel Clear" w:hAnsi="Intel Clear" w:cs="Intel Clear"/>
                <w:b/>
                <w:bCs/>
                <w:color w:val="C00000"/>
              </w:rPr>
              <w:t>_rw</w:t>
            </w:r>
          </w:p>
        </w:tc>
        <w:tc>
          <w:tcPr>
            <w:tcW w:w="1465" w:type="dxa"/>
            <w:tcBorders>
              <w:top w:val="single" w:sz="8" w:space="0" w:color="78C0D4"/>
              <w:left w:val="single" w:sz="8" w:space="0" w:color="78C0D4"/>
              <w:bottom w:val="single" w:sz="8" w:space="0" w:color="78C0D4"/>
              <w:right w:val="single" w:sz="8" w:space="0" w:color="78C0D4"/>
            </w:tcBorders>
            <w:shd w:val="clear" w:color="auto" w:fill="B6DDE8"/>
          </w:tcPr>
          <w:p w14:paraId="72A70E4C" w14:textId="77777777" w:rsidR="00055FFC" w:rsidRPr="00D94FF6" w:rsidRDefault="00055FFC" w:rsidP="002D6C36">
            <w:pPr>
              <w:rPr>
                <w:rFonts w:ascii="Intel Clear" w:hAnsi="Intel Clear" w:cs="Intel Clear"/>
                <w:color w:val="C00000"/>
              </w:rPr>
            </w:pPr>
            <w:r w:rsidRPr="00D94FF6">
              <w:rPr>
                <w:rFonts w:ascii="Intel Clear" w:hAnsi="Intel Clear" w:cs="Intel Clear"/>
                <w:color w:val="C00000"/>
              </w:rPr>
              <w:t>Output</w:t>
            </w:r>
          </w:p>
        </w:tc>
        <w:tc>
          <w:tcPr>
            <w:tcW w:w="5682" w:type="dxa"/>
            <w:tcBorders>
              <w:top w:val="single" w:sz="8" w:space="0" w:color="78C0D4"/>
              <w:left w:val="single" w:sz="8" w:space="0" w:color="78C0D4"/>
              <w:bottom w:val="single" w:sz="8" w:space="0" w:color="78C0D4"/>
              <w:right w:val="single" w:sz="8" w:space="0" w:color="78C0D4"/>
            </w:tcBorders>
            <w:shd w:val="clear" w:color="auto" w:fill="B6DDE8"/>
          </w:tcPr>
          <w:p w14:paraId="0DDC75C5" w14:textId="77777777" w:rsidR="00055FFC" w:rsidRPr="00D94FF6" w:rsidRDefault="00055FFC" w:rsidP="008B5D53">
            <w:pPr>
              <w:rPr>
                <w:rFonts w:ascii="Intel Clear" w:hAnsi="Intel Clear" w:cs="Intel Clear"/>
                <w:color w:val="C00000"/>
              </w:rPr>
            </w:pPr>
            <w:r w:rsidRPr="00D94FF6">
              <w:rPr>
                <w:rFonts w:ascii="Intel Clear" w:hAnsi="Intel Clear" w:cs="Intel Clear"/>
                <w:color w:val="C00000"/>
              </w:rPr>
              <w:t xml:space="preserve">Active high, level signal from the PGCB indicating to the IP that all configuration registers need to be accessible with RW attributes over the primary and SB IOSF interfaces (so that PMC or some other platform agent may be able to fully restore any values to these registers). </w:t>
            </w:r>
          </w:p>
          <w:p w14:paraId="5D9EB94B" w14:textId="77777777" w:rsidR="00055FFC" w:rsidRPr="00D94FF6" w:rsidRDefault="00055FFC" w:rsidP="008B5D53">
            <w:pPr>
              <w:rPr>
                <w:rFonts w:ascii="Intel Clear" w:hAnsi="Intel Clear" w:cs="Intel Clear"/>
                <w:color w:val="C00000"/>
              </w:rPr>
            </w:pPr>
          </w:p>
          <w:p w14:paraId="2D374AF6" w14:textId="77777777" w:rsidR="00055FFC" w:rsidRPr="00D94FF6" w:rsidRDefault="00055FFC" w:rsidP="008B5D53">
            <w:pPr>
              <w:rPr>
                <w:rFonts w:ascii="Intel Clear" w:hAnsi="Intel Clear" w:cs="Intel Clear"/>
                <w:color w:val="C00000"/>
              </w:rPr>
            </w:pPr>
            <w:r w:rsidRPr="00D94FF6">
              <w:rPr>
                <w:rFonts w:ascii="Intel Clear" w:hAnsi="Intel Clear" w:cs="Intel Clear"/>
                <w:color w:val="C00000"/>
              </w:rPr>
              <w:t>Refer to the section on IP Power Gating requ</w:t>
            </w:r>
            <w:r w:rsidR="00A3400F" w:rsidRPr="00D94FF6">
              <w:rPr>
                <w:rFonts w:ascii="Intel Clear" w:hAnsi="Intel Clear" w:cs="Intel Clear"/>
                <w:color w:val="C00000"/>
              </w:rPr>
              <w:t>i</w:t>
            </w:r>
            <w:r w:rsidRPr="00D94FF6">
              <w:rPr>
                <w:rFonts w:ascii="Intel Clear" w:hAnsi="Intel Clear" w:cs="Intel Clear"/>
                <w:color w:val="C00000"/>
              </w:rPr>
              <w:t xml:space="preserve">rements for details on the functionality required for this signal. </w:t>
            </w:r>
          </w:p>
          <w:p w14:paraId="3D439B9B" w14:textId="77777777" w:rsidR="00055FFC" w:rsidRPr="00D94FF6" w:rsidRDefault="00055FFC" w:rsidP="008B5D53">
            <w:pPr>
              <w:rPr>
                <w:rFonts w:ascii="Intel Clear" w:hAnsi="Intel Clear" w:cs="Intel Clear"/>
                <w:color w:val="C00000"/>
              </w:rPr>
            </w:pPr>
          </w:p>
          <w:p w14:paraId="65B553C9" w14:textId="77777777" w:rsidR="00055FFC" w:rsidRPr="00D94FF6" w:rsidRDefault="00055FFC" w:rsidP="008B5D53">
            <w:pPr>
              <w:rPr>
                <w:rFonts w:ascii="Intel Clear" w:hAnsi="Intel Clear" w:cs="Intel Clear"/>
                <w:color w:val="C00000"/>
              </w:rPr>
            </w:pPr>
            <w:r w:rsidRPr="00D94FF6">
              <w:rPr>
                <w:rFonts w:ascii="Intel Clear" w:hAnsi="Intel Clear" w:cs="Intel Clear"/>
                <w:color w:val="C00000"/>
              </w:rPr>
              <w:t>Reset Value: 1’b0</w:t>
            </w:r>
          </w:p>
          <w:p w14:paraId="785C34FC" w14:textId="77777777" w:rsidR="00055FFC" w:rsidRPr="00D94FF6" w:rsidRDefault="00055FFC" w:rsidP="003C4F14">
            <w:pPr>
              <w:rPr>
                <w:rFonts w:ascii="Intel Clear" w:hAnsi="Intel Clear" w:cs="Intel Clear"/>
                <w:color w:val="C00000"/>
              </w:rPr>
            </w:pPr>
          </w:p>
        </w:tc>
      </w:tr>
      <w:tr w:rsidR="00055FFC" w:rsidRPr="00D94FF6" w14:paraId="09DA4745"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B6DDE8"/>
            <w:hideMark/>
          </w:tcPr>
          <w:p w14:paraId="6463A1C6" w14:textId="77777777" w:rsidR="00055FFC" w:rsidRPr="00D94FF6" w:rsidRDefault="00055FFC" w:rsidP="002D6C36">
            <w:pPr>
              <w:rPr>
                <w:rFonts w:ascii="Intel Clear" w:hAnsi="Intel Clear" w:cs="Intel Clear"/>
                <w:bCs/>
                <w:color w:val="C00000"/>
                <w:szCs w:val="22"/>
              </w:rPr>
            </w:pPr>
            <w:r w:rsidRPr="00D94FF6">
              <w:rPr>
                <w:rFonts w:ascii="Intel Clear" w:hAnsi="Intel Clear" w:cs="Intel Clear"/>
                <w:b/>
                <w:bCs/>
                <w:color w:val="C00000"/>
              </w:rPr>
              <w:t>pgcb_isol_en_b</w:t>
            </w:r>
          </w:p>
        </w:tc>
        <w:tc>
          <w:tcPr>
            <w:tcW w:w="1465" w:type="dxa"/>
            <w:tcBorders>
              <w:top w:val="single" w:sz="8" w:space="0" w:color="78C0D4"/>
              <w:left w:val="single" w:sz="8" w:space="0" w:color="78C0D4"/>
              <w:bottom w:val="single" w:sz="8" w:space="0" w:color="78C0D4"/>
              <w:right w:val="single" w:sz="8" w:space="0" w:color="78C0D4"/>
            </w:tcBorders>
            <w:shd w:val="clear" w:color="auto" w:fill="B6DDE8"/>
            <w:hideMark/>
          </w:tcPr>
          <w:p w14:paraId="5D421413" w14:textId="77777777" w:rsidR="00055FFC" w:rsidRPr="00D94FF6" w:rsidRDefault="00055FFC" w:rsidP="002D6C36">
            <w:pPr>
              <w:rPr>
                <w:rFonts w:ascii="Intel Clear" w:hAnsi="Intel Clear" w:cs="Intel Clear"/>
                <w:color w:val="C00000"/>
                <w:szCs w:val="22"/>
              </w:rPr>
            </w:pPr>
            <w:r w:rsidRPr="00D94FF6">
              <w:rPr>
                <w:rFonts w:ascii="Intel Clear" w:hAnsi="Intel Clear" w:cs="Intel Clear"/>
                <w:color w:val="C00000"/>
              </w:rPr>
              <w:t>Output</w:t>
            </w:r>
          </w:p>
        </w:tc>
        <w:tc>
          <w:tcPr>
            <w:tcW w:w="5682" w:type="dxa"/>
            <w:tcBorders>
              <w:top w:val="single" w:sz="8" w:space="0" w:color="78C0D4"/>
              <w:left w:val="single" w:sz="8" w:space="0" w:color="78C0D4"/>
              <w:bottom w:val="single" w:sz="8" w:space="0" w:color="78C0D4"/>
              <w:right w:val="single" w:sz="8" w:space="0" w:color="78C0D4"/>
            </w:tcBorders>
            <w:shd w:val="clear" w:color="auto" w:fill="B6DDE8"/>
          </w:tcPr>
          <w:p w14:paraId="4B09135D" w14:textId="77777777" w:rsidR="00055FFC" w:rsidRPr="00D94FF6" w:rsidRDefault="00055FFC" w:rsidP="002D6C36">
            <w:pPr>
              <w:rPr>
                <w:rFonts w:ascii="Intel Clear" w:hAnsi="Intel Clear" w:cs="Intel Clear"/>
                <w:color w:val="C00000"/>
              </w:rPr>
            </w:pPr>
            <w:r w:rsidRPr="00D94FF6">
              <w:rPr>
                <w:rFonts w:ascii="Intel Clear" w:hAnsi="Intel Clear" w:cs="Intel Clear"/>
                <w:color w:val="C00000"/>
              </w:rPr>
              <w:t xml:space="preserve">Active low, level isolation enable signal from the PGCB to the isolation cells on the outputs of the PGD.  This signal will be used as an asynchronous qualifier for all signals coming out of the PGD. This signal is relevant only for isolation of signals crossing from the PGD to </w:t>
            </w:r>
            <w:r w:rsidR="007551D5" w:rsidRPr="00D94FF6">
              <w:rPr>
                <w:rFonts w:ascii="Intel Clear" w:hAnsi="Intel Clear" w:cs="Intel Clear"/>
                <w:color w:val="C00000"/>
              </w:rPr>
              <w:t>the always-on domain</w:t>
            </w:r>
            <w:r w:rsidRPr="00D94FF6">
              <w:rPr>
                <w:rFonts w:ascii="Intel Clear" w:hAnsi="Intel Clear" w:cs="Intel Clear"/>
                <w:color w:val="C00000"/>
              </w:rPr>
              <w:t>.</w:t>
            </w:r>
          </w:p>
          <w:p w14:paraId="3638B74B" w14:textId="77777777" w:rsidR="00F9756F" w:rsidRPr="00D94FF6" w:rsidRDefault="00F9756F" w:rsidP="002D6C36">
            <w:pPr>
              <w:rPr>
                <w:rFonts w:ascii="Intel Clear" w:hAnsi="Intel Clear" w:cs="Intel Clear"/>
                <w:color w:val="C00000"/>
              </w:rPr>
            </w:pPr>
          </w:p>
          <w:p w14:paraId="38DC904A" w14:textId="77777777" w:rsidR="00055FFC" w:rsidRPr="00D94FF6" w:rsidRDefault="00F9756F" w:rsidP="002D6C36">
            <w:pPr>
              <w:rPr>
                <w:rFonts w:ascii="Intel Clear" w:hAnsi="Intel Clear" w:cs="Intel Clear"/>
                <w:color w:val="C00000"/>
              </w:rPr>
            </w:pPr>
            <w:r w:rsidRPr="00D94FF6">
              <w:rPr>
                <w:rFonts w:ascii="Intel Clear" w:hAnsi="Intel Clear" w:cs="Intel Clear"/>
                <w:color w:val="C00000"/>
              </w:rPr>
              <w:t>This signal is intended to be used for asynchronous isolation</w:t>
            </w:r>
            <w:r w:rsidR="00F11C52" w:rsidRPr="00D94FF6">
              <w:rPr>
                <w:rFonts w:ascii="Intel Clear" w:hAnsi="Intel Clear" w:cs="Intel Clear"/>
                <w:color w:val="C00000"/>
              </w:rPr>
              <w:t xml:space="preserve"> between the PGD logic and the</w:t>
            </w:r>
            <w:r w:rsidRPr="00D94FF6">
              <w:rPr>
                <w:rFonts w:ascii="Intel Clear" w:hAnsi="Intel Clear" w:cs="Intel Clear"/>
                <w:color w:val="C00000"/>
              </w:rPr>
              <w:t xml:space="preserve"> ungated/AON logic</w:t>
            </w:r>
            <w:r w:rsidR="00F11C52" w:rsidRPr="00D94FF6">
              <w:rPr>
                <w:rFonts w:ascii="Intel Clear" w:hAnsi="Intel Clear" w:cs="Intel Clear"/>
                <w:color w:val="C00000"/>
              </w:rPr>
              <w:t xml:space="preserve">. However, each IP block is required to provide any and all applicable waivers for static timing analysis related to this signal. Note that in some cases, the isolation signal assertion may cause an asynchronous transition on the isolation gate output. </w:t>
            </w:r>
            <w:r w:rsidR="000077EA" w:rsidRPr="00D94FF6">
              <w:rPr>
                <w:rFonts w:ascii="Intel Clear" w:hAnsi="Intel Clear" w:cs="Intel Clear"/>
                <w:color w:val="C00000"/>
              </w:rPr>
              <w:t xml:space="preserve">It is IP responsibility to make a judgment if such a scenario is possible, and the resolution thereof. The PGCB indicates that this may qualify for a waiver, but eventually, the IP blocks own responsibility for specifying all applicable waivers.  </w:t>
            </w:r>
          </w:p>
          <w:p w14:paraId="00982AC6" w14:textId="77777777" w:rsidR="000077EA" w:rsidRPr="00D94FF6" w:rsidRDefault="000077EA" w:rsidP="002D6C36">
            <w:pPr>
              <w:rPr>
                <w:rFonts w:ascii="Intel Clear" w:hAnsi="Intel Clear" w:cs="Intel Clear"/>
                <w:color w:val="C00000"/>
                <w:lang w:bidi="ar-SA"/>
              </w:rPr>
            </w:pPr>
          </w:p>
          <w:p w14:paraId="68AD90C5" w14:textId="77777777" w:rsidR="00055FFC" w:rsidRPr="00D94FF6" w:rsidRDefault="00055FFC" w:rsidP="002D6C36">
            <w:pPr>
              <w:rPr>
                <w:rFonts w:ascii="Intel Clear" w:hAnsi="Intel Clear" w:cs="Intel Clear"/>
                <w:color w:val="C00000"/>
                <w:szCs w:val="22"/>
              </w:rPr>
            </w:pPr>
            <w:r w:rsidRPr="00D94FF6">
              <w:rPr>
                <w:rFonts w:ascii="Intel Clear" w:hAnsi="Intel Clear" w:cs="Intel Clear"/>
                <w:color w:val="C00000"/>
                <w:szCs w:val="22"/>
              </w:rPr>
              <w:t>Reset Value: 1’b0</w:t>
            </w:r>
          </w:p>
          <w:p w14:paraId="6597C12A" w14:textId="77777777" w:rsidR="00055FFC" w:rsidRPr="00D94FF6" w:rsidRDefault="00055FFC" w:rsidP="002D6C36">
            <w:pPr>
              <w:rPr>
                <w:rFonts w:ascii="Intel Clear" w:hAnsi="Intel Clear" w:cs="Intel Clear"/>
                <w:color w:val="C00000"/>
                <w:szCs w:val="22"/>
              </w:rPr>
            </w:pPr>
          </w:p>
        </w:tc>
      </w:tr>
      <w:tr w:rsidR="00055FFC" w:rsidRPr="00D94FF6" w14:paraId="3D4CDFE4"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B6DDE8"/>
            <w:hideMark/>
          </w:tcPr>
          <w:p w14:paraId="15ECE1D5" w14:textId="77777777" w:rsidR="00055FFC" w:rsidRPr="00D94FF6" w:rsidRDefault="00055FFC" w:rsidP="002D6C36">
            <w:pPr>
              <w:rPr>
                <w:rFonts w:ascii="Intel Clear" w:hAnsi="Intel Clear" w:cs="Intel Clear"/>
                <w:b/>
                <w:bCs/>
                <w:color w:val="C00000"/>
                <w:szCs w:val="22"/>
              </w:rPr>
            </w:pPr>
            <w:r w:rsidRPr="00D94FF6">
              <w:rPr>
                <w:rFonts w:ascii="Intel Clear" w:hAnsi="Intel Clear" w:cs="Intel Clear"/>
                <w:b/>
                <w:bCs/>
                <w:color w:val="C00000"/>
              </w:rPr>
              <w:t>pgcb_isol_latchen</w:t>
            </w:r>
          </w:p>
        </w:tc>
        <w:tc>
          <w:tcPr>
            <w:tcW w:w="1465" w:type="dxa"/>
            <w:tcBorders>
              <w:top w:val="single" w:sz="8" w:space="0" w:color="78C0D4"/>
              <w:left w:val="single" w:sz="8" w:space="0" w:color="78C0D4"/>
              <w:bottom w:val="single" w:sz="8" w:space="0" w:color="78C0D4"/>
              <w:right w:val="single" w:sz="8" w:space="0" w:color="78C0D4"/>
            </w:tcBorders>
            <w:shd w:val="clear" w:color="auto" w:fill="B6DDE8"/>
            <w:hideMark/>
          </w:tcPr>
          <w:p w14:paraId="3BA071F6" w14:textId="77777777" w:rsidR="00055FFC" w:rsidRPr="00D94FF6" w:rsidRDefault="00055FFC" w:rsidP="002D6C36">
            <w:pPr>
              <w:rPr>
                <w:rFonts w:ascii="Intel Clear" w:hAnsi="Intel Clear" w:cs="Intel Clear"/>
                <w:color w:val="C00000"/>
                <w:szCs w:val="22"/>
              </w:rPr>
            </w:pPr>
            <w:r w:rsidRPr="00D94FF6">
              <w:rPr>
                <w:rFonts w:ascii="Intel Clear" w:hAnsi="Intel Clear" w:cs="Intel Clear"/>
                <w:color w:val="C00000"/>
              </w:rPr>
              <w:t>Output</w:t>
            </w:r>
          </w:p>
        </w:tc>
        <w:tc>
          <w:tcPr>
            <w:tcW w:w="5682" w:type="dxa"/>
            <w:tcBorders>
              <w:top w:val="single" w:sz="8" w:space="0" w:color="78C0D4"/>
              <w:left w:val="single" w:sz="8" w:space="0" w:color="78C0D4"/>
              <w:bottom w:val="single" w:sz="8" w:space="0" w:color="78C0D4"/>
              <w:right w:val="single" w:sz="8" w:space="0" w:color="78C0D4"/>
            </w:tcBorders>
            <w:shd w:val="clear" w:color="auto" w:fill="B6DDE8"/>
          </w:tcPr>
          <w:p w14:paraId="1540AC15" w14:textId="77777777" w:rsidR="00055FFC" w:rsidRPr="00D94FF6" w:rsidRDefault="00055FFC" w:rsidP="002D6C36">
            <w:pPr>
              <w:rPr>
                <w:rFonts w:ascii="Intel Clear" w:hAnsi="Intel Clear" w:cs="Intel Clear"/>
                <w:color w:val="C00000"/>
              </w:rPr>
            </w:pPr>
            <w:r w:rsidRPr="00D94FF6">
              <w:rPr>
                <w:rFonts w:ascii="Intel Clear" w:hAnsi="Intel Clear" w:cs="Intel Clear"/>
                <w:color w:val="C00000"/>
              </w:rPr>
              <w:t>Active high, level signal used to provide latch isolation control if isolation latches are used.</w:t>
            </w:r>
          </w:p>
          <w:p w14:paraId="6D166091" w14:textId="77777777" w:rsidR="00055FFC" w:rsidRPr="00D94FF6" w:rsidRDefault="00055FFC" w:rsidP="002D6C36">
            <w:pPr>
              <w:rPr>
                <w:rFonts w:ascii="Intel Clear" w:hAnsi="Intel Clear" w:cs="Intel Clear"/>
                <w:color w:val="C00000"/>
              </w:rPr>
            </w:pPr>
          </w:p>
          <w:p w14:paraId="0E838AB2" w14:textId="77777777" w:rsidR="00055FFC" w:rsidRPr="00D94FF6" w:rsidRDefault="00055FFC" w:rsidP="002D6C36">
            <w:pPr>
              <w:rPr>
                <w:rFonts w:ascii="Intel Clear" w:hAnsi="Intel Clear" w:cs="Intel Clear"/>
                <w:color w:val="C00000"/>
                <w:lang w:bidi="ar-SA"/>
              </w:rPr>
            </w:pPr>
            <w:r w:rsidRPr="00D94FF6">
              <w:rPr>
                <w:rFonts w:ascii="Intel Clear" w:hAnsi="Intel Clear" w:cs="Intel Clear"/>
                <w:color w:val="C00000"/>
              </w:rPr>
              <w:t xml:space="preserve">It is recommended that this signal be used for both Resettable and Non-Resettable Isolation Latches.  </w:t>
            </w:r>
          </w:p>
          <w:p w14:paraId="676C976B" w14:textId="77777777" w:rsidR="00055FFC" w:rsidRPr="00D94FF6" w:rsidRDefault="00055FFC" w:rsidP="002D6C36">
            <w:pPr>
              <w:rPr>
                <w:rFonts w:ascii="Intel Clear" w:hAnsi="Intel Clear" w:cs="Intel Clear"/>
                <w:color w:val="C00000"/>
                <w:lang w:bidi="ar-SA"/>
              </w:rPr>
            </w:pPr>
          </w:p>
          <w:p w14:paraId="4BF9CC05" w14:textId="77777777" w:rsidR="00055FFC" w:rsidRPr="00D94FF6" w:rsidRDefault="00055FFC" w:rsidP="002D6C36">
            <w:pPr>
              <w:rPr>
                <w:rFonts w:ascii="Intel Clear" w:hAnsi="Intel Clear" w:cs="Intel Clear"/>
                <w:color w:val="C00000"/>
              </w:rPr>
            </w:pPr>
            <w:r w:rsidRPr="00D94FF6">
              <w:rPr>
                <w:rFonts w:ascii="Intel Clear" w:hAnsi="Intel Clear" w:cs="Intel Clear"/>
                <w:color w:val="C00000"/>
              </w:rPr>
              <w:t>Reset Value: 1’b0</w:t>
            </w:r>
          </w:p>
          <w:p w14:paraId="4914C816" w14:textId="77777777" w:rsidR="00055FFC" w:rsidRPr="00D94FF6" w:rsidRDefault="00055FFC" w:rsidP="002D6C36">
            <w:pPr>
              <w:rPr>
                <w:rFonts w:ascii="Intel Clear" w:hAnsi="Intel Clear" w:cs="Intel Clear"/>
                <w:color w:val="C00000"/>
                <w:szCs w:val="22"/>
              </w:rPr>
            </w:pPr>
          </w:p>
        </w:tc>
      </w:tr>
      <w:tr w:rsidR="00055FFC" w:rsidRPr="00D94FF6" w14:paraId="09596386"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DAEEF3"/>
            <w:hideMark/>
          </w:tcPr>
          <w:p w14:paraId="4935F6E2" w14:textId="77777777" w:rsidR="00055FFC" w:rsidRPr="00D94FF6" w:rsidRDefault="00055FFC" w:rsidP="001D3D94">
            <w:pPr>
              <w:rPr>
                <w:rFonts w:ascii="Intel Clear" w:hAnsi="Intel Clear" w:cs="Intel Clear"/>
                <w:b/>
                <w:bCs/>
                <w:color w:val="C00000"/>
                <w:szCs w:val="22"/>
              </w:rPr>
            </w:pPr>
            <w:r w:rsidRPr="00D94FF6">
              <w:rPr>
                <w:rFonts w:ascii="Intel Clear" w:hAnsi="Intel Clear" w:cs="Intel Clear"/>
                <w:b/>
                <w:bCs/>
                <w:color w:val="C00000"/>
              </w:rPr>
              <w:t>pgcb_force</w:t>
            </w:r>
            <w:r w:rsidR="000C7894" w:rsidRPr="00D94FF6">
              <w:rPr>
                <w:rFonts w:ascii="Intel Clear" w:hAnsi="Intel Clear" w:cs="Intel Clear"/>
                <w:b/>
                <w:bCs/>
                <w:color w:val="C00000"/>
              </w:rPr>
              <w:t>_</w:t>
            </w:r>
            <w:r w:rsidRPr="00D94FF6">
              <w:rPr>
                <w:rFonts w:ascii="Intel Clear" w:hAnsi="Intel Clear" w:cs="Intel Clear"/>
                <w:b/>
                <w:bCs/>
                <w:color w:val="C00000"/>
              </w:rPr>
              <w:t>rst_b</w:t>
            </w:r>
          </w:p>
        </w:tc>
        <w:tc>
          <w:tcPr>
            <w:tcW w:w="1465" w:type="dxa"/>
            <w:tcBorders>
              <w:top w:val="single" w:sz="8" w:space="0" w:color="78C0D4"/>
              <w:left w:val="single" w:sz="8" w:space="0" w:color="78C0D4"/>
              <w:bottom w:val="single" w:sz="8" w:space="0" w:color="78C0D4"/>
              <w:right w:val="single" w:sz="8" w:space="0" w:color="78C0D4"/>
            </w:tcBorders>
            <w:shd w:val="clear" w:color="auto" w:fill="DAEEF3"/>
            <w:hideMark/>
          </w:tcPr>
          <w:p w14:paraId="364D19C3" w14:textId="77777777" w:rsidR="00055FFC" w:rsidRPr="00D94FF6" w:rsidRDefault="00055FFC" w:rsidP="002D6C36">
            <w:pPr>
              <w:rPr>
                <w:rFonts w:ascii="Intel Clear" w:hAnsi="Intel Clear" w:cs="Intel Clear"/>
                <w:color w:val="C00000"/>
                <w:szCs w:val="22"/>
              </w:rPr>
            </w:pPr>
            <w:r w:rsidRPr="00D94FF6">
              <w:rPr>
                <w:rFonts w:ascii="Intel Clear" w:hAnsi="Intel Clear" w:cs="Intel Clear"/>
                <w:color w:val="C00000"/>
              </w:rPr>
              <w:t>Output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46E229A0" w14:textId="77777777" w:rsidR="00BD435A" w:rsidRPr="00D94FF6" w:rsidRDefault="00055FFC" w:rsidP="002D6C36">
            <w:pPr>
              <w:rPr>
                <w:rFonts w:ascii="Intel Clear" w:hAnsi="Intel Clear" w:cs="Intel Clear"/>
                <w:color w:val="C00000"/>
              </w:rPr>
            </w:pPr>
            <w:r w:rsidRPr="00D94FF6">
              <w:rPr>
                <w:rFonts w:ascii="Intel Clear" w:hAnsi="Intel Clear" w:cs="Intel Clear"/>
                <w:color w:val="C00000"/>
              </w:rPr>
              <w:t xml:space="preserve">Active low, level signal that is intended to force the assertion of </w:t>
            </w:r>
            <w:r w:rsidRPr="00D94FF6">
              <w:rPr>
                <w:rFonts w:ascii="Intel Clear" w:hAnsi="Intel Clear" w:cs="Intel Clear"/>
                <w:b/>
                <w:color w:val="C00000"/>
              </w:rPr>
              <w:t>all</w:t>
            </w:r>
            <w:r w:rsidRPr="00D94FF6">
              <w:rPr>
                <w:rFonts w:ascii="Intel Clear" w:hAnsi="Intel Clear" w:cs="Intel Clear"/>
                <w:color w:val="C00000"/>
              </w:rPr>
              <w:t xml:space="preserve"> the PGD’s internal resets</w:t>
            </w:r>
            <w:r w:rsidR="00BD435A" w:rsidRPr="00D94FF6">
              <w:rPr>
                <w:rFonts w:ascii="Intel Clear" w:hAnsi="Intel Clear" w:cs="Intel Clear"/>
                <w:color w:val="C00000"/>
              </w:rPr>
              <w:t xml:space="preserve">. </w:t>
            </w:r>
            <w:r w:rsidR="00BD435A" w:rsidRPr="00D94FF6" w:rsidDel="00BD435A">
              <w:rPr>
                <w:rFonts w:ascii="Intel Clear" w:hAnsi="Intel Clear" w:cs="Intel Clear"/>
                <w:color w:val="C00000"/>
              </w:rPr>
              <w:t xml:space="preserve"> </w:t>
            </w:r>
          </w:p>
          <w:p w14:paraId="6D63CC85" w14:textId="77777777" w:rsidR="00BD435A" w:rsidRPr="00D94FF6" w:rsidRDefault="00BD435A" w:rsidP="002D6C36">
            <w:pPr>
              <w:rPr>
                <w:rFonts w:ascii="Intel Clear" w:hAnsi="Intel Clear" w:cs="Intel Clear"/>
                <w:color w:val="C00000"/>
              </w:rPr>
            </w:pPr>
          </w:p>
          <w:p w14:paraId="28A9EBA6" w14:textId="77777777" w:rsidR="004902E3" w:rsidRPr="00D94FF6" w:rsidRDefault="000C7894" w:rsidP="002D6C36">
            <w:pPr>
              <w:rPr>
                <w:rFonts w:ascii="Intel Clear" w:hAnsi="Intel Clear" w:cs="Intel Clear"/>
                <w:color w:val="C00000"/>
              </w:rPr>
            </w:pPr>
            <w:r w:rsidRPr="00D94FF6">
              <w:rPr>
                <w:rFonts w:ascii="Intel Clear" w:hAnsi="Intel Clear" w:cs="Intel Clear"/>
                <w:color w:val="C00000"/>
              </w:rPr>
              <w:t xml:space="preserve">It is </w:t>
            </w:r>
            <w:r w:rsidR="004902E3" w:rsidRPr="00D94FF6">
              <w:rPr>
                <w:rFonts w:ascii="Intel Clear" w:hAnsi="Intel Clear" w:cs="Intel Clear"/>
                <w:color w:val="C00000"/>
              </w:rPr>
              <w:t xml:space="preserve">recommended that </w:t>
            </w:r>
            <w:r w:rsidRPr="00D94FF6">
              <w:rPr>
                <w:rFonts w:ascii="Intel Clear" w:hAnsi="Intel Clear" w:cs="Intel Clear"/>
                <w:color w:val="C00000"/>
              </w:rPr>
              <w:t xml:space="preserve">IP blocks use this </w:t>
            </w:r>
            <w:r w:rsidR="004902E3" w:rsidRPr="00D94FF6">
              <w:rPr>
                <w:rFonts w:ascii="Intel Clear" w:hAnsi="Intel Clear" w:cs="Intel Clear"/>
                <w:color w:val="C00000"/>
              </w:rPr>
              <w:t>signal to gate their functional reset</w:t>
            </w:r>
            <w:r w:rsidRPr="00D94FF6">
              <w:rPr>
                <w:rFonts w:ascii="Intel Clear" w:hAnsi="Intel Clear" w:cs="Intel Clear"/>
                <w:color w:val="C00000"/>
              </w:rPr>
              <w:t xml:space="preserve"> directly without synchronization – since the signal changes only when all the clocks in the PGD are gated. </w:t>
            </w:r>
          </w:p>
          <w:p w14:paraId="19C21759" w14:textId="77777777" w:rsidR="004902E3" w:rsidRPr="00D94FF6" w:rsidRDefault="004902E3" w:rsidP="002D6C36">
            <w:pPr>
              <w:rPr>
                <w:rFonts w:ascii="Intel Clear" w:hAnsi="Intel Clear" w:cs="Intel Clear"/>
                <w:color w:val="C00000"/>
              </w:rPr>
            </w:pPr>
          </w:p>
          <w:p w14:paraId="46067538" w14:textId="77777777" w:rsidR="00055FFC" w:rsidRPr="00D94FF6" w:rsidRDefault="000C7894" w:rsidP="002D6C36">
            <w:pPr>
              <w:rPr>
                <w:rFonts w:ascii="Intel Clear" w:hAnsi="Intel Clear" w:cs="Intel Clear"/>
                <w:color w:val="C00000"/>
              </w:rPr>
            </w:pPr>
            <w:r w:rsidRPr="00D94FF6">
              <w:rPr>
                <w:rFonts w:ascii="Intel Clear" w:hAnsi="Intel Clear" w:cs="Intel Clear"/>
                <w:color w:val="C00000"/>
              </w:rPr>
              <w:t xml:space="preserve">If an </w:t>
            </w:r>
            <w:r w:rsidR="00055FFC" w:rsidRPr="00D94FF6">
              <w:rPr>
                <w:rFonts w:ascii="Intel Clear" w:hAnsi="Intel Clear" w:cs="Intel Clear"/>
                <w:color w:val="C00000"/>
              </w:rPr>
              <w:t>IP</w:t>
            </w:r>
            <w:r w:rsidRPr="00D94FF6">
              <w:rPr>
                <w:rFonts w:ascii="Intel Clear" w:hAnsi="Intel Clear" w:cs="Intel Clear"/>
                <w:color w:val="C00000"/>
              </w:rPr>
              <w:t xml:space="preserve"> block</w:t>
            </w:r>
            <w:r w:rsidR="00055FFC" w:rsidRPr="00D94FF6">
              <w:rPr>
                <w:rFonts w:ascii="Intel Clear" w:hAnsi="Intel Clear" w:cs="Intel Clear"/>
                <w:color w:val="C00000"/>
              </w:rPr>
              <w:t xml:space="preserve"> </w:t>
            </w:r>
            <w:r w:rsidRPr="00D94FF6">
              <w:rPr>
                <w:rFonts w:ascii="Intel Clear" w:hAnsi="Intel Clear" w:cs="Intel Clear"/>
                <w:color w:val="C00000"/>
              </w:rPr>
              <w:t>chooses to s</w:t>
            </w:r>
            <w:r w:rsidR="00055FFC" w:rsidRPr="00D94FF6">
              <w:rPr>
                <w:rFonts w:ascii="Intel Clear" w:hAnsi="Intel Clear" w:cs="Intel Clear"/>
                <w:color w:val="C00000"/>
              </w:rPr>
              <w:t>ynchronize this reset into its respective clock domain(s) prior to use</w:t>
            </w:r>
            <w:r w:rsidRPr="00D94FF6">
              <w:rPr>
                <w:rFonts w:ascii="Intel Clear" w:hAnsi="Intel Clear" w:cs="Intel Clear"/>
                <w:color w:val="C00000"/>
              </w:rPr>
              <w:t xml:space="preserve"> (such that t</w:t>
            </w:r>
            <w:r w:rsidR="00055FFC" w:rsidRPr="00D94FF6">
              <w:rPr>
                <w:rFonts w:ascii="Intel Clear" w:hAnsi="Intel Clear" w:cs="Intel Clear"/>
                <w:color w:val="C00000"/>
              </w:rPr>
              <w:t>he de</w:t>
            </w:r>
            <w:r w:rsidRPr="00D94FF6">
              <w:rPr>
                <w:rFonts w:ascii="Intel Clear" w:hAnsi="Intel Clear" w:cs="Intel Clear"/>
                <w:color w:val="C00000"/>
              </w:rPr>
              <w:t>-</w:t>
            </w:r>
            <w:r w:rsidR="00055FFC" w:rsidRPr="00D94FF6">
              <w:rPr>
                <w:rFonts w:ascii="Intel Clear" w:hAnsi="Intel Clear" w:cs="Intel Clear"/>
                <w:color w:val="C00000"/>
              </w:rPr>
              <w:t>assertion</w:t>
            </w:r>
            <w:r w:rsidRPr="00D94FF6">
              <w:rPr>
                <w:rFonts w:ascii="Intel Clear" w:hAnsi="Intel Clear" w:cs="Intel Clear"/>
                <w:color w:val="C00000"/>
              </w:rPr>
              <w:t>/rising</w:t>
            </w:r>
            <w:r w:rsidR="00055FFC" w:rsidRPr="00D94FF6">
              <w:rPr>
                <w:rFonts w:ascii="Intel Clear" w:hAnsi="Intel Clear" w:cs="Intel Clear"/>
                <w:color w:val="C00000"/>
              </w:rPr>
              <w:t xml:space="preserve"> edge </w:t>
            </w:r>
            <w:r w:rsidRPr="00D94FF6">
              <w:rPr>
                <w:rFonts w:ascii="Intel Clear" w:hAnsi="Intel Clear" w:cs="Intel Clear"/>
                <w:color w:val="C00000"/>
              </w:rPr>
              <w:t>is synchronous</w:t>
            </w:r>
            <w:r w:rsidR="00055FFC" w:rsidRPr="00D94FF6">
              <w:rPr>
                <w:rFonts w:ascii="Intel Clear" w:hAnsi="Intel Clear" w:cs="Intel Clear"/>
                <w:color w:val="C00000"/>
              </w:rPr>
              <w:t xml:space="preserve">, while assertion edge (falling edge) </w:t>
            </w:r>
            <w:r w:rsidRPr="00D94FF6">
              <w:rPr>
                <w:rFonts w:ascii="Intel Clear" w:hAnsi="Intel Clear" w:cs="Intel Clear"/>
                <w:color w:val="C00000"/>
              </w:rPr>
              <w:t xml:space="preserve">is </w:t>
            </w:r>
            <w:r w:rsidR="00055FFC" w:rsidRPr="00D94FF6">
              <w:rPr>
                <w:rFonts w:ascii="Intel Clear" w:hAnsi="Intel Clear" w:cs="Intel Clear"/>
                <w:color w:val="C00000"/>
              </w:rPr>
              <w:t>asynchronous</w:t>
            </w:r>
            <w:r w:rsidRPr="00D94FF6">
              <w:rPr>
                <w:rFonts w:ascii="Intel Clear" w:hAnsi="Intel Clear" w:cs="Intel Clear"/>
                <w:color w:val="C00000"/>
              </w:rPr>
              <w:t xml:space="preserve">), it needs to force clocks ON </w:t>
            </w:r>
            <w:r w:rsidR="004902E3" w:rsidRPr="00D94FF6">
              <w:rPr>
                <w:rFonts w:ascii="Intel Clear" w:hAnsi="Intel Clear" w:cs="Intel Clear"/>
                <w:color w:val="C00000"/>
              </w:rPr>
              <w:t>(during context propagation phase) to propagate the reset de-assertion synchronously</w:t>
            </w:r>
            <w:r w:rsidR="00055FFC" w:rsidRPr="00D94FF6">
              <w:rPr>
                <w:rFonts w:ascii="Intel Clear" w:hAnsi="Intel Clear" w:cs="Intel Clear"/>
                <w:color w:val="C00000"/>
              </w:rPr>
              <w:t>.</w:t>
            </w:r>
            <w:r w:rsidR="004902E3" w:rsidRPr="00D94FF6">
              <w:rPr>
                <w:rFonts w:ascii="Intel Clear" w:hAnsi="Intel Clear" w:cs="Intel Clear"/>
                <w:color w:val="C00000"/>
              </w:rPr>
              <w:t xml:space="preserve"> This is done by setting the input signal “ip_pgcb_frc_clk_cp_en” to 1.</w:t>
            </w:r>
          </w:p>
          <w:p w14:paraId="00CBAE8E" w14:textId="77777777" w:rsidR="00055FFC" w:rsidRPr="00D94FF6" w:rsidRDefault="00055FFC" w:rsidP="008948B5">
            <w:pPr>
              <w:rPr>
                <w:rFonts w:ascii="Intel Clear" w:hAnsi="Intel Clear" w:cs="Intel Clear"/>
                <w:color w:val="C00000"/>
              </w:rPr>
            </w:pPr>
          </w:p>
          <w:p w14:paraId="20F41C75" w14:textId="77777777" w:rsidR="00055FFC" w:rsidRPr="00D94FF6" w:rsidRDefault="00055FFC" w:rsidP="006F4079">
            <w:pPr>
              <w:rPr>
                <w:rFonts w:ascii="Intel Clear" w:hAnsi="Intel Clear" w:cs="Intel Clear"/>
                <w:color w:val="C00000"/>
              </w:rPr>
            </w:pPr>
            <w:r w:rsidRPr="00D94FF6">
              <w:rPr>
                <w:rFonts w:ascii="Intel Clear" w:hAnsi="Intel Clear" w:cs="Intel Clear"/>
                <w:color w:val="C00000"/>
              </w:rPr>
              <w:t>The IP is responsible for summing its existing “native reset” with this signal in order to factor in fundamental reset conditions.</w:t>
            </w:r>
          </w:p>
          <w:p w14:paraId="4FF4880D" w14:textId="77777777" w:rsidR="00055FFC" w:rsidRPr="00D94FF6" w:rsidRDefault="00055FFC" w:rsidP="006F4079">
            <w:pPr>
              <w:rPr>
                <w:rFonts w:ascii="Intel Clear" w:hAnsi="Intel Clear" w:cs="Intel Clear"/>
                <w:color w:val="C00000"/>
              </w:rPr>
            </w:pPr>
          </w:p>
          <w:p w14:paraId="73142E01" w14:textId="77777777" w:rsidR="00055FFC" w:rsidRPr="00D94FF6" w:rsidRDefault="00055FFC" w:rsidP="006F4079">
            <w:pPr>
              <w:rPr>
                <w:rFonts w:ascii="Intel Clear" w:hAnsi="Intel Clear" w:cs="Intel Clear"/>
                <w:color w:val="C00000"/>
              </w:rPr>
            </w:pPr>
            <w:r w:rsidRPr="00D94FF6">
              <w:rPr>
                <w:rFonts w:ascii="Intel Clear" w:hAnsi="Intel Clear" w:cs="Intel Clear"/>
                <w:color w:val="C00000"/>
              </w:rPr>
              <w:t>Reset Value: 1’b0</w:t>
            </w:r>
          </w:p>
          <w:p w14:paraId="6835C543" w14:textId="77777777" w:rsidR="003A1171" w:rsidRPr="00D94FF6" w:rsidRDefault="003A1171" w:rsidP="006F4079">
            <w:pPr>
              <w:rPr>
                <w:rFonts w:ascii="Intel Clear" w:hAnsi="Intel Clear" w:cs="Intel Clear"/>
                <w:color w:val="C00000"/>
              </w:rPr>
            </w:pPr>
          </w:p>
          <w:p w14:paraId="71DD8091" w14:textId="77777777" w:rsidR="003A1171" w:rsidRPr="00D94FF6" w:rsidRDefault="003A1171" w:rsidP="006F4079">
            <w:pPr>
              <w:rPr>
                <w:rFonts w:ascii="Intel Clear" w:hAnsi="Intel Clear" w:cs="Intel Clear"/>
                <w:color w:val="C00000"/>
              </w:rPr>
            </w:pPr>
            <w:r w:rsidRPr="00D94FF6">
              <w:rPr>
                <w:rFonts w:ascii="Intel Clear" w:hAnsi="Intel Clear" w:cs="Intel Clear"/>
                <w:b/>
                <w:color w:val="C00000"/>
              </w:rPr>
              <w:t>IMPORTANT: T</w:t>
            </w:r>
            <w:r w:rsidRPr="00D94FF6">
              <w:rPr>
                <w:rFonts w:ascii="Intel Clear" w:hAnsi="Intel Clear" w:cs="Intel Clear"/>
                <w:color w:val="C00000"/>
              </w:rPr>
              <w:t>his signal is intended to force ALL internal resets of the PGD. Any sequencing that is needed between side_rst_b and prim_rst_b domains (applicable for IP-Inaccessible exit flows) is provided by PMC based on IP_Ready message sent by the IP block to PMC.</w:t>
            </w:r>
          </w:p>
          <w:p w14:paraId="599A23B9" w14:textId="77777777" w:rsidR="00055FFC" w:rsidRPr="00D94FF6" w:rsidRDefault="00055FFC" w:rsidP="008948B5">
            <w:pPr>
              <w:rPr>
                <w:rFonts w:ascii="Intel Clear" w:hAnsi="Intel Clear" w:cs="Intel Clear"/>
                <w:color w:val="C00000"/>
                <w:szCs w:val="22"/>
              </w:rPr>
            </w:pPr>
          </w:p>
        </w:tc>
      </w:tr>
      <w:tr w:rsidR="00055FFC" w:rsidRPr="00D94FF6" w14:paraId="64229FF4"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B6DDE8" w:themeFill="accent5" w:themeFillTint="66"/>
          </w:tcPr>
          <w:p w14:paraId="454BD40F" w14:textId="77777777" w:rsidR="00055FFC" w:rsidRPr="00D94FF6" w:rsidRDefault="00055FFC" w:rsidP="002D6C36">
            <w:pPr>
              <w:rPr>
                <w:rFonts w:ascii="Intel Clear" w:hAnsi="Intel Clear" w:cs="Intel Clear"/>
                <w:b/>
                <w:bCs/>
                <w:color w:val="0000FF"/>
              </w:rPr>
            </w:pPr>
          </w:p>
        </w:tc>
        <w:tc>
          <w:tcPr>
            <w:tcW w:w="1465" w:type="dxa"/>
            <w:tcBorders>
              <w:top w:val="single" w:sz="8" w:space="0" w:color="78C0D4"/>
              <w:left w:val="single" w:sz="8" w:space="0" w:color="78C0D4"/>
              <w:bottom w:val="single" w:sz="8" w:space="0" w:color="78C0D4"/>
              <w:right w:val="single" w:sz="8" w:space="0" w:color="78C0D4"/>
            </w:tcBorders>
            <w:shd w:val="clear" w:color="auto" w:fill="B6DDE8" w:themeFill="accent5" w:themeFillTint="66"/>
          </w:tcPr>
          <w:p w14:paraId="09132F20" w14:textId="77777777" w:rsidR="00055FFC" w:rsidRPr="00D94FF6" w:rsidRDefault="00055FFC" w:rsidP="002D6C36">
            <w:pPr>
              <w:rPr>
                <w:rFonts w:ascii="Intel Clear" w:hAnsi="Intel Clear" w:cs="Intel Clear"/>
                <w:color w:val="0000FF"/>
              </w:rPr>
            </w:pPr>
          </w:p>
        </w:tc>
        <w:tc>
          <w:tcPr>
            <w:tcW w:w="5682" w:type="dxa"/>
            <w:tcBorders>
              <w:top w:val="single" w:sz="8" w:space="0" w:color="78C0D4"/>
              <w:left w:val="single" w:sz="8" w:space="0" w:color="78C0D4"/>
              <w:bottom w:val="single" w:sz="8" w:space="0" w:color="78C0D4"/>
              <w:right w:val="single" w:sz="8" w:space="0" w:color="78C0D4"/>
            </w:tcBorders>
            <w:shd w:val="clear" w:color="auto" w:fill="B6DDE8" w:themeFill="accent5" w:themeFillTint="66"/>
          </w:tcPr>
          <w:p w14:paraId="400392C7" w14:textId="77777777" w:rsidR="00055FFC" w:rsidRPr="00D94FF6" w:rsidRDefault="00055FFC" w:rsidP="002C1D32">
            <w:pPr>
              <w:rPr>
                <w:rFonts w:ascii="Intel Clear" w:hAnsi="Intel Clear" w:cs="Intel Clear"/>
                <w:color w:val="0000FF"/>
              </w:rPr>
            </w:pPr>
          </w:p>
        </w:tc>
      </w:tr>
      <w:tr w:rsidR="00055FFC" w:rsidRPr="00D94FF6" w14:paraId="3339A93C"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DAEEF3"/>
          </w:tcPr>
          <w:p w14:paraId="1F5F2E4E" w14:textId="77777777" w:rsidR="00055FFC" w:rsidRPr="00D94FF6" w:rsidRDefault="00055FFC" w:rsidP="00A3400F">
            <w:pPr>
              <w:rPr>
                <w:rFonts w:ascii="Intel Clear" w:hAnsi="Intel Clear" w:cs="Intel Clear"/>
                <w:bCs/>
                <w:color w:val="C00000"/>
                <w:szCs w:val="22"/>
              </w:rPr>
            </w:pPr>
          </w:p>
        </w:tc>
        <w:tc>
          <w:tcPr>
            <w:tcW w:w="1465" w:type="dxa"/>
            <w:tcBorders>
              <w:top w:val="single" w:sz="8" w:space="0" w:color="78C0D4"/>
              <w:left w:val="single" w:sz="8" w:space="0" w:color="78C0D4"/>
              <w:bottom w:val="single" w:sz="8" w:space="0" w:color="78C0D4"/>
              <w:right w:val="single" w:sz="8" w:space="0" w:color="78C0D4"/>
            </w:tcBorders>
            <w:shd w:val="clear" w:color="auto" w:fill="DAEEF3"/>
          </w:tcPr>
          <w:p w14:paraId="218037EF" w14:textId="77777777" w:rsidR="00055FFC" w:rsidRPr="00D94FF6" w:rsidRDefault="00055FFC" w:rsidP="002D6C36">
            <w:pPr>
              <w:rPr>
                <w:rFonts w:ascii="Intel Clear" w:hAnsi="Intel Clear" w:cs="Intel Clear"/>
                <w:color w:val="C00000"/>
                <w:szCs w:val="22"/>
              </w:rPr>
            </w:pP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4EEE9E3F" w14:textId="77777777" w:rsidR="00055FFC" w:rsidRPr="00D94FF6" w:rsidRDefault="00055FFC" w:rsidP="002D6C36">
            <w:pPr>
              <w:rPr>
                <w:rFonts w:ascii="Intel Clear" w:hAnsi="Intel Clear" w:cs="Intel Clear"/>
                <w:color w:val="C00000"/>
                <w:szCs w:val="22"/>
              </w:rPr>
            </w:pPr>
          </w:p>
        </w:tc>
      </w:tr>
      <w:tr w:rsidR="00055FFC" w:rsidRPr="00D94FF6" w14:paraId="2D5CD9DA"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DAEEF3"/>
          </w:tcPr>
          <w:p w14:paraId="461E2E2D" w14:textId="77777777" w:rsidR="00055FFC" w:rsidRPr="00D94FF6" w:rsidRDefault="00055FFC" w:rsidP="00CC7FCC">
            <w:pPr>
              <w:rPr>
                <w:rFonts w:ascii="Intel Clear" w:hAnsi="Intel Clear" w:cs="Intel Clear"/>
                <w:b/>
                <w:bCs/>
                <w:color w:val="0000FF"/>
              </w:rPr>
            </w:pPr>
            <w:r w:rsidRPr="00D94FF6">
              <w:rPr>
                <w:rFonts w:ascii="Intel Clear" w:hAnsi="Intel Clear" w:cs="Intel Clear"/>
                <w:b/>
                <w:bCs/>
                <w:color w:val="0000FF"/>
              </w:rPr>
              <w:t>ip_pgcb_all_pg_rst_up</w:t>
            </w:r>
          </w:p>
        </w:tc>
        <w:tc>
          <w:tcPr>
            <w:tcW w:w="1465" w:type="dxa"/>
            <w:tcBorders>
              <w:top w:val="single" w:sz="8" w:space="0" w:color="78C0D4"/>
              <w:left w:val="single" w:sz="8" w:space="0" w:color="78C0D4"/>
              <w:bottom w:val="single" w:sz="8" w:space="0" w:color="78C0D4"/>
              <w:right w:val="single" w:sz="8" w:space="0" w:color="78C0D4"/>
            </w:tcBorders>
            <w:shd w:val="clear" w:color="auto" w:fill="DAEEF3"/>
          </w:tcPr>
          <w:p w14:paraId="0EDE43DA" w14:textId="77777777" w:rsidR="00055FFC" w:rsidRPr="00D94FF6" w:rsidRDefault="00055FFC" w:rsidP="002D6C36">
            <w:pPr>
              <w:rPr>
                <w:rFonts w:ascii="Intel Clear" w:hAnsi="Intel Clear" w:cs="Intel Clear"/>
                <w:color w:val="0000FF"/>
              </w:rPr>
            </w:pPr>
            <w:r w:rsidRPr="00D94FF6">
              <w:rPr>
                <w:rFonts w:ascii="Intel Clear" w:hAnsi="Intel Clear" w:cs="Intel Clear"/>
                <w:color w:val="0000FF"/>
              </w:rPr>
              <w:t>Input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7FDDAAF4" w14:textId="77777777" w:rsidR="00F93D02" w:rsidRPr="00D94FF6" w:rsidRDefault="00055FFC" w:rsidP="002D6C36">
            <w:pPr>
              <w:rPr>
                <w:rFonts w:ascii="Intel Clear" w:hAnsi="Intel Clear" w:cs="Intel Clear"/>
                <w:color w:val="0000FF"/>
              </w:rPr>
            </w:pPr>
            <w:r w:rsidRPr="00D94FF6">
              <w:rPr>
                <w:rFonts w:ascii="Intel Clear" w:hAnsi="Intel Clear" w:cs="Intel Clear"/>
                <w:color w:val="0000FF"/>
              </w:rPr>
              <w:t xml:space="preserve">Active high, level signal that </w:t>
            </w:r>
            <w:r w:rsidR="00E631E1" w:rsidRPr="00D94FF6">
              <w:rPr>
                <w:rFonts w:ascii="Intel Clear" w:hAnsi="Intel Clear" w:cs="Intel Clear"/>
                <w:color w:val="0000FF"/>
              </w:rPr>
              <w:t>is used in the PG Exit flow</w:t>
            </w:r>
            <w:r w:rsidR="00F93D02" w:rsidRPr="00D94FF6">
              <w:rPr>
                <w:rFonts w:ascii="Intel Clear" w:hAnsi="Intel Clear" w:cs="Intel Clear"/>
                <w:color w:val="0000FF"/>
              </w:rPr>
              <w:t xml:space="preserve"> to indicate to the PGCB that all sequential logic in the PGCB is out of reset. </w:t>
            </w:r>
          </w:p>
          <w:p w14:paraId="75F44BA6" w14:textId="77777777" w:rsidR="00D03192" w:rsidRPr="00D94FF6" w:rsidRDefault="00D03192" w:rsidP="002D6C36">
            <w:pPr>
              <w:rPr>
                <w:rFonts w:ascii="Intel Clear" w:hAnsi="Intel Clear" w:cs="Intel Clear"/>
                <w:color w:val="0000FF"/>
              </w:rPr>
            </w:pPr>
          </w:p>
          <w:p w14:paraId="380706A2" w14:textId="77777777" w:rsidR="00D03192" w:rsidRPr="00D94FF6" w:rsidRDefault="00D03192" w:rsidP="00D03192">
            <w:pPr>
              <w:rPr>
                <w:rFonts w:ascii="Intel Clear" w:hAnsi="Intel Clear" w:cs="Intel Clear"/>
                <w:color w:val="0000FF"/>
              </w:rPr>
            </w:pPr>
            <w:r w:rsidRPr="00D94FF6">
              <w:rPr>
                <w:rFonts w:ascii="Intel Clear" w:hAnsi="Intel Clear" w:cs="Intel Clear"/>
                <w:color w:val="0000FF"/>
              </w:rPr>
              <w:t xml:space="preserve">IP blocks that use the “pgcb_force_rst_b” signal in asynchronous manner (for both assertion and de-assertion of resets), this input </w:t>
            </w:r>
            <w:r w:rsidR="0081279C" w:rsidRPr="00D94FF6">
              <w:rPr>
                <w:rFonts w:ascii="Intel Clear" w:hAnsi="Intel Clear" w:cs="Intel Clear"/>
                <w:color w:val="0000FF"/>
              </w:rPr>
              <w:t>must b</w:t>
            </w:r>
            <w:r w:rsidRPr="00D94FF6">
              <w:rPr>
                <w:rFonts w:ascii="Intel Clear" w:hAnsi="Intel Clear" w:cs="Intel Clear"/>
                <w:color w:val="0000FF"/>
              </w:rPr>
              <w:t>e tied high to 1’b1. Refer to Recommendations section “Reset Propagation Independent of Clocks” for details</w:t>
            </w:r>
            <w:r w:rsidR="0081279C" w:rsidRPr="00D94FF6">
              <w:rPr>
                <w:rFonts w:ascii="Intel Clear" w:hAnsi="Intel Clear" w:cs="Intel Clear"/>
                <w:color w:val="0000FF"/>
              </w:rPr>
              <w:t xml:space="preserve"> about using the “pgcb_force_rst_b” signal in asynchronous manner. </w:t>
            </w:r>
            <w:r w:rsidRPr="00D94FF6">
              <w:rPr>
                <w:rFonts w:ascii="Intel Clear" w:hAnsi="Intel Clear" w:cs="Intel Clear"/>
                <w:color w:val="0000FF"/>
              </w:rPr>
              <w:t xml:space="preserve">  </w:t>
            </w:r>
          </w:p>
          <w:p w14:paraId="00963AEA" w14:textId="77777777" w:rsidR="00D03192" w:rsidRPr="00D94FF6" w:rsidRDefault="00D03192" w:rsidP="00D03192">
            <w:pPr>
              <w:rPr>
                <w:rFonts w:ascii="Intel Clear" w:hAnsi="Intel Clear" w:cs="Intel Clear"/>
                <w:color w:val="0000FF"/>
              </w:rPr>
            </w:pPr>
          </w:p>
          <w:p w14:paraId="1E5ED01E" w14:textId="77777777" w:rsidR="00F93D02" w:rsidRPr="00D94FF6" w:rsidRDefault="00F93D02" w:rsidP="002D6C36">
            <w:pPr>
              <w:rPr>
                <w:rFonts w:ascii="Intel Clear" w:hAnsi="Intel Clear" w:cs="Intel Clear"/>
                <w:color w:val="0000FF"/>
              </w:rPr>
            </w:pPr>
            <w:r w:rsidRPr="00D94FF6">
              <w:rPr>
                <w:rFonts w:ascii="Intel Clear" w:hAnsi="Intel Clear" w:cs="Intel Clear"/>
                <w:color w:val="0000FF"/>
              </w:rPr>
              <w:t>This signal is required to be driven dynamically only for those IP blocks which connect the “pgcb_force_rst_b” to the input of reset synchronizers</w:t>
            </w:r>
            <w:r w:rsidR="0081279C" w:rsidRPr="00D94FF6">
              <w:rPr>
                <w:rFonts w:ascii="Intel Clear" w:hAnsi="Intel Clear" w:cs="Intel Clear"/>
                <w:color w:val="0000FF"/>
              </w:rPr>
              <w:t xml:space="preserve"> – and do not have a direct bypass path to assert/de-assert the reset </w:t>
            </w:r>
            <w:r w:rsidRPr="00D94FF6">
              <w:rPr>
                <w:rFonts w:ascii="Intel Clear" w:hAnsi="Intel Clear" w:cs="Intel Clear"/>
                <w:color w:val="0000FF"/>
              </w:rPr>
              <w:t xml:space="preserve">(note that </w:t>
            </w:r>
            <w:r w:rsidR="0081279C" w:rsidRPr="00D94FF6">
              <w:rPr>
                <w:rFonts w:ascii="Intel Clear" w:hAnsi="Intel Clear" w:cs="Intel Clear"/>
                <w:color w:val="0000FF"/>
              </w:rPr>
              <w:t>these IP blocks req</w:t>
            </w:r>
            <w:r w:rsidRPr="00D94FF6">
              <w:rPr>
                <w:rFonts w:ascii="Intel Clear" w:hAnsi="Intel Clear" w:cs="Intel Clear"/>
                <w:color w:val="0000FF"/>
              </w:rPr>
              <w:t xml:space="preserve">uire clocks to run for the propagation of reset de-assertion). </w:t>
            </w:r>
            <w:r w:rsidR="009367F3" w:rsidRPr="00D94FF6">
              <w:rPr>
                <w:rFonts w:ascii="Intel Clear" w:hAnsi="Intel Clear" w:cs="Intel Clear"/>
                <w:color w:val="0000FF"/>
              </w:rPr>
              <w:t xml:space="preserve">For these IP blocks, this signal </w:t>
            </w:r>
            <w:r w:rsidR="0081279C" w:rsidRPr="00D94FF6">
              <w:rPr>
                <w:rFonts w:ascii="Intel Clear" w:hAnsi="Intel Clear" w:cs="Intel Clear"/>
                <w:color w:val="0000FF"/>
              </w:rPr>
              <w:t xml:space="preserve">must be </w:t>
            </w:r>
            <w:r w:rsidR="009367F3" w:rsidRPr="00D94FF6">
              <w:rPr>
                <w:rFonts w:ascii="Intel Clear" w:hAnsi="Intel Clear" w:cs="Intel Clear"/>
                <w:color w:val="0000FF"/>
              </w:rPr>
              <w:t xml:space="preserve">asserted if and only if all resets with in the PGD are de-asserted, and this signal should remain de-asserted otherwise. </w:t>
            </w:r>
          </w:p>
          <w:p w14:paraId="3662CFB7" w14:textId="77777777" w:rsidR="009367F3" w:rsidRPr="00D94FF6" w:rsidRDefault="009367F3" w:rsidP="002D6C36">
            <w:pPr>
              <w:rPr>
                <w:rFonts w:ascii="Intel Clear" w:hAnsi="Intel Clear" w:cs="Intel Clear"/>
                <w:color w:val="0000FF"/>
              </w:rPr>
            </w:pPr>
          </w:p>
          <w:p w14:paraId="07C76308" w14:textId="77777777" w:rsidR="00055FFC" w:rsidRPr="00D94FF6" w:rsidRDefault="00055FFC" w:rsidP="00752344">
            <w:pPr>
              <w:rPr>
                <w:rFonts w:ascii="Intel Clear" w:hAnsi="Intel Clear" w:cs="Intel Clear"/>
                <w:color w:val="0000FF"/>
              </w:rPr>
            </w:pPr>
            <w:r w:rsidRPr="00D94FF6">
              <w:rPr>
                <w:rFonts w:ascii="Intel Clear" w:hAnsi="Intel Clear" w:cs="Intel Clear"/>
                <w:color w:val="0000FF"/>
              </w:rPr>
              <w:t>Expected Reset Value: N/A (Don’t Care)</w:t>
            </w:r>
          </w:p>
          <w:p w14:paraId="072EE6E7" w14:textId="77777777" w:rsidR="00055FFC" w:rsidRPr="00D94FF6" w:rsidRDefault="00055FFC" w:rsidP="007744E6">
            <w:pPr>
              <w:rPr>
                <w:rFonts w:ascii="Intel Clear" w:hAnsi="Intel Clear" w:cs="Intel Clear"/>
                <w:color w:val="0000FF"/>
              </w:rPr>
            </w:pPr>
          </w:p>
        </w:tc>
      </w:tr>
      <w:tr w:rsidR="00055FFC" w:rsidRPr="00D94FF6" w14:paraId="6876AF61"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B6DDE8"/>
            <w:hideMark/>
          </w:tcPr>
          <w:p w14:paraId="5E1E40EF" w14:textId="77777777" w:rsidR="00055FFC" w:rsidRPr="00D94FF6" w:rsidRDefault="00055FFC" w:rsidP="002D6C36">
            <w:pPr>
              <w:rPr>
                <w:rFonts w:ascii="Intel Clear" w:hAnsi="Intel Clear" w:cs="Intel Clear"/>
                <w:bCs/>
                <w:color w:val="C00000"/>
                <w:szCs w:val="22"/>
              </w:rPr>
            </w:pPr>
            <w:r w:rsidRPr="00D94FF6">
              <w:rPr>
                <w:rFonts w:ascii="Intel Clear" w:hAnsi="Intel Clear" w:cs="Intel Clear"/>
                <w:b/>
                <w:bCs/>
                <w:color w:val="C00000"/>
              </w:rPr>
              <w:t>pgcb_sleep</w:t>
            </w:r>
          </w:p>
        </w:tc>
        <w:tc>
          <w:tcPr>
            <w:tcW w:w="1465" w:type="dxa"/>
            <w:tcBorders>
              <w:top w:val="single" w:sz="8" w:space="0" w:color="78C0D4"/>
              <w:left w:val="single" w:sz="8" w:space="0" w:color="78C0D4"/>
              <w:bottom w:val="single" w:sz="8" w:space="0" w:color="78C0D4"/>
              <w:right w:val="single" w:sz="8" w:space="0" w:color="78C0D4"/>
            </w:tcBorders>
            <w:shd w:val="clear" w:color="auto" w:fill="B6DDE8"/>
            <w:hideMark/>
          </w:tcPr>
          <w:p w14:paraId="49ADE844" w14:textId="77777777" w:rsidR="00055FFC" w:rsidRPr="00D94FF6" w:rsidRDefault="00055FFC" w:rsidP="002D6C36">
            <w:pPr>
              <w:rPr>
                <w:rFonts w:ascii="Intel Clear" w:hAnsi="Intel Clear" w:cs="Intel Clear"/>
                <w:color w:val="C00000"/>
                <w:szCs w:val="22"/>
              </w:rPr>
            </w:pPr>
            <w:r w:rsidRPr="00D94FF6">
              <w:rPr>
                <w:rFonts w:ascii="Intel Clear" w:hAnsi="Intel Clear" w:cs="Intel Clear"/>
                <w:color w:val="C00000"/>
              </w:rPr>
              <w:t>Output</w:t>
            </w:r>
          </w:p>
        </w:tc>
        <w:tc>
          <w:tcPr>
            <w:tcW w:w="5682" w:type="dxa"/>
            <w:tcBorders>
              <w:top w:val="single" w:sz="8" w:space="0" w:color="78C0D4"/>
              <w:left w:val="single" w:sz="8" w:space="0" w:color="78C0D4"/>
              <w:bottom w:val="single" w:sz="8" w:space="0" w:color="78C0D4"/>
              <w:right w:val="single" w:sz="8" w:space="0" w:color="78C0D4"/>
            </w:tcBorders>
            <w:shd w:val="clear" w:color="auto" w:fill="B6DDE8"/>
          </w:tcPr>
          <w:p w14:paraId="2FB45192" w14:textId="77777777" w:rsidR="00055FFC" w:rsidRPr="00D94FF6" w:rsidRDefault="00055FFC" w:rsidP="002D6C36">
            <w:pPr>
              <w:rPr>
                <w:rFonts w:ascii="Intel Clear" w:hAnsi="Intel Clear" w:cs="Intel Clear"/>
                <w:color w:val="C00000"/>
              </w:rPr>
            </w:pPr>
            <w:r w:rsidRPr="00D94FF6">
              <w:rPr>
                <w:rFonts w:ascii="Intel Clear" w:hAnsi="Intel Clear" w:cs="Intel Clear"/>
                <w:color w:val="C00000"/>
              </w:rPr>
              <w:t>Active High, level signal from the PGCB block to all State Retention flops/latches in the respective PGD. This signal asserts or deasserts as part of the power gating flows.</w:t>
            </w:r>
          </w:p>
          <w:p w14:paraId="33AA11DA" w14:textId="77777777" w:rsidR="00055FFC" w:rsidRPr="00D94FF6" w:rsidRDefault="00055FFC" w:rsidP="002D6C36">
            <w:pPr>
              <w:rPr>
                <w:rFonts w:ascii="Intel Clear" w:hAnsi="Intel Clear" w:cs="Intel Clear"/>
                <w:color w:val="C00000"/>
                <w:lang w:bidi="ar-SA"/>
              </w:rPr>
            </w:pPr>
          </w:p>
          <w:p w14:paraId="1E7B9A6F" w14:textId="77777777" w:rsidR="00055FFC" w:rsidRPr="00D94FF6" w:rsidRDefault="00055FFC" w:rsidP="002D6C36">
            <w:pPr>
              <w:rPr>
                <w:rFonts w:ascii="Intel Clear" w:hAnsi="Intel Clear" w:cs="Intel Clear"/>
                <w:color w:val="C00000"/>
              </w:rPr>
            </w:pPr>
            <w:r w:rsidRPr="00D94FF6">
              <w:rPr>
                <w:rFonts w:ascii="Intel Clear" w:hAnsi="Intel Clear" w:cs="Intel Clear"/>
                <w:color w:val="C00000"/>
              </w:rPr>
              <w:lastRenderedPageBreak/>
              <w:t>Reset Value: 1’b1</w:t>
            </w:r>
          </w:p>
          <w:p w14:paraId="06E05DAF" w14:textId="77777777" w:rsidR="00055FFC" w:rsidRPr="00D94FF6" w:rsidRDefault="00055FFC" w:rsidP="008B52B2">
            <w:pPr>
              <w:rPr>
                <w:rFonts w:ascii="Intel Clear" w:hAnsi="Intel Clear" w:cs="Intel Clear"/>
                <w:color w:val="C00000"/>
                <w:szCs w:val="22"/>
              </w:rPr>
            </w:pPr>
          </w:p>
        </w:tc>
      </w:tr>
      <w:tr w:rsidR="005377CE" w:rsidRPr="00D94FF6" w14:paraId="7A141544"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B6DDE8"/>
          </w:tcPr>
          <w:p w14:paraId="2C330DE8" w14:textId="77777777" w:rsidR="005377CE" w:rsidRPr="00D94FF6" w:rsidRDefault="005377CE" w:rsidP="002D6C36">
            <w:pPr>
              <w:rPr>
                <w:rFonts w:ascii="Intel Clear" w:hAnsi="Intel Clear" w:cs="Intel Clear"/>
                <w:b/>
                <w:bCs/>
                <w:color w:val="C00000"/>
              </w:rPr>
            </w:pPr>
            <w:r w:rsidRPr="00D94FF6">
              <w:rPr>
                <w:rFonts w:ascii="Intel Clear" w:hAnsi="Intel Clear" w:cs="Intel Clear"/>
                <w:b/>
                <w:bCs/>
                <w:color w:val="C00000"/>
              </w:rPr>
              <w:lastRenderedPageBreak/>
              <w:t>pgcb_sleep2</w:t>
            </w:r>
          </w:p>
        </w:tc>
        <w:tc>
          <w:tcPr>
            <w:tcW w:w="1465" w:type="dxa"/>
            <w:tcBorders>
              <w:top w:val="single" w:sz="8" w:space="0" w:color="78C0D4"/>
              <w:left w:val="single" w:sz="8" w:space="0" w:color="78C0D4"/>
              <w:bottom w:val="single" w:sz="8" w:space="0" w:color="78C0D4"/>
              <w:right w:val="single" w:sz="8" w:space="0" w:color="78C0D4"/>
            </w:tcBorders>
            <w:shd w:val="clear" w:color="auto" w:fill="B6DDE8"/>
          </w:tcPr>
          <w:p w14:paraId="3DA945D0" w14:textId="77777777" w:rsidR="005377CE" w:rsidRPr="00D94FF6" w:rsidRDefault="005377CE" w:rsidP="002D6C36">
            <w:pPr>
              <w:rPr>
                <w:rFonts w:ascii="Intel Clear" w:hAnsi="Intel Clear" w:cs="Intel Clear"/>
                <w:color w:val="C00000"/>
              </w:rPr>
            </w:pPr>
            <w:r w:rsidRPr="00D94FF6">
              <w:rPr>
                <w:rFonts w:ascii="Intel Clear" w:hAnsi="Intel Clear" w:cs="Intel Clear"/>
                <w:color w:val="C00000"/>
              </w:rPr>
              <w:t>Output</w:t>
            </w:r>
          </w:p>
        </w:tc>
        <w:tc>
          <w:tcPr>
            <w:tcW w:w="5682" w:type="dxa"/>
            <w:tcBorders>
              <w:top w:val="single" w:sz="8" w:space="0" w:color="78C0D4"/>
              <w:left w:val="single" w:sz="8" w:space="0" w:color="78C0D4"/>
              <w:bottom w:val="single" w:sz="8" w:space="0" w:color="78C0D4"/>
              <w:right w:val="single" w:sz="8" w:space="0" w:color="78C0D4"/>
            </w:tcBorders>
            <w:shd w:val="clear" w:color="auto" w:fill="B6DDE8"/>
          </w:tcPr>
          <w:p w14:paraId="21E80FCF" w14:textId="77777777" w:rsidR="005377CE" w:rsidRPr="00D94FF6" w:rsidRDefault="005377CE" w:rsidP="002D6C36">
            <w:pPr>
              <w:rPr>
                <w:rFonts w:ascii="Intel Clear" w:hAnsi="Intel Clear" w:cs="Intel Clear"/>
                <w:color w:val="C00000"/>
              </w:rPr>
            </w:pPr>
            <w:r w:rsidRPr="00D94FF6">
              <w:rPr>
                <w:rFonts w:ascii="Intel Clear" w:hAnsi="Intel Clear" w:cs="Intel Clear"/>
                <w:color w:val="C00000"/>
              </w:rPr>
              <w:t>Active High, level signal from the PGCB block to State Retention flops/latches that should not be disabled when ip_pgcb_sleep_en==’0’.  This signal always behaves the same as pgcb_sleep does when ip_pgcb_sleep_en==’1’, regardless of the value of ip_pgcb_sleep_en.</w:t>
            </w:r>
          </w:p>
          <w:p w14:paraId="5EB34A78" w14:textId="77777777" w:rsidR="005377CE" w:rsidRPr="00D94FF6" w:rsidRDefault="005377CE" w:rsidP="002D6C36">
            <w:pPr>
              <w:rPr>
                <w:rFonts w:ascii="Intel Clear" w:hAnsi="Intel Clear" w:cs="Intel Clear"/>
                <w:color w:val="C00000"/>
              </w:rPr>
            </w:pPr>
          </w:p>
          <w:p w14:paraId="1F3CC85E" w14:textId="77777777" w:rsidR="005377CE" w:rsidRPr="00D94FF6" w:rsidRDefault="005377CE" w:rsidP="005377CE">
            <w:pPr>
              <w:rPr>
                <w:rFonts w:ascii="Intel Clear" w:hAnsi="Intel Clear" w:cs="Intel Clear"/>
                <w:color w:val="C00000"/>
              </w:rPr>
            </w:pPr>
            <w:r w:rsidRPr="00D94FF6">
              <w:rPr>
                <w:rFonts w:ascii="Intel Clear" w:hAnsi="Intel Clear" w:cs="Intel Clear"/>
                <w:color w:val="C00000"/>
              </w:rPr>
              <w:t xml:space="preserve">This signal can be used to create another State Retention “domain,” such that SR cells controlled by pgcb_sleep can conditionally retain state (based on ip_pgcb_sleep_en), and SR cells controlled by pgcb_sleep2 would always be retained. </w:t>
            </w:r>
          </w:p>
          <w:p w14:paraId="79DF91C4" w14:textId="77777777" w:rsidR="005377CE" w:rsidRPr="00D94FF6" w:rsidRDefault="005377CE" w:rsidP="005377CE">
            <w:pPr>
              <w:rPr>
                <w:rFonts w:ascii="Intel Clear" w:hAnsi="Intel Clear" w:cs="Intel Clear"/>
                <w:color w:val="C00000"/>
              </w:rPr>
            </w:pPr>
          </w:p>
          <w:p w14:paraId="10E80152" w14:textId="77777777" w:rsidR="005377CE" w:rsidRPr="00D94FF6" w:rsidRDefault="005377CE" w:rsidP="005377CE">
            <w:pPr>
              <w:rPr>
                <w:rFonts w:ascii="Intel Clear" w:hAnsi="Intel Clear" w:cs="Intel Clear"/>
                <w:color w:val="C00000"/>
              </w:rPr>
            </w:pPr>
            <w:r w:rsidRPr="00D94FF6">
              <w:rPr>
                <w:rFonts w:ascii="Intel Clear" w:hAnsi="Intel Clear" w:cs="Intel Clear"/>
                <w:color w:val="C00000"/>
              </w:rPr>
              <w:t>IP’s that have no need for this signal can let it dangle and only use pgcb_sleep.</w:t>
            </w:r>
          </w:p>
          <w:p w14:paraId="2F8756AB" w14:textId="77777777" w:rsidR="005377CE" w:rsidRPr="00D94FF6" w:rsidRDefault="005377CE" w:rsidP="005377CE">
            <w:pPr>
              <w:rPr>
                <w:rFonts w:ascii="Intel Clear" w:hAnsi="Intel Clear" w:cs="Intel Clear"/>
                <w:color w:val="C00000"/>
              </w:rPr>
            </w:pPr>
          </w:p>
          <w:p w14:paraId="7614BA94" w14:textId="77777777" w:rsidR="005377CE" w:rsidRPr="00D94FF6" w:rsidRDefault="005377CE" w:rsidP="005377CE">
            <w:pPr>
              <w:rPr>
                <w:rFonts w:ascii="Intel Clear" w:hAnsi="Intel Clear" w:cs="Intel Clear"/>
                <w:color w:val="C00000"/>
              </w:rPr>
            </w:pPr>
            <w:r w:rsidRPr="00D94FF6">
              <w:rPr>
                <w:rFonts w:ascii="Intel Clear" w:hAnsi="Intel Clear" w:cs="Intel Clear"/>
                <w:color w:val="C00000"/>
              </w:rPr>
              <w:t>Reset Value: 1’b1</w:t>
            </w:r>
          </w:p>
          <w:p w14:paraId="1446C584" w14:textId="77777777" w:rsidR="005377CE" w:rsidRPr="00D94FF6" w:rsidRDefault="005377CE" w:rsidP="005377CE">
            <w:pPr>
              <w:rPr>
                <w:rFonts w:ascii="Intel Clear" w:hAnsi="Intel Clear" w:cs="Intel Clear"/>
                <w:color w:val="C00000"/>
              </w:rPr>
            </w:pPr>
          </w:p>
        </w:tc>
      </w:tr>
      <w:tr w:rsidR="00055FFC" w:rsidRPr="00D94FF6" w14:paraId="103506D9"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DAEEF3"/>
            <w:hideMark/>
          </w:tcPr>
          <w:p w14:paraId="6F80DA5F" w14:textId="77777777" w:rsidR="00055FFC" w:rsidRPr="00D94FF6" w:rsidRDefault="00055FFC" w:rsidP="002D6C36">
            <w:pPr>
              <w:rPr>
                <w:rFonts w:ascii="Intel Clear" w:hAnsi="Intel Clear" w:cs="Intel Clear"/>
                <w:bCs/>
                <w:color w:val="C00000"/>
                <w:szCs w:val="22"/>
              </w:rPr>
            </w:pPr>
            <w:r w:rsidRPr="00D94FF6">
              <w:rPr>
                <w:rFonts w:ascii="Intel Clear" w:hAnsi="Intel Clear" w:cs="Intel Clear"/>
                <w:b/>
                <w:bCs/>
                <w:color w:val="C00000"/>
              </w:rPr>
              <w:t>pgcb_idle</w:t>
            </w:r>
          </w:p>
        </w:tc>
        <w:tc>
          <w:tcPr>
            <w:tcW w:w="1465" w:type="dxa"/>
            <w:tcBorders>
              <w:top w:val="single" w:sz="8" w:space="0" w:color="78C0D4"/>
              <w:left w:val="single" w:sz="8" w:space="0" w:color="78C0D4"/>
              <w:bottom w:val="single" w:sz="8" w:space="0" w:color="78C0D4"/>
              <w:right w:val="single" w:sz="8" w:space="0" w:color="78C0D4"/>
            </w:tcBorders>
            <w:shd w:val="clear" w:color="auto" w:fill="DAEEF3"/>
            <w:hideMark/>
          </w:tcPr>
          <w:p w14:paraId="3D465457" w14:textId="77777777" w:rsidR="00055FFC" w:rsidRPr="00D94FF6" w:rsidRDefault="00055FFC" w:rsidP="002D6C36">
            <w:pPr>
              <w:rPr>
                <w:rFonts w:ascii="Intel Clear" w:hAnsi="Intel Clear" w:cs="Intel Clear"/>
                <w:color w:val="C00000"/>
                <w:szCs w:val="22"/>
              </w:rPr>
            </w:pPr>
            <w:r w:rsidRPr="00D94FF6">
              <w:rPr>
                <w:rFonts w:ascii="Intel Clear" w:hAnsi="Intel Clear" w:cs="Intel Clear"/>
                <w:color w:val="C00000"/>
              </w:rPr>
              <w:t>Output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4E1E61C0" w14:textId="77777777" w:rsidR="00055FFC" w:rsidRPr="00D94FF6" w:rsidRDefault="00055FFC" w:rsidP="002D6C36">
            <w:pPr>
              <w:rPr>
                <w:rFonts w:ascii="Intel Clear" w:hAnsi="Intel Clear" w:cs="Intel Clear"/>
                <w:color w:val="C00000"/>
              </w:rPr>
            </w:pPr>
            <w:r w:rsidRPr="00D94FF6">
              <w:rPr>
                <w:rFonts w:ascii="Intel Clear" w:hAnsi="Intel Clear" w:cs="Intel Clear"/>
                <w:color w:val="C00000"/>
              </w:rPr>
              <w:t xml:space="preserve">Active high level signal from PGCB block to </w:t>
            </w:r>
            <w:r w:rsidR="00013CCD" w:rsidRPr="00D94FF6">
              <w:rPr>
                <w:rFonts w:ascii="Intel Clear" w:hAnsi="Intel Clear" w:cs="Intel Clear"/>
                <w:color w:val="C00000"/>
              </w:rPr>
              <w:t xml:space="preserve">indicate that the PGCB is idle and that its clocks may be gated, until such time that another power-gate transition is required. </w:t>
            </w:r>
          </w:p>
          <w:p w14:paraId="7E98DBE9" w14:textId="77777777" w:rsidR="00055FFC" w:rsidRPr="00D94FF6" w:rsidRDefault="00055FFC" w:rsidP="002D6C36">
            <w:pPr>
              <w:rPr>
                <w:rFonts w:ascii="Intel Clear" w:hAnsi="Intel Clear" w:cs="Intel Clear"/>
                <w:color w:val="C00000"/>
              </w:rPr>
            </w:pPr>
          </w:p>
          <w:p w14:paraId="49397FB1" w14:textId="77777777" w:rsidR="002D58B8" w:rsidRPr="00D94FF6" w:rsidRDefault="002D58B8" w:rsidP="002D6C36">
            <w:pPr>
              <w:rPr>
                <w:rFonts w:ascii="Intel Clear" w:hAnsi="Intel Clear" w:cs="Intel Clear"/>
                <w:color w:val="C00000"/>
              </w:rPr>
            </w:pPr>
            <w:r w:rsidRPr="00D94FF6">
              <w:rPr>
                <w:rFonts w:ascii="Intel Clear" w:hAnsi="Intel Clear" w:cs="Intel Clear"/>
                <w:color w:val="C00000"/>
              </w:rPr>
              <w:t xml:space="preserve">Note: IP clock gating for pgcb_clk should follow any/all applicable Scan/DFx guidelines. </w:t>
            </w:r>
          </w:p>
          <w:p w14:paraId="3DE4817E" w14:textId="77777777" w:rsidR="002D58B8" w:rsidRPr="00D94FF6" w:rsidRDefault="002D58B8" w:rsidP="002D6C36">
            <w:pPr>
              <w:rPr>
                <w:rFonts w:ascii="Intel Clear" w:hAnsi="Intel Clear" w:cs="Intel Clear"/>
                <w:color w:val="C00000"/>
              </w:rPr>
            </w:pPr>
            <w:r w:rsidRPr="00D94FF6">
              <w:rPr>
                <w:rFonts w:ascii="Intel Clear" w:hAnsi="Intel Clear" w:cs="Intel Clear"/>
                <w:color w:val="C00000"/>
              </w:rPr>
              <w:t xml:space="preserve"> </w:t>
            </w:r>
          </w:p>
          <w:p w14:paraId="02489099" w14:textId="77777777" w:rsidR="00055FFC" w:rsidRPr="00D94FF6" w:rsidRDefault="00055FFC" w:rsidP="002D6C36">
            <w:pPr>
              <w:rPr>
                <w:rFonts w:ascii="Intel Clear" w:hAnsi="Intel Clear" w:cs="Intel Clear"/>
                <w:color w:val="C00000"/>
              </w:rPr>
            </w:pPr>
            <w:r w:rsidRPr="00D94FF6">
              <w:rPr>
                <w:rFonts w:ascii="Intel Clear" w:hAnsi="Intel Clear" w:cs="Intel Clear"/>
                <w:color w:val="C00000"/>
              </w:rPr>
              <w:t>Reset Value: 1’b0</w:t>
            </w:r>
          </w:p>
          <w:p w14:paraId="34DFFE8C" w14:textId="77777777" w:rsidR="00055FFC" w:rsidRPr="00D94FF6" w:rsidRDefault="00055FFC" w:rsidP="002D6C36">
            <w:pPr>
              <w:rPr>
                <w:rFonts w:ascii="Intel Clear" w:hAnsi="Intel Clear" w:cs="Intel Clear"/>
                <w:color w:val="C00000"/>
                <w:szCs w:val="22"/>
              </w:rPr>
            </w:pPr>
          </w:p>
        </w:tc>
      </w:tr>
      <w:tr w:rsidR="00B21B4D" w:rsidRPr="00D94FF6" w14:paraId="79F14E98"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DAEEF3"/>
          </w:tcPr>
          <w:p w14:paraId="5D546FF9" w14:textId="77777777" w:rsidR="00B21B4D" w:rsidRPr="00D94FF6" w:rsidRDefault="00B21B4D" w:rsidP="007429D3">
            <w:pPr>
              <w:rPr>
                <w:rFonts w:ascii="Intel Clear" w:hAnsi="Intel Clear" w:cs="Intel Clear"/>
                <w:b/>
                <w:bCs/>
                <w:color w:val="0000FF"/>
              </w:rPr>
            </w:pPr>
            <w:r w:rsidRPr="00D94FF6">
              <w:rPr>
                <w:rFonts w:ascii="Intel Clear" w:hAnsi="Intel Clear" w:cs="Intel Clear"/>
                <w:b/>
                <w:bCs/>
                <w:color w:val="C00000"/>
              </w:rPr>
              <w:t>pgcb_ip_</w:t>
            </w:r>
            <w:r w:rsidR="007429D3" w:rsidRPr="00D94FF6">
              <w:rPr>
                <w:rFonts w:ascii="Intel Clear" w:hAnsi="Intel Clear" w:cs="Intel Clear"/>
                <w:b/>
                <w:bCs/>
                <w:color w:val="C00000"/>
              </w:rPr>
              <w:t>force_clks_on</w:t>
            </w:r>
          </w:p>
        </w:tc>
        <w:tc>
          <w:tcPr>
            <w:tcW w:w="1465" w:type="dxa"/>
            <w:tcBorders>
              <w:top w:val="single" w:sz="8" w:space="0" w:color="78C0D4"/>
              <w:left w:val="single" w:sz="8" w:space="0" w:color="78C0D4"/>
              <w:bottom w:val="single" w:sz="8" w:space="0" w:color="78C0D4"/>
              <w:right w:val="single" w:sz="8" w:space="0" w:color="78C0D4"/>
            </w:tcBorders>
            <w:shd w:val="clear" w:color="auto" w:fill="DAEEF3"/>
          </w:tcPr>
          <w:p w14:paraId="0B5885B1" w14:textId="77777777" w:rsidR="00B21B4D" w:rsidRPr="00D94FF6" w:rsidRDefault="00B21B4D" w:rsidP="002D6C36">
            <w:pPr>
              <w:rPr>
                <w:rFonts w:ascii="Intel Clear" w:hAnsi="Intel Clear" w:cs="Intel Clear"/>
                <w:color w:val="0000FF"/>
              </w:rPr>
            </w:pPr>
            <w:r w:rsidRPr="00D94FF6">
              <w:rPr>
                <w:rFonts w:ascii="Intel Clear" w:hAnsi="Intel Clear" w:cs="Intel Clear"/>
                <w:color w:val="C00000"/>
              </w:rPr>
              <w:t>Output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5E0D8FCC" w14:textId="77777777" w:rsidR="00B21B4D" w:rsidRPr="00D94FF6" w:rsidRDefault="00B21B4D" w:rsidP="002170F0">
            <w:pPr>
              <w:rPr>
                <w:rFonts w:ascii="Intel Clear" w:hAnsi="Intel Clear" w:cs="Intel Clear"/>
                <w:color w:val="C00000"/>
              </w:rPr>
            </w:pPr>
            <w:r w:rsidRPr="00D94FF6">
              <w:rPr>
                <w:rFonts w:ascii="Intel Clear" w:hAnsi="Intel Clear" w:cs="Intel Clear"/>
                <w:color w:val="C00000"/>
              </w:rPr>
              <w:t xml:space="preserve">Active </w:t>
            </w:r>
            <w:r w:rsidR="007429D3" w:rsidRPr="00D94FF6">
              <w:rPr>
                <w:rFonts w:ascii="Intel Clear" w:hAnsi="Intel Clear" w:cs="Intel Clear"/>
                <w:color w:val="C00000"/>
              </w:rPr>
              <w:t>high</w:t>
            </w:r>
            <w:r w:rsidRPr="00D94FF6">
              <w:rPr>
                <w:rFonts w:ascii="Intel Clear" w:hAnsi="Intel Clear" w:cs="Intel Clear"/>
                <w:color w:val="C00000"/>
              </w:rPr>
              <w:t xml:space="preserve"> signal from PGCB to the IP indicating </w:t>
            </w:r>
            <w:r w:rsidR="007429D3" w:rsidRPr="00D94FF6">
              <w:rPr>
                <w:rFonts w:ascii="Intel Clear" w:hAnsi="Intel Clear" w:cs="Intel Clear"/>
                <w:color w:val="C00000"/>
              </w:rPr>
              <w:t xml:space="preserve">that IP block must turn on clocks in the PGD. This signal is applicable only for the PG Exit flow for those IP blocks that need to either propagate reset synchronously and/or need to propagate context within the PGD subsequent to reset de-assertion. </w:t>
            </w:r>
          </w:p>
          <w:p w14:paraId="49525D4D" w14:textId="77777777" w:rsidR="00B21B4D" w:rsidRPr="00D94FF6" w:rsidRDefault="00B21B4D" w:rsidP="002170F0">
            <w:pPr>
              <w:rPr>
                <w:rFonts w:ascii="Intel Clear" w:hAnsi="Intel Clear" w:cs="Intel Clear"/>
                <w:color w:val="C00000"/>
              </w:rPr>
            </w:pPr>
          </w:p>
          <w:p w14:paraId="77D224CB" w14:textId="77777777" w:rsidR="00B21B4D" w:rsidRPr="00D94FF6" w:rsidRDefault="00B21B4D" w:rsidP="002170F0">
            <w:pPr>
              <w:rPr>
                <w:rFonts w:ascii="Intel Clear" w:hAnsi="Intel Clear" w:cs="Intel Clear"/>
                <w:color w:val="C00000"/>
                <w:lang w:bidi="ar-SA"/>
              </w:rPr>
            </w:pPr>
            <w:r w:rsidRPr="00D94FF6">
              <w:rPr>
                <w:rFonts w:ascii="Intel Clear" w:hAnsi="Intel Clear" w:cs="Intel Clear"/>
                <w:color w:val="C00000"/>
                <w:lang w:bidi="ar-SA"/>
              </w:rPr>
              <w:t>This signal is part of a two signal handshake involving:</w:t>
            </w:r>
          </w:p>
          <w:p w14:paraId="53DA6712" w14:textId="77777777" w:rsidR="00B21B4D" w:rsidRPr="00D94FF6" w:rsidRDefault="00B21B4D" w:rsidP="008A4F40">
            <w:pPr>
              <w:numPr>
                <w:ilvl w:val="0"/>
                <w:numId w:val="14"/>
              </w:numPr>
              <w:rPr>
                <w:rFonts w:ascii="Intel Clear" w:hAnsi="Intel Clear" w:cs="Intel Clear"/>
                <w:b/>
                <w:bCs/>
                <w:color w:val="C00000"/>
              </w:rPr>
            </w:pPr>
            <w:r w:rsidRPr="00D94FF6">
              <w:rPr>
                <w:rFonts w:ascii="Intel Clear" w:hAnsi="Intel Clear" w:cs="Intel Clear"/>
                <w:b/>
                <w:bCs/>
                <w:color w:val="C00000"/>
              </w:rPr>
              <w:t>pgcb_</w:t>
            </w:r>
            <w:r w:rsidR="007429D3" w:rsidRPr="00D94FF6">
              <w:rPr>
                <w:rFonts w:ascii="Intel Clear" w:hAnsi="Intel Clear" w:cs="Intel Clear"/>
                <w:b/>
                <w:bCs/>
                <w:color w:val="C00000"/>
              </w:rPr>
              <w:t>ip_force_clks_on</w:t>
            </w:r>
          </w:p>
          <w:p w14:paraId="7CB109F5" w14:textId="77777777" w:rsidR="00B21B4D" w:rsidRPr="00D94FF6" w:rsidRDefault="007429D3" w:rsidP="008A4F40">
            <w:pPr>
              <w:numPr>
                <w:ilvl w:val="0"/>
                <w:numId w:val="14"/>
              </w:numPr>
              <w:rPr>
                <w:rFonts w:ascii="Intel Clear" w:hAnsi="Intel Clear" w:cs="Intel Clear"/>
                <w:b/>
                <w:bCs/>
                <w:color w:val="C00000"/>
              </w:rPr>
            </w:pPr>
            <w:r w:rsidRPr="00D94FF6">
              <w:rPr>
                <w:rFonts w:ascii="Intel Clear" w:hAnsi="Intel Clear" w:cs="Intel Clear"/>
                <w:b/>
                <w:bCs/>
                <w:color w:val="C00000"/>
              </w:rPr>
              <w:t>ip_</w:t>
            </w:r>
            <w:r w:rsidR="00B21B4D" w:rsidRPr="00D94FF6">
              <w:rPr>
                <w:rFonts w:ascii="Intel Clear" w:hAnsi="Intel Clear" w:cs="Intel Clear"/>
                <w:b/>
                <w:bCs/>
                <w:color w:val="C00000"/>
              </w:rPr>
              <w:t>pgcb_</w:t>
            </w:r>
            <w:r w:rsidRPr="00D94FF6">
              <w:rPr>
                <w:rFonts w:ascii="Intel Clear" w:hAnsi="Intel Clear" w:cs="Intel Clear"/>
                <w:b/>
                <w:bCs/>
                <w:color w:val="C00000"/>
              </w:rPr>
              <w:t>force_clks_on_ack</w:t>
            </w:r>
          </w:p>
          <w:p w14:paraId="2ED7F5D7" w14:textId="77777777" w:rsidR="007429D3" w:rsidRPr="00D94FF6" w:rsidRDefault="007429D3" w:rsidP="002170F0">
            <w:pPr>
              <w:rPr>
                <w:rFonts w:ascii="Intel Clear" w:hAnsi="Intel Clear" w:cs="Intel Clear"/>
                <w:color w:val="C00000"/>
                <w:lang w:bidi="ar-SA"/>
              </w:rPr>
            </w:pPr>
          </w:p>
          <w:p w14:paraId="2DFEFA12" w14:textId="77777777" w:rsidR="00B21B4D" w:rsidRPr="00D94FF6" w:rsidRDefault="002175E9" w:rsidP="002170F0">
            <w:pPr>
              <w:rPr>
                <w:rFonts w:ascii="Intel Clear" w:hAnsi="Intel Clear" w:cs="Intel Clear"/>
                <w:color w:val="C00000"/>
                <w:lang w:bidi="ar-SA"/>
              </w:rPr>
            </w:pPr>
            <w:r w:rsidRPr="00D94FF6">
              <w:rPr>
                <w:rFonts w:ascii="Intel Clear" w:hAnsi="Intel Clear" w:cs="Intel Clear"/>
                <w:color w:val="C00000"/>
                <w:lang w:bidi="ar-SA"/>
              </w:rPr>
              <w:t xml:space="preserve">These two signals follow the standard 4-phase handshake protocol. </w:t>
            </w:r>
          </w:p>
          <w:p w14:paraId="29CC4A86" w14:textId="77777777" w:rsidR="00B21B4D" w:rsidRPr="00D94FF6" w:rsidRDefault="00B21B4D" w:rsidP="002170F0">
            <w:pPr>
              <w:rPr>
                <w:rFonts w:ascii="Intel Clear" w:hAnsi="Intel Clear" w:cs="Intel Clear"/>
                <w:color w:val="C00000"/>
                <w:lang w:bidi="ar-SA"/>
              </w:rPr>
            </w:pPr>
          </w:p>
          <w:p w14:paraId="1D53C32F" w14:textId="77777777" w:rsidR="00067E92" w:rsidRPr="00D94FF6" w:rsidRDefault="00067E92" w:rsidP="002170F0">
            <w:pPr>
              <w:rPr>
                <w:rFonts w:ascii="Intel Clear" w:hAnsi="Intel Clear" w:cs="Intel Clear"/>
                <w:color w:val="C00000"/>
                <w:lang w:bidi="ar-SA"/>
              </w:rPr>
            </w:pPr>
            <w:r w:rsidRPr="00D94FF6">
              <w:rPr>
                <w:rFonts w:ascii="Intel Clear" w:hAnsi="Intel Clear" w:cs="Intel Clear"/>
                <w:color w:val="C00000"/>
                <w:lang w:bidi="ar-SA"/>
              </w:rPr>
              <w:t xml:space="preserve">By default, the PGCB does not assert this signal in any PG exit flow. Please refer to </w:t>
            </w:r>
            <w:r w:rsidR="009A13D5" w:rsidRPr="00D94FF6">
              <w:rPr>
                <w:rFonts w:ascii="Intel Clear" w:hAnsi="Intel Clear" w:cs="Intel Clear"/>
                <w:color w:val="C00000"/>
                <w:lang w:bidi="ar-SA"/>
              </w:rPr>
              <w:t xml:space="preserve">section “Support for Turning on Clocks during PG Exit Flows” </w:t>
            </w:r>
            <w:r w:rsidRPr="00D94FF6">
              <w:rPr>
                <w:rFonts w:ascii="Intel Clear" w:hAnsi="Intel Clear" w:cs="Intel Clear"/>
                <w:color w:val="C00000"/>
                <w:lang w:bidi="ar-SA"/>
              </w:rPr>
              <w:t xml:space="preserve">for details of how the PGCB may be configured to assert this signal as part of the PG exit flow. </w:t>
            </w:r>
          </w:p>
          <w:p w14:paraId="3173A702" w14:textId="77777777" w:rsidR="00067E92" w:rsidRPr="00D94FF6" w:rsidRDefault="00067E92" w:rsidP="002170F0">
            <w:pPr>
              <w:rPr>
                <w:rFonts w:ascii="Intel Clear" w:hAnsi="Intel Clear" w:cs="Intel Clear"/>
                <w:color w:val="C00000"/>
                <w:lang w:bidi="ar-SA"/>
              </w:rPr>
            </w:pPr>
          </w:p>
          <w:p w14:paraId="3CDAD5C3" w14:textId="77777777" w:rsidR="00B21B4D" w:rsidRPr="00D94FF6" w:rsidRDefault="00B21B4D" w:rsidP="002170F0">
            <w:pPr>
              <w:rPr>
                <w:rFonts w:ascii="Intel Clear" w:hAnsi="Intel Clear" w:cs="Intel Clear"/>
                <w:color w:val="C00000"/>
                <w:lang w:bidi="ar-SA"/>
              </w:rPr>
            </w:pPr>
            <w:r w:rsidRPr="00D94FF6">
              <w:rPr>
                <w:rFonts w:ascii="Intel Clear" w:hAnsi="Intel Clear" w:cs="Intel Clear"/>
                <w:color w:val="C00000"/>
                <w:lang w:bidi="ar-SA"/>
              </w:rPr>
              <w:t>Reset Value: 1’b0</w:t>
            </w:r>
          </w:p>
          <w:p w14:paraId="3247721B" w14:textId="77777777" w:rsidR="00B21B4D" w:rsidRPr="00D94FF6" w:rsidRDefault="00B21B4D" w:rsidP="002170F0">
            <w:pPr>
              <w:rPr>
                <w:rFonts w:ascii="Intel Clear" w:hAnsi="Intel Clear" w:cs="Intel Clear"/>
                <w:color w:val="0000FF"/>
              </w:rPr>
            </w:pPr>
          </w:p>
        </w:tc>
      </w:tr>
      <w:tr w:rsidR="00B21B4D" w:rsidRPr="00D94FF6" w14:paraId="1C661AA8"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DAEEF3"/>
          </w:tcPr>
          <w:p w14:paraId="396126CA" w14:textId="77777777" w:rsidR="00B21B4D" w:rsidRPr="00D94FF6" w:rsidRDefault="00B21B4D" w:rsidP="007429D3">
            <w:pPr>
              <w:rPr>
                <w:rFonts w:ascii="Intel Clear" w:hAnsi="Intel Clear" w:cs="Intel Clear"/>
                <w:b/>
                <w:bCs/>
                <w:color w:val="C00000"/>
              </w:rPr>
            </w:pPr>
            <w:r w:rsidRPr="00D94FF6">
              <w:rPr>
                <w:rFonts w:ascii="Intel Clear" w:hAnsi="Intel Clear" w:cs="Intel Clear"/>
                <w:b/>
                <w:bCs/>
                <w:color w:val="0000FF"/>
              </w:rPr>
              <w:lastRenderedPageBreak/>
              <w:t>ip_pgcb_</w:t>
            </w:r>
            <w:r w:rsidR="007429D3" w:rsidRPr="00D94FF6">
              <w:rPr>
                <w:rFonts w:ascii="Intel Clear" w:hAnsi="Intel Clear" w:cs="Intel Clear"/>
                <w:b/>
                <w:bCs/>
                <w:color w:val="0000FF"/>
              </w:rPr>
              <w:t>force_clks_on_ack</w:t>
            </w:r>
          </w:p>
        </w:tc>
        <w:tc>
          <w:tcPr>
            <w:tcW w:w="1465" w:type="dxa"/>
            <w:tcBorders>
              <w:top w:val="single" w:sz="8" w:space="0" w:color="78C0D4"/>
              <w:left w:val="single" w:sz="8" w:space="0" w:color="78C0D4"/>
              <w:bottom w:val="single" w:sz="8" w:space="0" w:color="78C0D4"/>
              <w:right w:val="single" w:sz="8" w:space="0" w:color="78C0D4"/>
            </w:tcBorders>
            <w:shd w:val="clear" w:color="auto" w:fill="DAEEF3"/>
          </w:tcPr>
          <w:p w14:paraId="5F19D9BD" w14:textId="77777777" w:rsidR="00B21B4D" w:rsidRPr="00D94FF6" w:rsidRDefault="00B21B4D" w:rsidP="002D6C36">
            <w:pPr>
              <w:rPr>
                <w:rFonts w:ascii="Intel Clear" w:hAnsi="Intel Clear" w:cs="Intel Clear"/>
                <w:color w:val="C00000"/>
              </w:rPr>
            </w:pPr>
            <w:r w:rsidRPr="00D94FF6">
              <w:rPr>
                <w:rFonts w:ascii="Intel Clear" w:hAnsi="Intel Clear" w:cs="Intel Clear"/>
                <w:color w:val="0000FF"/>
              </w:rPr>
              <w:t>Input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7DC31700" w14:textId="77777777" w:rsidR="00067E92" w:rsidRPr="00D94FF6" w:rsidRDefault="00B21B4D" w:rsidP="002170F0">
            <w:pPr>
              <w:rPr>
                <w:rFonts w:ascii="Intel Clear" w:hAnsi="Intel Clear" w:cs="Intel Clear"/>
                <w:color w:val="0000FF"/>
              </w:rPr>
            </w:pPr>
            <w:r w:rsidRPr="00D94FF6">
              <w:rPr>
                <w:rFonts w:ascii="Intel Clear" w:hAnsi="Intel Clear" w:cs="Intel Clear"/>
                <w:color w:val="0000FF"/>
              </w:rPr>
              <w:t xml:space="preserve">Active </w:t>
            </w:r>
            <w:r w:rsidR="007429D3" w:rsidRPr="00D94FF6">
              <w:rPr>
                <w:rFonts w:ascii="Intel Clear" w:hAnsi="Intel Clear" w:cs="Intel Clear"/>
                <w:color w:val="0000FF"/>
              </w:rPr>
              <w:t xml:space="preserve">high </w:t>
            </w:r>
            <w:r w:rsidRPr="00D94FF6">
              <w:rPr>
                <w:rFonts w:ascii="Intel Clear" w:hAnsi="Intel Clear" w:cs="Intel Clear"/>
                <w:color w:val="0000FF"/>
              </w:rPr>
              <w:t>signal from the IP to the PGCB indicating a</w:t>
            </w:r>
            <w:r w:rsidR="007429D3" w:rsidRPr="00D94FF6">
              <w:rPr>
                <w:rFonts w:ascii="Intel Clear" w:hAnsi="Intel Clear" w:cs="Intel Clear"/>
                <w:color w:val="0000FF"/>
              </w:rPr>
              <w:t xml:space="preserve">cknowledgment of the request to force turn-on of clocks. </w:t>
            </w:r>
          </w:p>
          <w:p w14:paraId="4056580E" w14:textId="77777777" w:rsidR="00067E92" w:rsidRPr="00D94FF6" w:rsidRDefault="00067E92" w:rsidP="002170F0">
            <w:pPr>
              <w:rPr>
                <w:rFonts w:ascii="Intel Clear" w:hAnsi="Intel Clear" w:cs="Intel Clear"/>
                <w:color w:val="0000FF"/>
              </w:rPr>
            </w:pPr>
          </w:p>
          <w:p w14:paraId="4B7CF112" w14:textId="77777777" w:rsidR="007429D3" w:rsidRPr="00D94FF6" w:rsidRDefault="007429D3" w:rsidP="002170F0">
            <w:pPr>
              <w:rPr>
                <w:rFonts w:ascii="Intel Clear" w:hAnsi="Intel Clear" w:cs="Intel Clear"/>
                <w:color w:val="0000FF"/>
              </w:rPr>
            </w:pPr>
            <w:r w:rsidRPr="00D94FF6">
              <w:rPr>
                <w:rFonts w:ascii="Intel Clear" w:hAnsi="Intel Clear" w:cs="Intel Clear"/>
                <w:color w:val="0000FF"/>
              </w:rPr>
              <w:t xml:space="preserve">Assertion of this signal (in response to assertion of “pgcb_ip_force_clks_on”) implies that PGD clocks have been turned ON and any time needed (if applicable) for reset assertion to propagate within the PGD has been met. </w:t>
            </w:r>
          </w:p>
          <w:p w14:paraId="13390D2B" w14:textId="77777777" w:rsidR="007429D3" w:rsidRPr="00D94FF6" w:rsidRDefault="007429D3" w:rsidP="002170F0">
            <w:pPr>
              <w:rPr>
                <w:rFonts w:ascii="Intel Clear" w:hAnsi="Intel Clear" w:cs="Intel Clear"/>
                <w:color w:val="0000FF"/>
              </w:rPr>
            </w:pPr>
          </w:p>
          <w:p w14:paraId="0EBAE4FE" w14:textId="77777777" w:rsidR="00B21B4D" w:rsidRPr="00D94FF6" w:rsidRDefault="007429D3" w:rsidP="002170F0">
            <w:pPr>
              <w:rPr>
                <w:rFonts w:ascii="Intel Clear" w:hAnsi="Intel Clear" w:cs="Intel Clear"/>
                <w:color w:val="0000FF"/>
              </w:rPr>
            </w:pPr>
            <w:r w:rsidRPr="00D94FF6">
              <w:rPr>
                <w:rFonts w:ascii="Intel Clear" w:hAnsi="Intel Clear" w:cs="Intel Clear"/>
                <w:color w:val="0000FF"/>
              </w:rPr>
              <w:t xml:space="preserve">De-assertion of this signal in response to de-assertion of “pgcb_ip_force_clks_on” signal implies that any time needed for context propagation (if applicable) within the IP block’s PGD has been met and that clocks have now been fully turned OFF. </w:t>
            </w:r>
          </w:p>
          <w:p w14:paraId="32EFAADB" w14:textId="77777777" w:rsidR="007429D3" w:rsidRPr="00D94FF6" w:rsidRDefault="007429D3" w:rsidP="002170F0">
            <w:pPr>
              <w:rPr>
                <w:rFonts w:ascii="Intel Clear" w:hAnsi="Intel Clear" w:cs="Intel Clear"/>
                <w:color w:val="0000FF"/>
                <w:lang w:bidi="ar-SA"/>
              </w:rPr>
            </w:pPr>
          </w:p>
          <w:p w14:paraId="2F7A7172" w14:textId="77777777" w:rsidR="00B21B4D" w:rsidRPr="00D94FF6" w:rsidRDefault="00B21B4D" w:rsidP="002170F0">
            <w:pPr>
              <w:rPr>
                <w:rFonts w:ascii="Intel Clear" w:hAnsi="Intel Clear" w:cs="Intel Clear"/>
                <w:color w:val="0000FF"/>
                <w:lang w:bidi="ar-SA"/>
              </w:rPr>
            </w:pPr>
            <w:r w:rsidRPr="00D94FF6">
              <w:rPr>
                <w:rFonts w:ascii="Intel Clear" w:hAnsi="Intel Clear" w:cs="Intel Clear"/>
                <w:color w:val="0000FF"/>
                <w:lang w:bidi="ar-SA"/>
              </w:rPr>
              <w:t>This signal is part of a two signal handshake involving:</w:t>
            </w:r>
          </w:p>
          <w:p w14:paraId="075EECBF" w14:textId="77777777" w:rsidR="000E5286" w:rsidRPr="00D94FF6" w:rsidRDefault="000E5286" w:rsidP="008A4F40">
            <w:pPr>
              <w:numPr>
                <w:ilvl w:val="0"/>
                <w:numId w:val="14"/>
              </w:numPr>
              <w:rPr>
                <w:rFonts w:ascii="Intel Clear" w:hAnsi="Intel Clear" w:cs="Intel Clear"/>
                <w:b/>
                <w:bCs/>
                <w:color w:val="0000FF"/>
              </w:rPr>
            </w:pPr>
            <w:r w:rsidRPr="00D94FF6">
              <w:rPr>
                <w:rFonts w:ascii="Intel Clear" w:hAnsi="Intel Clear" w:cs="Intel Clear"/>
                <w:b/>
                <w:bCs/>
                <w:color w:val="0000FF"/>
              </w:rPr>
              <w:t>pgcb_ip_force_clks_on</w:t>
            </w:r>
          </w:p>
          <w:p w14:paraId="5FAD160E" w14:textId="77777777" w:rsidR="000E5286" w:rsidRPr="00D94FF6" w:rsidRDefault="000E5286" w:rsidP="008A4F40">
            <w:pPr>
              <w:numPr>
                <w:ilvl w:val="0"/>
                <w:numId w:val="14"/>
              </w:numPr>
              <w:rPr>
                <w:rFonts w:ascii="Intel Clear" w:hAnsi="Intel Clear" w:cs="Intel Clear"/>
                <w:b/>
                <w:bCs/>
                <w:color w:val="0000FF"/>
              </w:rPr>
            </w:pPr>
            <w:r w:rsidRPr="00D94FF6">
              <w:rPr>
                <w:rFonts w:ascii="Intel Clear" w:hAnsi="Intel Clear" w:cs="Intel Clear"/>
                <w:b/>
                <w:bCs/>
                <w:color w:val="0000FF"/>
              </w:rPr>
              <w:t>ip_pgcb_force_clks_on_ack</w:t>
            </w:r>
          </w:p>
          <w:p w14:paraId="0E33F98C" w14:textId="77777777" w:rsidR="002175E9" w:rsidRPr="00D94FF6" w:rsidRDefault="002175E9" w:rsidP="002175E9">
            <w:pPr>
              <w:rPr>
                <w:rFonts w:ascii="Intel Clear" w:hAnsi="Intel Clear" w:cs="Intel Clear"/>
                <w:color w:val="C00000"/>
                <w:lang w:bidi="ar-SA"/>
              </w:rPr>
            </w:pPr>
          </w:p>
          <w:p w14:paraId="7AF916E5" w14:textId="77777777" w:rsidR="002175E9" w:rsidRPr="00D94FF6" w:rsidRDefault="002175E9" w:rsidP="002175E9">
            <w:pPr>
              <w:rPr>
                <w:rFonts w:ascii="Intel Clear" w:hAnsi="Intel Clear" w:cs="Intel Clear"/>
                <w:color w:val="0000FF"/>
                <w:lang w:bidi="ar-SA"/>
              </w:rPr>
            </w:pPr>
            <w:r w:rsidRPr="00D94FF6">
              <w:rPr>
                <w:rFonts w:ascii="Intel Clear" w:hAnsi="Intel Clear" w:cs="Intel Clear"/>
                <w:color w:val="0000FF"/>
                <w:lang w:bidi="ar-SA"/>
              </w:rPr>
              <w:t xml:space="preserve">These two signals follow the standard 4-phase handshake protocol. </w:t>
            </w:r>
          </w:p>
          <w:p w14:paraId="40F04162" w14:textId="77777777" w:rsidR="00B21B4D" w:rsidRPr="00D94FF6" w:rsidRDefault="00B21B4D" w:rsidP="002170F0">
            <w:pPr>
              <w:rPr>
                <w:rFonts w:ascii="Intel Clear" w:hAnsi="Intel Clear" w:cs="Intel Clear"/>
                <w:color w:val="0000FF"/>
                <w:lang w:bidi="ar-SA"/>
              </w:rPr>
            </w:pPr>
          </w:p>
          <w:p w14:paraId="5C091F8C" w14:textId="77777777" w:rsidR="00B21B4D" w:rsidRPr="00D94FF6" w:rsidRDefault="00B21B4D" w:rsidP="002170F0">
            <w:pPr>
              <w:rPr>
                <w:rFonts w:ascii="Intel Clear" w:hAnsi="Intel Clear" w:cs="Intel Clear"/>
                <w:color w:val="0000FF"/>
                <w:lang w:bidi="ar-SA"/>
              </w:rPr>
            </w:pPr>
            <w:r w:rsidRPr="00D94FF6">
              <w:rPr>
                <w:rFonts w:ascii="Intel Clear" w:hAnsi="Intel Clear" w:cs="Intel Clear"/>
                <w:color w:val="0000FF"/>
                <w:lang w:bidi="ar-SA"/>
              </w:rPr>
              <w:t>Expected Reset Value: 1’b0</w:t>
            </w:r>
          </w:p>
          <w:p w14:paraId="650C1A9E" w14:textId="77777777" w:rsidR="00B21B4D" w:rsidRPr="00D94FF6" w:rsidRDefault="00B21B4D" w:rsidP="002D6C36">
            <w:pPr>
              <w:rPr>
                <w:rFonts w:ascii="Intel Clear" w:hAnsi="Intel Clear" w:cs="Intel Clear"/>
                <w:color w:val="C00000"/>
              </w:rPr>
            </w:pPr>
          </w:p>
        </w:tc>
      </w:tr>
      <w:tr w:rsidR="000E7D9B" w:rsidRPr="00D94FF6" w14:paraId="15064D70"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DAEEF3"/>
          </w:tcPr>
          <w:p w14:paraId="14197128" w14:textId="77777777" w:rsidR="000E7D9B" w:rsidRPr="00D94FF6" w:rsidRDefault="000E7D9B" w:rsidP="007429D3">
            <w:pPr>
              <w:rPr>
                <w:rFonts w:ascii="Intel Clear" w:hAnsi="Intel Clear" w:cs="Intel Clear"/>
                <w:b/>
                <w:bCs/>
                <w:color w:val="C00000"/>
              </w:rPr>
            </w:pPr>
            <w:r w:rsidRPr="00D94FF6">
              <w:rPr>
                <w:rFonts w:ascii="Intel Clear" w:hAnsi="Intel Clear" w:cs="Intel Clear"/>
                <w:b/>
                <w:bCs/>
                <w:color w:val="C00000"/>
              </w:rPr>
              <w:t>pgcb_pwrgate_active</w:t>
            </w:r>
          </w:p>
        </w:tc>
        <w:tc>
          <w:tcPr>
            <w:tcW w:w="1465" w:type="dxa"/>
            <w:tcBorders>
              <w:top w:val="single" w:sz="8" w:space="0" w:color="78C0D4"/>
              <w:left w:val="single" w:sz="8" w:space="0" w:color="78C0D4"/>
              <w:bottom w:val="single" w:sz="8" w:space="0" w:color="78C0D4"/>
              <w:right w:val="single" w:sz="8" w:space="0" w:color="78C0D4"/>
            </w:tcBorders>
            <w:shd w:val="clear" w:color="auto" w:fill="DAEEF3"/>
          </w:tcPr>
          <w:p w14:paraId="2F16C201" w14:textId="77777777" w:rsidR="000E7D9B" w:rsidRPr="00D94FF6" w:rsidRDefault="000E7D9B" w:rsidP="002D6C36">
            <w:pPr>
              <w:rPr>
                <w:rFonts w:ascii="Intel Clear" w:hAnsi="Intel Clear" w:cs="Intel Clear"/>
                <w:color w:val="C00000"/>
              </w:rPr>
            </w:pPr>
            <w:r w:rsidRPr="00D94FF6">
              <w:rPr>
                <w:rFonts w:ascii="Intel Clear" w:hAnsi="Intel Clear" w:cs="Intel Clear"/>
                <w:color w:val="C00000"/>
              </w:rPr>
              <w:t>output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171D7C3A" w14:textId="77777777" w:rsidR="000E7D9B" w:rsidRPr="00D94FF6" w:rsidRDefault="000E7D9B" w:rsidP="000E7D9B">
            <w:pPr>
              <w:rPr>
                <w:rFonts w:ascii="Intel Clear" w:hAnsi="Intel Clear" w:cs="Intel Clear"/>
                <w:color w:val="C00000"/>
              </w:rPr>
            </w:pPr>
            <w:r w:rsidRPr="00D94FF6">
              <w:rPr>
                <w:rFonts w:ascii="Intel Clear" w:hAnsi="Intel Clear" w:cs="Intel Clear"/>
                <w:color w:val="C00000"/>
              </w:rPr>
              <w:t xml:space="preserve">Active high signal from the PGCB to the IP. </w:t>
            </w:r>
          </w:p>
          <w:p w14:paraId="61338B12" w14:textId="77777777" w:rsidR="000E7D9B" w:rsidRPr="00D94FF6" w:rsidRDefault="000E7D9B" w:rsidP="000E7D9B">
            <w:pPr>
              <w:rPr>
                <w:rFonts w:ascii="Intel Clear" w:hAnsi="Intel Clear" w:cs="Intel Clear"/>
                <w:color w:val="C00000"/>
              </w:rPr>
            </w:pPr>
          </w:p>
          <w:p w14:paraId="116B0EC1" w14:textId="77777777" w:rsidR="000E7D9B" w:rsidRPr="00D94FF6" w:rsidRDefault="000E7D9B" w:rsidP="000E7D9B">
            <w:pPr>
              <w:rPr>
                <w:rFonts w:ascii="Intel Clear" w:hAnsi="Intel Clear" w:cs="Intel Clear"/>
                <w:color w:val="C00000"/>
              </w:rPr>
            </w:pPr>
            <w:r w:rsidRPr="00D94FF6">
              <w:rPr>
                <w:rFonts w:ascii="Intel Clear" w:hAnsi="Intel Clear" w:cs="Intel Clear"/>
                <w:color w:val="C00000"/>
              </w:rPr>
              <w:t xml:space="preserve">When asserted, it indicates that either a PG Entry request has just been received (in same clock cycle), or the PGCB has put the PGD in power-gated state, or the PGCB is proceeding through either the PG Entry or the PG Exit flow. </w:t>
            </w:r>
          </w:p>
          <w:p w14:paraId="5321B417" w14:textId="77777777" w:rsidR="000E7D9B" w:rsidRPr="00D94FF6" w:rsidRDefault="000E7D9B" w:rsidP="000E7D9B">
            <w:pPr>
              <w:rPr>
                <w:rFonts w:ascii="Intel Clear" w:hAnsi="Intel Clear" w:cs="Intel Clear"/>
                <w:color w:val="C00000"/>
              </w:rPr>
            </w:pPr>
          </w:p>
          <w:p w14:paraId="4F06B61D" w14:textId="77777777" w:rsidR="00993552" w:rsidRPr="00D94FF6" w:rsidRDefault="00702E65" w:rsidP="000E7D9B">
            <w:pPr>
              <w:rPr>
                <w:rFonts w:ascii="Intel Clear" w:hAnsi="Intel Clear" w:cs="Intel Clear"/>
                <w:color w:val="C00000"/>
              </w:rPr>
            </w:pPr>
            <w:r w:rsidRPr="00D94FF6">
              <w:rPr>
                <w:rFonts w:ascii="Intel Clear" w:hAnsi="Intel Clear" w:cs="Intel Clear"/>
                <w:color w:val="C00000"/>
              </w:rPr>
              <w:t xml:space="preserve">IMPORTANT: </w:t>
            </w:r>
            <w:r w:rsidR="00FE27C1" w:rsidRPr="00D94FF6">
              <w:rPr>
                <w:rFonts w:ascii="Intel Clear" w:hAnsi="Intel Clear" w:cs="Intel Clear"/>
                <w:color w:val="C00000"/>
              </w:rPr>
              <w:t>A</w:t>
            </w:r>
            <w:r w:rsidR="000E7D9B" w:rsidRPr="00D94FF6">
              <w:rPr>
                <w:rFonts w:ascii="Intel Clear" w:hAnsi="Intel Clear" w:cs="Intel Clear"/>
                <w:color w:val="C00000"/>
              </w:rPr>
              <w:t>s long as this signal is asserted, none of the blocks within the PGD are allowed to be brought out of “power-gate ready” state</w:t>
            </w:r>
            <w:r w:rsidR="0085661B" w:rsidRPr="00D94FF6">
              <w:rPr>
                <w:rFonts w:ascii="Intel Clear" w:hAnsi="Intel Clear" w:cs="Intel Clear"/>
                <w:color w:val="C00000"/>
              </w:rPr>
              <w:t xml:space="preserve"> (“PG Flow based on Independent Pre-commit” section defines the “power-gate ready” state)</w:t>
            </w:r>
            <w:r w:rsidR="000E7D9B" w:rsidRPr="00D94FF6">
              <w:rPr>
                <w:rFonts w:ascii="Intel Clear" w:hAnsi="Intel Clear" w:cs="Intel Clear"/>
                <w:color w:val="C00000"/>
              </w:rPr>
              <w:t>.</w:t>
            </w:r>
            <w:r w:rsidR="00E3187E" w:rsidRPr="00D94FF6">
              <w:rPr>
                <w:rFonts w:ascii="Intel Clear" w:hAnsi="Intel Clear" w:cs="Intel Clear"/>
                <w:color w:val="C00000"/>
              </w:rPr>
              <w:t xml:space="preserve"> </w:t>
            </w:r>
            <w:r w:rsidR="00981504" w:rsidRPr="00D94FF6">
              <w:rPr>
                <w:rFonts w:ascii="Intel Clear" w:hAnsi="Intel Clear" w:cs="Intel Clear"/>
                <w:color w:val="C00000"/>
              </w:rPr>
              <w:t xml:space="preserve">In other words, the clocks to the IP PGD have to remain gated, ISMs in PGD have to remain locked and boundaries of the IP remain locked while this signal is asserted. </w:t>
            </w:r>
          </w:p>
          <w:p w14:paraId="4F85559E" w14:textId="77777777" w:rsidR="00993552" w:rsidRPr="00D94FF6" w:rsidRDefault="00993552" w:rsidP="000E7D9B">
            <w:pPr>
              <w:rPr>
                <w:rFonts w:ascii="Intel Clear" w:hAnsi="Intel Clear" w:cs="Intel Clear"/>
                <w:color w:val="C00000"/>
              </w:rPr>
            </w:pPr>
          </w:p>
          <w:p w14:paraId="49327B7E" w14:textId="77777777" w:rsidR="00E3187E" w:rsidRPr="00D94FF6" w:rsidRDefault="00E3187E" w:rsidP="000E7D9B">
            <w:pPr>
              <w:rPr>
                <w:rFonts w:ascii="Intel Clear" w:hAnsi="Intel Clear" w:cs="Intel Clear"/>
                <w:color w:val="C00000"/>
              </w:rPr>
            </w:pPr>
            <w:r w:rsidRPr="00D94FF6">
              <w:rPr>
                <w:rFonts w:ascii="Intel Clear" w:hAnsi="Intel Clear" w:cs="Intel Clear"/>
                <w:color w:val="C00000"/>
              </w:rPr>
              <w:t>The</w:t>
            </w:r>
            <w:r w:rsidR="00981504" w:rsidRPr="00D94FF6">
              <w:rPr>
                <w:rFonts w:ascii="Intel Clear" w:hAnsi="Intel Clear" w:cs="Intel Clear"/>
                <w:color w:val="C00000"/>
              </w:rPr>
              <w:t xml:space="preserve"> are two </w:t>
            </w:r>
            <w:r w:rsidRPr="00D94FF6">
              <w:rPr>
                <w:rFonts w:ascii="Intel Clear" w:hAnsi="Intel Clear" w:cs="Intel Clear"/>
                <w:color w:val="C00000"/>
              </w:rPr>
              <w:t>exception</w:t>
            </w:r>
            <w:r w:rsidR="00981504" w:rsidRPr="00D94FF6">
              <w:rPr>
                <w:rFonts w:ascii="Intel Clear" w:hAnsi="Intel Clear" w:cs="Intel Clear"/>
                <w:color w:val="C00000"/>
              </w:rPr>
              <w:t>s</w:t>
            </w:r>
            <w:r w:rsidRPr="00D94FF6">
              <w:rPr>
                <w:rFonts w:ascii="Intel Clear" w:hAnsi="Intel Clear" w:cs="Intel Clear"/>
                <w:color w:val="C00000"/>
              </w:rPr>
              <w:t xml:space="preserve"> to th</w:t>
            </w:r>
            <w:r w:rsidR="00993552" w:rsidRPr="00D94FF6">
              <w:rPr>
                <w:rFonts w:ascii="Intel Clear" w:hAnsi="Intel Clear" w:cs="Intel Clear"/>
                <w:color w:val="C00000"/>
              </w:rPr>
              <w:t>e above</w:t>
            </w:r>
            <w:r w:rsidR="00981504" w:rsidRPr="00D94FF6">
              <w:rPr>
                <w:rFonts w:ascii="Intel Clear" w:hAnsi="Intel Clear" w:cs="Intel Clear"/>
                <w:color w:val="C00000"/>
              </w:rPr>
              <w:t>, which are listed below</w:t>
            </w:r>
            <w:r w:rsidRPr="00D94FF6">
              <w:rPr>
                <w:rFonts w:ascii="Intel Clear" w:hAnsi="Intel Clear" w:cs="Intel Clear"/>
                <w:color w:val="C00000"/>
              </w:rPr>
              <w:t xml:space="preserve">: </w:t>
            </w:r>
          </w:p>
          <w:p w14:paraId="30B87C99" w14:textId="77777777" w:rsidR="003F4599" w:rsidRPr="00D94FF6" w:rsidRDefault="003F4599" w:rsidP="003F4599">
            <w:pPr>
              <w:rPr>
                <w:rFonts w:ascii="Intel Clear" w:hAnsi="Intel Clear" w:cs="Intel Clear"/>
                <w:color w:val="C00000"/>
              </w:rPr>
            </w:pPr>
          </w:p>
          <w:p w14:paraId="3090BBAC" w14:textId="77777777" w:rsidR="00981504" w:rsidRPr="00D94FF6" w:rsidRDefault="003F4599" w:rsidP="008A4F40">
            <w:pPr>
              <w:pStyle w:val="ListParagraph"/>
              <w:numPr>
                <w:ilvl w:val="0"/>
                <w:numId w:val="33"/>
              </w:numPr>
              <w:rPr>
                <w:rFonts w:ascii="Intel Clear" w:hAnsi="Intel Clear" w:cs="Intel Clear"/>
                <w:color w:val="C00000"/>
              </w:rPr>
            </w:pPr>
            <w:r w:rsidRPr="00D94FF6">
              <w:rPr>
                <w:rFonts w:ascii="Intel Clear" w:hAnsi="Intel Clear" w:cs="Intel Clear"/>
                <w:color w:val="C00000"/>
              </w:rPr>
              <w:t>W</w:t>
            </w:r>
            <w:r w:rsidR="00E3187E" w:rsidRPr="00D94FF6">
              <w:rPr>
                <w:rFonts w:ascii="Intel Clear" w:hAnsi="Intel Clear" w:cs="Intel Clear"/>
                <w:color w:val="C00000"/>
              </w:rPr>
              <w:t>hen the “pgcb_restore” signal is asserted (applicable only when PMC indicates that a restore phase is needed for the PG exit flow), the PGD is required to be brought out of “power-gate ready” state</w:t>
            </w:r>
            <w:r w:rsidR="00981504" w:rsidRPr="00D94FF6">
              <w:rPr>
                <w:rFonts w:ascii="Intel Clear" w:hAnsi="Intel Clear" w:cs="Intel Clear"/>
                <w:color w:val="C00000"/>
              </w:rPr>
              <w:t xml:space="preserve"> (even though the pgcb_pwrgate_active signal remains asserted through the restore phase)</w:t>
            </w:r>
            <w:r w:rsidR="00E3187E" w:rsidRPr="00D94FF6">
              <w:rPr>
                <w:rFonts w:ascii="Intel Clear" w:hAnsi="Intel Clear" w:cs="Intel Clear"/>
                <w:color w:val="C00000"/>
              </w:rPr>
              <w:t xml:space="preserve">. The “pgcb_pwrgate_active” signal de-asserts only at the </w:t>
            </w:r>
            <w:r w:rsidR="00E3187E" w:rsidRPr="00D94FF6">
              <w:rPr>
                <w:rFonts w:ascii="Intel Clear" w:hAnsi="Intel Clear" w:cs="Intel Clear"/>
                <w:color w:val="C00000"/>
              </w:rPr>
              <w:lastRenderedPageBreak/>
              <w:t>end of the restore phase</w:t>
            </w:r>
            <w:r w:rsidRPr="00D94FF6">
              <w:rPr>
                <w:rFonts w:ascii="Intel Clear" w:hAnsi="Intel Clear" w:cs="Intel Clear"/>
                <w:color w:val="C00000"/>
              </w:rPr>
              <w:t xml:space="preserve">. </w:t>
            </w:r>
            <w:r w:rsidR="00B7618C" w:rsidRPr="00D94FF6">
              <w:rPr>
                <w:rFonts w:ascii="Intel Clear" w:hAnsi="Intel Clear" w:cs="Intel Clear"/>
                <w:color w:val="C00000"/>
              </w:rPr>
              <w:t>Refer to section on “IP Requirements for Restore phase” for details.</w:t>
            </w:r>
          </w:p>
          <w:p w14:paraId="3B7C70E7" w14:textId="77777777" w:rsidR="000E7D9B" w:rsidRPr="00D94FF6" w:rsidRDefault="00981504" w:rsidP="008A4F40">
            <w:pPr>
              <w:pStyle w:val="ListParagraph"/>
              <w:numPr>
                <w:ilvl w:val="0"/>
                <w:numId w:val="33"/>
              </w:numPr>
              <w:rPr>
                <w:rFonts w:ascii="Intel Clear" w:hAnsi="Intel Clear" w:cs="Intel Clear"/>
                <w:color w:val="C00000"/>
              </w:rPr>
            </w:pPr>
            <w:r w:rsidRPr="00D94FF6">
              <w:rPr>
                <w:rFonts w:ascii="Intel Clear" w:hAnsi="Intel Clear" w:cs="Intel Clear"/>
                <w:color w:val="C00000"/>
              </w:rPr>
              <w:t xml:space="preserve">The IP may need to force clocks during PG exit flow (refer </w:t>
            </w:r>
            <w:r w:rsidR="003F4599" w:rsidRPr="00D94FF6">
              <w:rPr>
                <w:rFonts w:ascii="Intel Clear" w:hAnsi="Intel Clear" w:cs="Intel Clear"/>
                <w:color w:val="C00000"/>
              </w:rPr>
              <w:t xml:space="preserve">to </w:t>
            </w:r>
            <w:r w:rsidRPr="00D94FF6">
              <w:rPr>
                <w:rFonts w:ascii="Intel Clear" w:hAnsi="Intel Clear" w:cs="Intel Clear"/>
                <w:color w:val="C00000"/>
              </w:rPr>
              <w:t xml:space="preserve">section on Support for Turning on Clocks for PG Exit flows). In this case, the clocks to the IP PGD are driven through an alternative </w:t>
            </w:r>
            <w:r w:rsidR="003F4599" w:rsidRPr="00D94FF6">
              <w:rPr>
                <w:rFonts w:ascii="Intel Clear" w:hAnsi="Intel Clear" w:cs="Intel Clear"/>
                <w:color w:val="C00000"/>
              </w:rPr>
              <w:t xml:space="preserve">available </w:t>
            </w:r>
            <w:r w:rsidRPr="00D94FF6">
              <w:rPr>
                <w:rFonts w:ascii="Intel Clear" w:hAnsi="Intel Clear" w:cs="Intel Clear"/>
                <w:color w:val="C00000"/>
              </w:rPr>
              <w:t>clock source (not the regular functional clocks)</w:t>
            </w:r>
            <w:r w:rsidR="003F4599" w:rsidRPr="00D94FF6">
              <w:rPr>
                <w:rFonts w:ascii="Intel Clear" w:hAnsi="Intel Clear" w:cs="Intel Clear"/>
                <w:color w:val="C00000"/>
              </w:rPr>
              <w:t xml:space="preserve"> for some part of the PG exit flows. This happens even though the “pgcb_pwrgate_active” signal remains asserted during this time. </w:t>
            </w:r>
            <w:r w:rsidR="00B7618C" w:rsidRPr="00D94FF6">
              <w:rPr>
                <w:rFonts w:ascii="Intel Clear" w:hAnsi="Intel Clear" w:cs="Intel Clear"/>
                <w:color w:val="C00000"/>
              </w:rPr>
              <w:t xml:space="preserve"> </w:t>
            </w:r>
            <w:r w:rsidR="00E3187E" w:rsidRPr="00D94FF6">
              <w:rPr>
                <w:rFonts w:ascii="Intel Clear" w:hAnsi="Intel Clear" w:cs="Intel Clear"/>
                <w:color w:val="C00000"/>
              </w:rPr>
              <w:t xml:space="preserve">  </w:t>
            </w:r>
          </w:p>
          <w:p w14:paraId="30042955" w14:textId="77777777" w:rsidR="00970CF2" w:rsidRPr="00D94FF6" w:rsidRDefault="00970CF2" w:rsidP="000E7D9B">
            <w:pPr>
              <w:rPr>
                <w:rFonts w:ascii="Intel Clear" w:hAnsi="Intel Clear" w:cs="Intel Clear"/>
                <w:color w:val="C00000"/>
              </w:rPr>
            </w:pPr>
          </w:p>
          <w:p w14:paraId="2AB26C6F" w14:textId="77777777" w:rsidR="00315EC5" w:rsidRPr="00D94FF6" w:rsidRDefault="00970CF2" w:rsidP="000E7D9B">
            <w:pPr>
              <w:rPr>
                <w:rFonts w:ascii="Intel Clear" w:hAnsi="Intel Clear" w:cs="Intel Clear"/>
                <w:color w:val="C00000"/>
              </w:rPr>
            </w:pPr>
            <w:r w:rsidRPr="00D94FF6">
              <w:rPr>
                <w:rFonts w:ascii="Intel Clear" w:hAnsi="Intel Clear" w:cs="Intel Clear"/>
                <w:color w:val="C00000"/>
              </w:rPr>
              <w:t>Note: This output is combinatorial and is not guaranteed to be glitch free.  It assert</w:t>
            </w:r>
            <w:r w:rsidR="00315EC5" w:rsidRPr="00D94FF6">
              <w:rPr>
                <w:rFonts w:ascii="Intel Clear" w:hAnsi="Intel Clear" w:cs="Intel Clear"/>
                <w:color w:val="C00000"/>
              </w:rPr>
              <w:t>s</w:t>
            </w:r>
            <w:r w:rsidRPr="00D94FF6">
              <w:rPr>
                <w:rFonts w:ascii="Intel Clear" w:hAnsi="Intel Clear" w:cs="Intel Clear"/>
                <w:color w:val="C00000"/>
              </w:rPr>
              <w:t xml:space="preserve"> as </w:t>
            </w:r>
            <w:r w:rsidR="00315EC5" w:rsidRPr="00D94FF6">
              <w:rPr>
                <w:rFonts w:ascii="Intel Clear" w:hAnsi="Intel Clear" w:cs="Intel Clear"/>
                <w:color w:val="C00000"/>
              </w:rPr>
              <w:t xml:space="preserve">long as one of the following is true: </w:t>
            </w:r>
          </w:p>
          <w:p w14:paraId="19F6ADE7" w14:textId="77777777" w:rsidR="00315EC5" w:rsidRPr="00D94FF6" w:rsidRDefault="00315EC5" w:rsidP="008A4F40">
            <w:pPr>
              <w:pStyle w:val="ListParagraph"/>
              <w:numPr>
                <w:ilvl w:val="0"/>
                <w:numId w:val="33"/>
              </w:numPr>
              <w:rPr>
                <w:rFonts w:ascii="Intel Clear" w:hAnsi="Intel Clear" w:cs="Intel Clear"/>
                <w:color w:val="C00000"/>
              </w:rPr>
            </w:pPr>
            <w:r w:rsidRPr="00D94FF6">
              <w:rPr>
                <w:rFonts w:ascii="Intel Clear" w:hAnsi="Intel Clear" w:cs="Intel Clear"/>
                <w:color w:val="C00000"/>
              </w:rPr>
              <w:t>“ip_pgcb_p</w:t>
            </w:r>
            <w:r w:rsidR="00970CF2" w:rsidRPr="00D94FF6">
              <w:rPr>
                <w:rFonts w:ascii="Intel Clear" w:hAnsi="Intel Clear" w:cs="Intel Clear"/>
                <w:color w:val="C00000"/>
              </w:rPr>
              <w:t>g_rdy_req_b</w:t>
            </w:r>
            <w:r w:rsidRPr="00D94FF6">
              <w:rPr>
                <w:rFonts w:ascii="Intel Clear" w:hAnsi="Intel Clear" w:cs="Intel Clear"/>
                <w:color w:val="C00000"/>
              </w:rPr>
              <w:t>”</w:t>
            </w:r>
            <w:r w:rsidR="00970CF2" w:rsidRPr="00D94FF6">
              <w:rPr>
                <w:rFonts w:ascii="Intel Clear" w:hAnsi="Intel Clear" w:cs="Intel Clear"/>
                <w:color w:val="C00000"/>
              </w:rPr>
              <w:t xml:space="preserve"> is asserted</w:t>
            </w:r>
          </w:p>
          <w:p w14:paraId="277A26A6" w14:textId="77777777" w:rsidR="00315EC5" w:rsidRPr="00D94FF6" w:rsidRDefault="00315EC5" w:rsidP="008A4F40">
            <w:pPr>
              <w:pStyle w:val="ListParagraph"/>
              <w:numPr>
                <w:ilvl w:val="0"/>
                <w:numId w:val="33"/>
              </w:numPr>
              <w:rPr>
                <w:rFonts w:ascii="Intel Clear" w:hAnsi="Intel Clear" w:cs="Intel Clear"/>
                <w:color w:val="C00000"/>
              </w:rPr>
            </w:pPr>
            <w:r w:rsidRPr="00D94FF6">
              <w:rPr>
                <w:rFonts w:ascii="Intel Clear" w:hAnsi="Intel Clear" w:cs="Intel Clear"/>
                <w:color w:val="C00000"/>
              </w:rPr>
              <w:t>“pgcb_idle” is de-asserted</w:t>
            </w:r>
          </w:p>
          <w:p w14:paraId="14297CD5" w14:textId="77777777" w:rsidR="00970CF2" w:rsidRPr="00D94FF6" w:rsidRDefault="00315EC5" w:rsidP="008A4F40">
            <w:pPr>
              <w:pStyle w:val="ListParagraph"/>
              <w:numPr>
                <w:ilvl w:val="0"/>
                <w:numId w:val="33"/>
              </w:numPr>
              <w:rPr>
                <w:rFonts w:ascii="Intel Clear" w:hAnsi="Intel Clear" w:cs="Intel Clear"/>
                <w:color w:val="C00000"/>
              </w:rPr>
            </w:pPr>
            <w:r w:rsidRPr="00D94FF6">
              <w:rPr>
                <w:rFonts w:ascii="Intel Clear" w:hAnsi="Intel Clear" w:cs="Intel Clear"/>
                <w:color w:val="C00000"/>
              </w:rPr>
              <w:t>“pgcb_ip_pg_rdy_ack_b” is asserted</w:t>
            </w:r>
          </w:p>
          <w:p w14:paraId="16A6B8A5" w14:textId="77777777" w:rsidR="000E7D9B" w:rsidRPr="00D94FF6" w:rsidRDefault="000E7D9B" w:rsidP="000E7D9B">
            <w:pPr>
              <w:rPr>
                <w:rFonts w:ascii="Intel Clear" w:hAnsi="Intel Clear" w:cs="Intel Clear"/>
                <w:color w:val="C00000"/>
              </w:rPr>
            </w:pPr>
            <w:r w:rsidRPr="00D94FF6">
              <w:rPr>
                <w:rFonts w:ascii="Intel Clear" w:hAnsi="Intel Clear" w:cs="Intel Clear"/>
                <w:color w:val="C00000"/>
              </w:rPr>
              <w:t xml:space="preserve">  </w:t>
            </w:r>
          </w:p>
        </w:tc>
      </w:tr>
      <w:tr w:rsidR="0051341F" w:rsidRPr="00D94FF6" w14:paraId="3E3986A9" w14:textId="77777777" w:rsidTr="002B272C">
        <w:tc>
          <w:tcPr>
            <w:tcW w:w="2789" w:type="dxa"/>
            <w:tcBorders>
              <w:top w:val="single" w:sz="8" w:space="0" w:color="78C0D4"/>
              <w:left w:val="single" w:sz="8" w:space="0" w:color="78C0D4"/>
              <w:bottom w:val="single" w:sz="8" w:space="0" w:color="78C0D4"/>
              <w:right w:val="single" w:sz="8" w:space="0" w:color="78C0D4"/>
            </w:tcBorders>
            <w:shd w:val="clear" w:color="auto" w:fill="DAEEF3"/>
          </w:tcPr>
          <w:p w14:paraId="2DD57DB5" w14:textId="77777777" w:rsidR="0051341F" w:rsidRPr="00D94FF6" w:rsidRDefault="0051341F" w:rsidP="004C64B6">
            <w:pPr>
              <w:rPr>
                <w:rFonts w:ascii="Intel Clear" w:hAnsi="Intel Clear" w:cs="Intel Clear"/>
                <w:b/>
                <w:bCs/>
                <w:color w:val="C00000"/>
              </w:rPr>
            </w:pPr>
            <w:r w:rsidRPr="00D94FF6">
              <w:rPr>
                <w:rFonts w:ascii="Intel Clear" w:hAnsi="Intel Clear" w:cs="Intel Clear"/>
                <w:b/>
                <w:bCs/>
                <w:color w:val="C00000"/>
              </w:rPr>
              <w:lastRenderedPageBreak/>
              <w:t>pgcb_visa[</w:t>
            </w:r>
            <w:r w:rsidR="004C64B6" w:rsidRPr="00D94FF6">
              <w:rPr>
                <w:rFonts w:ascii="Intel Clear" w:hAnsi="Intel Clear" w:cs="Intel Clear"/>
                <w:b/>
                <w:bCs/>
                <w:color w:val="C00000"/>
              </w:rPr>
              <w:t>23</w:t>
            </w:r>
            <w:r w:rsidRPr="00D94FF6">
              <w:rPr>
                <w:rFonts w:ascii="Intel Clear" w:hAnsi="Intel Clear" w:cs="Intel Clear"/>
                <w:b/>
                <w:bCs/>
                <w:color w:val="C00000"/>
              </w:rPr>
              <w:t>:0]</w:t>
            </w:r>
          </w:p>
        </w:tc>
        <w:tc>
          <w:tcPr>
            <w:tcW w:w="1465" w:type="dxa"/>
            <w:tcBorders>
              <w:top w:val="single" w:sz="8" w:space="0" w:color="78C0D4"/>
              <w:left w:val="single" w:sz="8" w:space="0" w:color="78C0D4"/>
              <w:bottom w:val="single" w:sz="8" w:space="0" w:color="78C0D4"/>
              <w:right w:val="single" w:sz="8" w:space="0" w:color="78C0D4"/>
            </w:tcBorders>
            <w:shd w:val="clear" w:color="auto" w:fill="DAEEF3"/>
          </w:tcPr>
          <w:p w14:paraId="72444F2F" w14:textId="77777777" w:rsidR="0051341F" w:rsidRPr="00D94FF6" w:rsidRDefault="0051341F" w:rsidP="002D6C36">
            <w:pPr>
              <w:rPr>
                <w:rFonts w:ascii="Intel Clear" w:hAnsi="Intel Clear" w:cs="Intel Clear"/>
                <w:color w:val="C00000"/>
              </w:rPr>
            </w:pPr>
            <w:r w:rsidRPr="00D94FF6">
              <w:rPr>
                <w:rFonts w:ascii="Intel Clear" w:hAnsi="Intel Clear" w:cs="Intel Clear"/>
                <w:color w:val="C00000"/>
              </w:rPr>
              <w:t>output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3E6D427E" w14:textId="5ADE4979" w:rsidR="00457B4E" w:rsidRPr="00D94FF6" w:rsidRDefault="00457B4E" w:rsidP="000E7D9B">
            <w:pPr>
              <w:rPr>
                <w:rFonts w:ascii="Intel Clear" w:hAnsi="Intel Clear" w:cs="Intel Clear"/>
              </w:rPr>
            </w:pPr>
            <w:r w:rsidRPr="00D94FF6">
              <w:rPr>
                <w:rFonts w:ascii="Intel Clear" w:hAnsi="Intel Clear" w:cs="Intel Clear"/>
              </w:rPr>
              <w:t>The latest recommendation is that the integrating IP have the VISA tool automatically insert VISA in the PGCB and that the pgcb_visa output be ignored. See the provided .sig files under $MODEL_ROOT/tools/visa.</w:t>
            </w:r>
          </w:p>
          <w:p w14:paraId="009CBA30" w14:textId="77777777" w:rsidR="00457B4E" w:rsidRPr="00D94FF6" w:rsidRDefault="00457B4E" w:rsidP="000E7D9B">
            <w:pPr>
              <w:rPr>
                <w:rFonts w:ascii="Intel Clear" w:hAnsi="Intel Clear" w:cs="Intel Clear"/>
                <w:color w:val="C00000"/>
              </w:rPr>
            </w:pPr>
          </w:p>
          <w:p w14:paraId="419EB463" w14:textId="77777777" w:rsidR="0051341F" w:rsidRPr="00D94FF6" w:rsidRDefault="0051341F" w:rsidP="000E7D9B">
            <w:pPr>
              <w:rPr>
                <w:rFonts w:ascii="Intel Clear" w:hAnsi="Intel Clear" w:cs="Intel Clear"/>
                <w:color w:val="C00000"/>
              </w:rPr>
            </w:pPr>
            <w:r w:rsidRPr="00D94FF6">
              <w:rPr>
                <w:rFonts w:ascii="Intel Clear" w:hAnsi="Intel Clear" w:cs="Intel Clear"/>
                <w:color w:val="C00000"/>
              </w:rPr>
              <w:t>Vector containing internal state information for debug visibility.  This output should be tied into the IP’s VISA muxes.</w:t>
            </w:r>
          </w:p>
          <w:p w14:paraId="007B0C9D" w14:textId="77777777" w:rsidR="004C64B6" w:rsidRPr="00D94FF6" w:rsidRDefault="004C64B6" w:rsidP="000E7D9B">
            <w:pPr>
              <w:rPr>
                <w:rFonts w:ascii="Intel Clear" w:hAnsi="Intel Clear" w:cs="Intel Clear"/>
                <w:color w:val="C00000"/>
              </w:rPr>
            </w:pPr>
          </w:p>
          <w:p w14:paraId="0B9FA3ED" w14:textId="77777777" w:rsidR="004C64B6" w:rsidRPr="00D94FF6" w:rsidRDefault="004C64B6" w:rsidP="000E7D9B">
            <w:pPr>
              <w:rPr>
                <w:rFonts w:ascii="Intel Clear" w:hAnsi="Intel Clear" w:cs="Intel Clear"/>
                <w:color w:val="C00000"/>
              </w:rPr>
            </w:pPr>
            <w:r w:rsidRPr="00D94FF6">
              <w:rPr>
                <w:rFonts w:ascii="Intel Clear" w:hAnsi="Intel Clear" w:cs="Intel Clear"/>
                <w:color w:val="C00000"/>
              </w:rPr>
              <w:t>It is recommended that the IP have at least a small VISA ULM in the Always-ON domain which the PGCB and CDC VISA signals should be connected to.</w:t>
            </w:r>
          </w:p>
          <w:p w14:paraId="06607A1E" w14:textId="77777777" w:rsidR="004C64B6" w:rsidRPr="00D94FF6" w:rsidRDefault="004C64B6" w:rsidP="000E7D9B">
            <w:pPr>
              <w:rPr>
                <w:rFonts w:ascii="Intel Clear" w:hAnsi="Intel Clear" w:cs="Intel Clear"/>
                <w:color w:val="C00000"/>
              </w:rPr>
            </w:pPr>
          </w:p>
        </w:tc>
      </w:tr>
    </w:tbl>
    <w:p w14:paraId="3FEFD49A" w14:textId="77777777" w:rsidR="00561039" w:rsidRPr="00D94FF6" w:rsidRDefault="00561039" w:rsidP="009A2A89">
      <w:pPr>
        <w:pStyle w:val="Heading4"/>
        <w:rPr>
          <w:rFonts w:ascii="Intel Clear" w:hAnsi="Intel Clear" w:cs="Intel Clear"/>
        </w:rPr>
      </w:pPr>
      <w:r w:rsidRPr="00D94FF6">
        <w:rPr>
          <w:rFonts w:ascii="Intel Clear" w:hAnsi="Intel Clear" w:cs="Intel Clear"/>
        </w:rPr>
        <w:t>Configuration Signals</w:t>
      </w: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2808"/>
        <w:gridCol w:w="1530"/>
        <w:gridCol w:w="5598"/>
      </w:tblGrid>
      <w:tr w:rsidR="002B1B52" w:rsidRPr="00D94FF6" w14:paraId="70EA027F"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B6DDE8"/>
          </w:tcPr>
          <w:p w14:paraId="6EBBF9F3" w14:textId="77777777" w:rsidR="002B1B52" w:rsidRPr="00D94FF6" w:rsidRDefault="002B1B52" w:rsidP="002D6C36">
            <w:pPr>
              <w:rPr>
                <w:rFonts w:ascii="Intel Clear" w:hAnsi="Intel Clear" w:cs="Intel Clear"/>
                <w:b/>
                <w:bCs/>
                <w:color w:val="0000FF"/>
                <w:szCs w:val="22"/>
              </w:rPr>
            </w:pPr>
            <w:r w:rsidRPr="00D94FF6">
              <w:rPr>
                <w:rFonts w:ascii="Intel Clear" w:hAnsi="Intel Clear" w:cs="Intel Clear"/>
                <w:b/>
                <w:bCs/>
                <w:color w:val="0000FF"/>
              </w:rPr>
              <w:t>Signal Name</w:t>
            </w:r>
          </w:p>
        </w:tc>
        <w:tc>
          <w:tcPr>
            <w:tcW w:w="1530" w:type="dxa"/>
            <w:tcBorders>
              <w:top w:val="single" w:sz="8" w:space="0" w:color="78C0D4"/>
              <w:left w:val="single" w:sz="8" w:space="0" w:color="78C0D4"/>
              <w:bottom w:val="single" w:sz="8" w:space="0" w:color="78C0D4"/>
              <w:right w:val="single" w:sz="8" w:space="0" w:color="78C0D4"/>
            </w:tcBorders>
            <w:shd w:val="clear" w:color="auto" w:fill="B6DDE8"/>
          </w:tcPr>
          <w:p w14:paraId="3C70CF98" w14:textId="77777777" w:rsidR="002B1B52" w:rsidRPr="00D94FF6" w:rsidRDefault="002B1B52" w:rsidP="002D6C36">
            <w:pPr>
              <w:rPr>
                <w:rFonts w:ascii="Intel Clear" w:hAnsi="Intel Clear" w:cs="Intel Clear"/>
                <w:b/>
                <w:bCs/>
                <w:color w:val="0000FF"/>
                <w:szCs w:val="22"/>
              </w:rPr>
            </w:pPr>
            <w:r w:rsidRPr="00D94FF6">
              <w:rPr>
                <w:rFonts w:ascii="Intel Clear" w:hAnsi="Intel Clear" w:cs="Intel Clear"/>
                <w:b/>
                <w:bCs/>
                <w:color w:val="0000FF"/>
              </w:rPr>
              <w:t>Input/Output</w:t>
            </w:r>
          </w:p>
        </w:tc>
        <w:tc>
          <w:tcPr>
            <w:tcW w:w="5598" w:type="dxa"/>
            <w:tcBorders>
              <w:top w:val="single" w:sz="8" w:space="0" w:color="78C0D4"/>
              <w:left w:val="single" w:sz="8" w:space="0" w:color="78C0D4"/>
              <w:bottom w:val="single" w:sz="8" w:space="0" w:color="78C0D4"/>
              <w:right w:val="single" w:sz="8" w:space="0" w:color="78C0D4"/>
            </w:tcBorders>
            <w:shd w:val="clear" w:color="auto" w:fill="B6DDE8"/>
          </w:tcPr>
          <w:p w14:paraId="4ED8DED9" w14:textId="77777777" w:rsidR="002B1B52" w:rsidRPr="00D94FF6" w:rsidRDefault="002B1B52" w:rsidP="002D6C36">
            <w:pPr>
              <w:rPr>
                <w:rFonts w:ascii="Intel Clear" w:hAnsi="Intel Clear" w:cs="Intel Clear"/>
                <w:b/>
                <w:bCs/>
                <w:color w:val="0000FF"/>
                <w:szCs w:val="22"/>
              </w:rPr>
            </w:pPr>
            <w:r w:rsidRPr="00D94FF6">
              <w:rPr>
                <w:rFonts w:ascii="Intel Clear" w:hAnsi="Intel Clear" w:cs="Intel Clear"/>
                <w:b/>
                <w:bCs/>
                <w:color w:val="0000FF"/>
              </w:rPr>
              <w:t>Description</w:t>
            </w:r>
          </w:p>
        </w:tc>
      </w:tr>
      <w:tr w:rsidR="00F9126C" w:rsidRPr="00D94FF6" w14:paraId="16EBD685"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hideMark/>
          </w:tcPr>
          <w:p w14:paraId="5C6EAFE8" w14:textId="77777777" w:rsidR="002B1B52" w:rsidRPr="00D94FF6" w:rsidRDefault="002B1B52" w:rsidP="00EE402A">
            <w:pPr>
              <w:rPr>
                <w:rFonts w:ascii="Intel Clear" w:hAnsi="Intel Clear" w:cs="Intel Clear"/>
                <w:color w:val="0000FF"/>
                <w:szCs w:val="16"/>
              </w:rPr>
            </w:pPr>
            <w:r w:rsidRPr="00D94FF6">
              <w:rPr>
                <w:rFonts w:ascii="Intel Clear" w:hAnsi="Intel Clear" w:cs="Intel Clear"/>
                <w:b/>
                <w:bCs/>
                <w:color w:val="0000FF"/>
                <w:szCs w:val="16"/>
              </w:rPr>
              <w:t>ip_pgcb_sleep_</w:t>
            </w:r>
            <w:r w:rsidR="00EE402A" w:rsidRPr="00D94FF6">
              <w:rPr>
                <w:rFonts w:ascii="Intel Clear" w:hAnsi="Intel Clear" w:cs="Intel Clear"/>
                <w:b/>
                <w:bCs/>
                <w:color w:val="0000FF"/>
                <w:szCs w:val="16"/>
              </w:rPr>
              <w:t>en</w:t>
            </w:r>
          </w:p>
        </w:tc>
        <w:tc>
          <w:tcPr>
            <w:tcW w:w="1530" w:type="dxa"/>
            <w:tcBorders>
              <w:top w:val="single" w:sz="8" w:space="0" w:color="78C0D4"/>
              <w:left w:val="single" w:sz="8" w:space="0" w:color="78C0D4"/>
              <w:bottom w:val="single" w:sz="8" w:space="0" w:color="78C0D4"/>
              <w:right w:val="single" w:sz="8" w:space="0" w:color="78C0D4"/>
            </w:tcBorders>
            <w:shd w:val="clear" w:color="auto" w:fill="DAEEF3"/>
            <w:hideMark/>
          </w:tcPr>
          <w:p w14:paraId="1D5F352B" w14:textId="77777777" w:rsidR="002B1B52" w:rsidRPr="00D94FF6" w:rsidRDefault="002B1B52" w:rsidP="002D6C36">
            <w:pPr>
              <w:rPr>
                <w:rFonts w:ascii="Intel Clear" w:hAnsi="Intel Clear" w:cs="Intel Clear"/>
                <w:color w:val="0000FF"/>
                <w:szCs w:val="16"/>
              </w:rPr>
            </w:pPr>
            <w:r w:rsidRPr="00D94FF6">
              <w:rPr>
                <w:rFonts w:ascii="Intel Clear" w:hAnsi="Intel Clear" w:cs="Intel Clear"/>
                <w:color w:val="0000FF"/>
                <w:szCs w:val="16"/>
              </w:rPr>
              <w:t>Input</w:t>
            </w:r>
            <w:r w:rsidR="00910743" w:rsidRPr="00D94FF6">
              <w:rPr>
                <w:rFonts w:ascii="Intel Clear" w:hAnsi="Intel Clear" w:cs="Intel Clear"/>
                <w:color w:val="0000FF"/>
                <w:szCs w:val="16"/>
              </w:rPr>
              <w:softHyphen/>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68877CF3" w14:textId="77777777" w:rsidR="002B1B52" w:rsidRPr="00D94FF6" w:rsidRDefault="002B1B52" w:rsidP="002D6C36">
            <w:pPr>
              <w:rPr>
                <w:rFonts w:ascii="Intel Clear" w:hAnsi="Intel Clear" w:cs="Intel Clear"/>
                <w:color w:val="0000FF"/>
                <w:szCs w:val="16"/>
              </w:rPr>
            </w:pPr>
            <w:r w:rsidRPr="00D94FF6">
              <w:rPr>
                <w:rFonts w:ascii="Intel Clear" w:hAnsi="Intel Clear" w:cs="Intel Clear"/>
                <w:color w:val="0000FF"/>
                <w:szCs w:val="16"/>
              </w:rPr>
              <w:t xml:space="preserve">Active high indication to provide dynamic </w:t>
            </w:r>
            <w:r w:rsidR="007A7D1E" w:rsidRPr="00D94FF6">
              <w:rPr>
                <w:rFonts w:ascii="Intel Clear" w:hAnsi="Intel Clear" w:cs="Intel Clear"/>
                <w:color w:val="0000FF"/>
                <w:szCs w:val="16"/>
              </w:rPr>
              <w:t xml:space="preserve">enable </w:t>
            </w:r>
            <w:r w:rsidRPr="00D94FF6">
              <w:rPr>
                <w:rFonts w:ascii="Intel Clear" w:hAnsi="Intel Clear" w:cs="Intel Clear"/>
                <w:color w:val="0000FF"/>
                <w:szCs w:val="16"/>
              </w:rPr>
              <w:t xml:space="preserve">of </w:t>
            </w:r>
            <w:r w:rsidRPr="00D94FF6">
              <w:rPr>
                <w:rFonts w:ascii="Intel Clear" w:hAnsi="Intel Clear" w:cs="Intel Clear"/>
                <w:b/>
                <w:color w:val="0000FF"/>
                <w:szCs w:val="16"/>
              </w:rPr>
              <w:t>pgcb_sleep</w:t>
            </w:r>
            <w:r w:rsidRPr="00D94FF6">
              <w:rPr>
                <w:rFonts w:ascii="Intel Clear" w:hAnsi="Intel Clear" w:cs="Intel Clear"/>
                <w:color w:val="0000FF"/>
                <w:szCs w:val="16"/>
              </w:rPr>
              <w:t xml:space="preserve"> </w:t>
            </w:r>
            <w:r w:rsidR="00A372E2" w:rsidRPr="00D94FF6">
              <w:rPr>
                <w:rFonts w:ascii="Intel Clear" w:hAnsi="Intel Clear" w:cs="Intel Clear"/>
                <w:color w:val="0000FF"/>
                <w:szCs w:val="16"/>
              </w:rPr>
              <w:t xml:space="preserve">assertion/deassertion to enable state-retention </w:t>
            </w:r>
            <w:r w:rsidRPr="00D94FF6">
              <w:rPr>
                <w:rFonts w:ascii="Intel Clear" w:hAnsi="Intel Clear" w:cs="Intel Clear"/>
                <w:color w:val="0000FF"/>
                <w:szCs w:val="16"/>
              </w:rPr>
              <w:t>when required</w:t>
            </w:r>
            <w:r w:rsidR="00A240C5" w:rsidRPr="00D94FF6">
              <w:rPr>
                <w:rFonts w:ascii="Intel Clear" w:hAnsi="Intel Clear" w:cs="Intel Clear"/>
                <w:color w:val="0000FF"/>
                <w:szCs w:val="16"/>
              </w:rPr>
              <w:t xml:space="preserve"> </w:t>
            </w:r>
            <w:r w:rsidRPr="00D94FF6">
              <w:rPr>
                <w:rFonts w:ascii="Intel Clear" w:hAnsi="Intel Clear" w:cs="Intel Clear"/>
                <w:color w:val="0000FF"/>
                <w:szCs w:val="16"/>
              </w:rPr>
              <w:t>during the power gating flow</w:t>
            </w:r>
            <w:r w:rsidR="00A372E2" w:rsidRPr="00D94FF6">
              <w:rPr>
                <w:rFonts w:ascii="Intel Clear" w:hAnsi="Intel Clear" w:cs="Intel Clear"/>
                <w:color w:val="0000FF"/>
                <w:szCs w:val="16"/>
              </w:rPr>
              <w:t>s</w:t>
            </w:r>
            <w:r w:rsidRPr="00D94FF6">
              <w:rPr>
                <w:rFonts w:ascii="Intel Clear" w:hAnsi="Intel Clear" w:cs="Intel Clear"/>
                <w:color w:val="0000FF"/>
                <w:szCs w:val="16"/>
              </w:rPr>
              <w:t xml:space="preserve">. </w:t>
            </w:r>
            <w:r w:rsidR="00962139" w:rsidRPr="00D94FF6">
              <w:rPr>
                <w:rFonts w:ascii="Intel Clear" w:hAnsi="Intel Clear" w:cs="Intel Clear"/>
                <w:b/>
                <w:color w:val="0000FF"/>
              </w:rPr>
              <w:t xml:space="preserve">This signal </w:t>
            </w:r>
            <w:r w:rsidR="00EF5DDA" w:rsidRPr="00D94FF6">
              <w:rPr>
                <w:rFonts w:ascii="Intel Clear" w:hAnsi="Intel Clear" w:cs="Intel Clear"/>
                <w:b/>
                <w:color w:val="0000FF"/>
              </w:rPr>
              <w:t xml:space="preserve">is </w:t>
            </w:r>
            <w:r w:rsidR="00962139" w:rsidRPr="00D94FF6">
              <w:rPr>
                <w:rFonts w:ascii="Intel Clear" w:hAnsi="Intel Clear" w:cs="Intel Clear"/>
                <w:b/>
                <w:color w:val="0000FF"/>
              </w:rPr>
              <w:t>only relevant when doing IP-</w:t>
            </w:r>
            <w:r w:rsidR="002C1D32" w:rsidRPr="00D94FF6">
              <w:rPr>
                <w:rFonts w:ascii="Intel Clear" w:hAnsi="Intel Clear" w:cs="Intel Clear"/>
                <w:b/>
                <w:color w:val="0000FF"/>
              </w:rPr>
              <w:t>A</w:t>
            </w:r>
            <w:r w:rsidR="00962139" w:rsidRPr="00D94FF6">
              <w:rPr>
                <w:rFonts w:ascii="Intel Clear" w:hAnsi="Intel Clear" w:cs="Intel Clear"/>
                <w:b/>
                <w:color w:val="0000FF"/>
              </w:rPr>
              <w:t>cce</w:t>
            </w:r>
            <w:r w:rsidR="002C1D32" w:rsidRPr="00D94FF6">
              <w:rPr>
                <w:rFonts w:ascii="Intel Clear" w:hAnsi="Intel Clear" w:cs="Intel Clear"/>
                <w:b/>
                <w:color w:val="0000FF"/>
              </w:rPr>
              <w:t>s</w:t>
            </w:r>
            <w:r w:rsidR="00962139" w:rsidRPr="00D94FF6">
              <w:rPr>
                <w:rFonts w:ascii="Intel Clear" w:hAnsi="Intel Clear" w:cs="Intel Clear"/>
                <w:b/>
                <w:color w:val="0000FF"/>
              </w:rPr>
              <w:t>sible power gating.</w:t>
            </w:r>
          </w:p>
          <w:p w14:paraId="30D15750" w14:textId="77777777" w:rsidR="002B1B52" w:rsidRPr="00D94FF6" w:rsidRDefault="002B1B52" w:rsidP="002D6C36">
            <w:pPr>
              <w:rPr>
                <w:rFonts w:ascii="Intel Clear" w:hAnsi="Intel Clear" w:cs="Intel Clear"/>
                <w:color w:val="0000FF"/>
                <w:szCs w:val="16"/>
                <w:lang w:bidi="ar-SA"/>
              </w:rPr>
            </w:pPr>
          </w:p>
          <w:p w14:paraId="6A0F5427" w14:textId="77777777" w:rsidR="00712452" w:rsidRPr="00D94FF6" w:rsidRDefault="00712452" w:rsidP="00712452">
            <w:pPr>
              <w:rPr>
                <w:rFonts w:ascii="Intel Clear" w:hAnsi="Intel Clear" w:cs="Intel Clear"/>
                <w:color w:val="0000FF"/>
                <w:szCs w:val="16"/>
                <w:lang w:bidi="ar-SA"/>
              </w:rPr>
            </w:pPr>
            <w:r w:rsidRPr="00D94FF6">
              <w:rPr>
                <w:rFonts w:ascii="Intel Clear" w:hAnsi="Intel Clear" w:cs="Intel Clear"/>
                <w:color w:val="0000FF"/>
                <w:szCs w:val="16"/>
                <w:lang w:bidi="ar-SA"/>
              </w:rPr>
              <w:t>This signal should correspond with the SE (Sleep Enable) bit in the PCE (Power Control Enables) register defined in the Chassis PG HAS, unless the IP/</w:t>
            </w:r>
            <w:r w:rsidR="007D79DF" w:rsidRPr="00D94FF6">
              <w:rPr>
                <w:rFonts w:ascii="Intel Clear" w:hAnsi="Intel Clear" w:cs="Intel Clear"/>
                <w:color w:val="0000FF"/>
                <w:szCs w:val="16"/>
                <w:lang w:bidi="ar-SA"/>
              </w:rPr>
              <w:t>SoC</w:t>
            </w:r>
            <w:r w:rsidRPr="00D94FF6">
              <w:rPr>
                <w:rFonts w:ascii="Intel Clear" w:hAnsi="Intel Clear" w:cs="Intel Clear"/>
                <w:color w:val="0000FF"/>
                <w:szCs w:val="16"/>
                <w:lang w:bidi="ar-SA"/>
              </w:rPr>
              <w:t xml:space="preserve"> defines additional straps to override it.</w:t>
            </w:r>
            <w:r w:rsidRPr="00D94FF6" w:rsidDel="00712452">
              <w:rPr>
                <w:rFonts w:ascii="Intel Clear" w:hAnsi="Intel Clear" w:cs="Intel Clear"/>
                <w:color w:val="0000FF"/>
                <w:szCs w:val="16"/>
                <w:lang w:bidi="ar-SA"/>
              </w:rPr>
              <w:t xml:space="preserve"> </w:t>
            </w:r>
            <w:r w:rsidR="00D249FE" w:rsidRPr="00D94FF6">
              <w:rPr>
                <w:rFonts w:ascii="Intel Clear" w:hAnsi="Intel Clear" w:cs="Intel Clear"/>
                <w:color w:val="0000FF"/>
                <w:szCs w:val="16"/>
                <w:lang w:bidi="ar-SA"/>
              </w:rPr>
              <w:t xml:space="preserve">In all cases, the signal source driving </w:t>
            </w:r>
            <w:r w:rsidR="00D249FE" w:rsidRPr="00D94FF6">
              <w:rPr>
                <w:rFonts w:ascii="Intel Clear" w:hAnsi="Intel Clear" w:cs="Intel Clear"/>
                <w:color w:val="0000FF"/>
                <w:szCs w:val="16"/>
                <w:lang w:bidi="ar-SA"/>
              </w:rPr>
              <w:lastRenderedPageBreak/>
              <w:t xml:space="preserve">this input is required to be configurable and should default to a value of ‘1’. </w:t>
            </w:r>
          </w:p>
          <w:p w14:paraId="691C4FEE" w14:textId="77777777" w:rsidR="009F0508" w:rsidRPr="00D94FF6" w:rsidRDefault="009F0508" w:rsidP="00712452">
            <w:pPr>
              <w:rPr>
                <w:rFonts w:ascii="Intel Clear" w:hAnsi="Intel Clear" w:cs="Intel Clear"/>
                <w:color w:val="0000FF"/>
                <w:szCs w:val="16"/>
                <w:lang w:bidi="ar-SA"/>
              </w:rPr>
            </w:pPr>
          </w:p>
          <w:p w14:paraId="7E334FA6" w14:textId="77777777" w:rsidR="002B1B52" w:rsidRPr="00D94FF6" w:rsidRDefault="00D511EF" w:rsidP="002D6C36">
            <w:pPr>
              <w:rPr>
                <w:rFonts w:ascii="Intel Clear" w:hAnsi="Intel Clear" w:cs="Intel Clear"/>
                <w:color w:val="0000FF"/>
                <w:szCs w:val="16"/>
              </w:rPr>
            </w:pPr>
            <w:r w:rsidRPr="00D94FF6">
              <w:rPr>
                <w:rFonts w:ascii="Intel Clear" w:hAnsi="Intel Clear" w:cs="Intel Clear"/>
                <w:color w:val="0000FF"/>
                <w:szCs w:val="16"/>
              </w:rPr>
              <w:t>‘</w:t>
            </w:r>
            <w:r w:rsidR="002B1B52" w:rsidRPr="00D94FF6">
              <w:rPr>
                <w:rFonts w:ascii="Intel Clear" w:hAnsi="Intel Clear" w:cs="Intel Clear"/>
                <w:color w:val="0000FF"/>
                <w:szCs w:val="16"/>
              </w:rPr>
              <w:t>1</w:t>
            </w:r>
            <w:r w:rsidRPr="00D94FF6">
              <w:rPr>
                <w:rFonts w:ascii="Intel Clear" w:hAnsi="Intel Clear" w:cs="Intel Clear"/>
                <w:color w:val="0000FF"/>
                <w:szCs w:val="16"/>
              </w:rPr>
              <w:t>’</w:t>
            </w:r>
            <w:r w:rsidR="002B1B52" w:rsidRPr="00D94FF6">
              <w:rPr>
                <w:rFonts w:ascii="Intel Clear" w:hAnsi="Intel Clear" w:cs="Intel Clear"/>
                <w:color w:val="0000FF"/>
                <w:szCs w:val="16"/>
              </w:rPr>
              <w:t xml:space="preserve">: Sleep assertion is </w:t>
            </w:r>
            <w:r w:rsidR="007A7D1E" w:rsidRPr="00D94FF6">
              <w:rPr>
                <w:rFonts w:ascii="Intel Clear" w:hAnsi="Intel Clear" w:cs="Intel Clear"/>
                <w:color w:val="0000FF"/>
                <w:szCs w:val="16"/>
              </w:rPr>
              <w:t xml:space="preserve">allowed </w:t>
            </w:r>
            <w:r w:rsidR="002B1B52" w:rsidRPr="00D94FF6">
              <w:rPr>
                <w:rFonts w:ascii="Intel Clear" w:hAnsi="Intel Clear" w:cs="Intel Clear"/>
                <w:color w:val="0000FF"/>
                <w:szCs w:val="16"/>
              </w:rPr>
              <w:t>during power gating entry flow</w:t>
            </w:r>
          </w:p>
          <w:p w14:paraId="11838C9E" w14:textId="77777777" w:rsidR="002B1B52" w:rsidRPr="00D94FF6" w:rsidRDefault="00D511EF" w:rsidP="002D6C36">
            <w:pPr>
              <w:rPr>
                <w:rFonts w:ascii="Intel Clear" w:hAnsi="Intel Clear" w:cs="Intel Clear"/>
                <w:color w:val="0000FF"/>
                <w:szCs w:val="16"/>
              </w:rPr>
            </w:pPr>
            <w:r w:rsidRPr="00D94FF6">
              <w:rPr>
                <w:rFonts w:ascii="Intel Clear" w:hAnsi="Intel Clear" w:cs="Intel Clear"/>
                <w:color w:val="0000FF"/>
                <w:szCs w:val="16"/>
              </w:rPr>
              <w:t>‘</w:t>
            </w:r>
            <w:r w:rsidR="002B1B52" w:rsidRPr="00D94FF6">
              <w:rPr>
                <w:rFonts w:ascii="Intel Clear" w:hAnsi="Intel Clear" w:cs="Intel Clear"/>
                <w:color w:val="0000FF"/>
                <w:szCs w:val="16"/>
              </w:rPr>
              <w:t>0</w:t>
            </w:r>
            <w:r w:rsidRPr="00D94FF6">
              <w:rPr>
                <w:rFonts w:ascii="Intel Clear" w:hAnsi="Intel Clear" w:cs="Intel Clear"/>
                <w:color w:val="0000FF"/>
                <w:szCs w:val="16"/>
              </w:rPr>
              <w:t>’</w:t>
            </w:r>
            <w:r w:rsidR="002B1B52" w:rsidRPr="00D94FF6">
              <w:rPr>
                <w:rFonts w:ascii="Intel Clear" w:hAnsi="Intel Clear" w:cs="Intel Clear"/>
                <w:color w:val="0000FF"/>
                <w:szCs w:val="16"/>
              </w:rPr>
              <w:t xml:space="preserve">: Sleep assertion is </w:t>
            </w:r>
            <w:r w:rsidR="007A7D1E" w:rsidRPr="00D94FF6">
              <w:rPr>
                <w:rFonts w:ascii="Intel Clear" w:hAnsi="Intel Clear" w:cs="Intel Clear"/>
                <w:color w:val="0000FF"/>
                <w:szCs w:val="16"/>
              </w:rPr>
              <w:t xml:space="preserve">disabled </w:t>
            </w:r>
            <w:r w:rsidR="002B1B52" w:rsidRPr="00D94FF6">
              <w:rPr>
                <w:rFonts w:ascii="Intel Clear" w:hAnsi="Intel Clear" w:cs="Intel Clear"/>
                <w:color w:val="0000FF"/>
                <w:szCs w:val="16"/>
              </w:rPr>
              <w:t xml:space="preserve">during power gating entry flow </w:t>
            </w:r>
          </w:p>
          <w:p w14:paraId="7EB63FDE" w14:textId="77777777" w:rsidR="00A240C5" w:rsidRPr="00D94FF6" w:rsidRDefault="00A240C5" w:rsidP="002D6C36">
            <w:pPr>
              <w:rPr>
                <w:rFonts w:ascii="Intel Clear" w:hAnsi="Intel Clear" w:cs="Intel Clear"/>
                <w:color w:val="0000FF"/>
                <w:szCs w:val="16"/>
              </w:rPr>
            </w:pPr>
          </w:p>
          <w:p w14:paraId="30BD29E0" w14:textId="77777777" w:rsidR="00A372E2" w:rsidRPr="00D94FF6" w:rsidRDefault="00A372E2" w:rsidP="002D6C36">
            <w:pPr>
              <w:rPr>
                <w:rFonts w:ascii="Intel Clear" w:hAnsi="Intel Clear" w:cs="Intel Clear"/>
                <w:color w:val="0000FF"/>
                <w:szCs w:val="16"/>
              </w:rPr>
            </w:pPr>
            <w:r w:rsidRPr="00D94FF6">
              <w:rPr>
                <w:rFonts w:ascii="Intel Clear" w:hAnsi="Intel Clear" w:cs="Intel Clear"/>
                <w:color w:val="0000FF"/>
                <w:szCs w:val="16"/>
              </w:rPr>
              <w:t xml:space="preserve">Note: If this </w:t>
            </w:r>
            <w:r w:rsidR="009F1E8E" w:rsidRPr="00D94FF6">
              <w:rPr>
                <w:rFonts w:ascii="Intel Clear" w:hAnsi="Intel Clear" w:cs="Intel Clear"/>
                <w:color w:val="0000FF"/>
                <w:szCs w:val="16"/>
              </w:rPr>
              <w:t>input</w:t>
            </w:r>
            <w:r w:rsidRPr="00D94FF6">
              <w:rPr>
                <w:rFonts w:ascii="Intel Clear" w:hAnsi="Intel Clear" w:cs="Intel Clear"/>
                <w:color w:val="0000FF"/>
                <w:szCs w:val="16"/>
              </w:rPr>
              <w:t xml:space="preserve"> is 0, </w:t>
            </w:r>
            <w:r w:rsidR="00D67642" w:rsidRPr="00D94FF6">
              <w:rPr>
                <w:rFonts w:ascii="Intel Clear" w:hAnsi="Intel Clear" w:cs="Intel Clear"/>
                <w:color w:val="0000FF"/>
                <w:szCs w:val="16"/>
              </w:rPr>
              <w:t>the PGCB still asserts the “</w:t>
            </w:r>
            <w:r w:rsidRPr="00D94FF6">
              <w:rPr>
                <w:rFonts w:ascii="Intel Clear" w:hAnsi="Intel Clear" w:cs="Intel Clear"/>
                <w:color w:val="0000FF"/>
                <w:szCs w:val="16"/>
              </w:rPr>
              <w:t>pgcb_sleep</w:t>
            </w:r>
            <w:r w:rsidR="00D67642" w:rsidRPr="00D94FF6">
              <w:rPr>
                <w:rFonts w:ascii="Intel Clear" w:hAnsi="Intel Clear" w:cs="Intel Clear"/>
                <w:color w:val="0000FF"/>
                <w:szCs w:val="16"/>
              </w:rPr>
              <w:t xml:space="preserve">” </w:t>
            </w:r>
            <w:r w:rsidR="00C86254" w:rsidRPr="00D94FF6">
              <w:rPr>
                <w:rFonts w:ascii="Intel Clear" w:hAnsi="Intel Clear" w:cs="Intel Clear"/>
                <w:color w:val="0000FF"/>
                <w:szCs w:val="16"/>
              </w:rPr>
              <w:t xml:space="preserve">(during the PG entry flow) </w:t>
            </w:r>
            <w:r w:rsidRPr="00D94FF6">
              <w:rPr>
                <w:rFonts w:ascii="Intel Clear" w:hAnsi="Intel Clear" w:cs="Intel Clear"/>
                <w:color w:val="0000FF"/>
                <w:szCs w:val="16"/>
              </w:rPr>
              <w:t xml:space="preserve">before </w:t>
            </w:r>
            <w:r w:rsidR="00D67642" w:rsidRPr="00D94FF6">
              <w:rPr>
                <w:rFonts w:ascii="Intel Clear" w:hAnsi="Intel Clear" w:cs="Intel Clear"/>
                <w:color w:val="0000FF"/>
                <w:szCs w:val="16"/>
              </w:rPr>
              <w:t>it asserts the “pgcb_pmc_</w:t>
            </w:r>
            <w:r w:rsidR="00E265D8" w:rsidRPr="00D94FF6">
              <w:rPr>
                <w:rFonts w:ascii="Intel Clear" w:hAnsi="Intel Clear" w:cs="Intel Clear"/>
                <w:color w:val="0000FF"/>
                <w:szCs w:val="16"/>
              </w:rPr>
              <w:t>pg_req_b</w:t>
            </w:r>
            <w:r w:rsidR="00D67642" w:rsidRPr="00D94FF6">
              <w:rPr>
                <w:rFonts w:ascii="Intel Clear" w:hAnsi="Intel Clear" w:cs="Intel Clear"/>
                <w:color w:val="0000FF"/>
                <w:szCs w:val="16"/>
              </w:rPr>
              <w:t xml:space="preserve">” to PMC. This is done </w:t>
            </w:r>
            <w:r w:rsidR="00E265D8" w:rsidRPr="00D94FF6">
              <w:rPr>
                <w:rFonts w:ascii="Intel Clear" w:hAnsi="Intel Clear" w:cs="Intel Clear"/>
                <w:color w:val="0000FF"/>
                <w:szCs w:val="16"/>
              </w:rPr>
              <w:t xml:space="preserve">to provide the internal isolation required by Intel’s state-retention cells.  </w:t>
            </w:r>
            <w:r w:rsidR="00C86254" w:rsidRPr="00D94FF6">
              <w:rPr>
                <w:rFonts w:ascii="Intel Clear" w:hAnsi="Intel Clear" w:cs="Intel Clear"/>
                <w:color w:val="0000FF"/>
                <w:szCs w:val="16"/>
              </w:rPr>
              <w:t>On the PG Exit flow, t</w:t>
            </w:r>
            <w:r w:rsidR="00D67642" w:rsidRPr="00D94FF6">
              <w:rPr>
                <w:rFonts w:ascii="Intel Clear" w:hAnsi="Intel Clear" w:cs="Intel Clear"/>
                <w:color w:val="0000FF"/>
                <w:szCs w:val="16"/>
              </w:rPr>
              <w:t xml:space="preserve">he PGCB de-asserts the “pgcb_sleep” </w:t>
            </w:r>
            <w:r w:rsidR="00E265D8" w:rsidRPr="00D94FF6">
              <w:rPr>
                <w:rFonts w:ascii="Intel Clear" w:hAnsi="Intel Clear" w:cs="Intel Clear"/>
                <w:color w:val="0000FF"/>
                <w:szCs w:val="16"/>
              </w:rPr>
              <w:t xml:space="preserve">before isolation is removed and resets are deasserted </w:t>
            </w:r>
            <w:r w:rsidR="00F32E94" w:rsidRPr="00D94FF6">
              <w:rPr>
                <w:rFonts w:ascii="Intel Clear" w:hAnsi="Intel Clear" w:cs="Intel Clear"/>
                <w:color w:val="0000FF"/>
                <w:szCs w:val="16"/>
              </w:rPr>
              <w:t>(</w:t>
            </w:r>
            <w:r w:rsidR="00E265D8" w:rsidRPr="00D94FF6">
              <w:rPr>
                <w:rFonts w:ascii="Intel Clear" w:hAnsi="Intel Clear" w:cs="Intel Clear"/>
                <w:color w:val="0000FF"/>
                <w:szCs w:val="16"/>
              </w:rPr>
              <w:t>to flush out any value that might be retained</w:t>
            </w:r>
            <w:r w:rsidR="00F32E94" w:rsidRPr="00D94FF6">
              <w:rPr>
                <w:rFonts w:ascii="Intel Clear" w:hAnsi="Intel Clear" w:cs="Intel Clear"/>
                <w:color w:val="0000FF"/>
                <w:szCs w:val="16"/>
              </w:rPr>
              <w:t>)</w:t>
            </w:r>
            <w:r w:rsidR="00E265D8" w:rsidRPr="00D94FF6">
              <w:rPr>
                <w:rFonts w:ascii="Intel Clear" w:hAnsi="Intel Clear" w:cs="Intel Clear"/>
                <w:color w:val="0000FF"/>
                <w:szCs w:val="16"/>
              </w:rPr>
              <w:t>.</w:t>
            </w:r>
            <w:r w:rsidR="00C86254" w:rsidRPr="00D94FF6">
              <w:rPr>
                <w:rFonts w:ascii="Intel Clear" w:hAnsi="Intel Clear" w:cs="Intel Clear"/>
                <w:color w:val="0000FF"/>
                <w:szCs w:val="16"/>
              </w:rPr>
              <w:t xml:space="preserve"> When this input is ‘0’, the </w:t>
            </w:r>
            <w:r w:rsidR="006F7C41" w:rsidRPr="00D94FF6">
              <w:rPr>
                <w:rFonts w:ascii="Intel Clear" w:hAnsi="Intel Clear" w:cs="Intel Clear"/>
                <w:color w:val="0000FF"/>
                <w:szCs w:val="16"/>
              </w:rPr>
              <w:t>“pgcb_s</w:t>
            </w:r>
            <w:r w:rsidR="00C86254" w:rsidRPr="00D94FF6">
              <w:rPr>
                <w:rFonts w:ascii="Intel Clear" w:hAnsi="Intel Clear" w:cs="Intel Clear"/>
                <w:color w:val="0000FF"/>
                <w:szCs w:val="16"/>
              </w:rPr>
              <w:t>leep</w:t>
            </w:r>
            <w:r w:rsidR="006F7C41" w:rsidRPr="00D94FF6">
              <w:rPr>
                <w:rFonts w:ascii="Intel Clear" w:hAnsi="Intel Clear" w:cs="Intel Clear"/>
                <w:color w:val="0000FF"/>
                <w:szCs w:val="16"/>
              </w:rPr>
              <w:t>”</w:t>
            </w:r>
            <w:r w:rsidR="00C86254" w:rsidRPr="00D94FF6">
              <w:rPr>
                <w:rFonts w:ascii="Intel Clear" w:hAnsi="Intel Clear" w:cs="Intel Clear"/>
                <w:color w:val="0000FF"/>
                <w:szCs w:val="16"/>
              </w:rPr>
              <w:t xml:space="preserve"> signal </w:t>
            </w:r>
            <w:r w:rsidR="006F7C41" w:rsidRPr="00D94FF6">
              <w:rPr>
                <w:rFonts w:ascii="Intel Clear" w:hAnsi="Intel Clear" w:cs="Intel Clear"/>
                <w:color w:val="0000FF"/>
                <w:szCs w:val="16"/>
              </w:rPr>
              <w:t xml:space="preserve">sequencing for </w:t>
            </w:r>
            <w:r w:rsidR="00C86254" w:rsidRPr="00D94FF6">
              <w:rPr>
                <w:rFonts w:ascii="Intel Clear" w:hAnsi="Intel Clear" w:cs="Intel Clear"/>
                <w:color w:val="0000FF"/>
                <w:szCs w:val="16"/>
              </w:rPr>
              <w:t xml:space="preserve">the IP-accessible flows </w:t>
            </w:r>
            <w:r w:rsidR="006F7C41" w:rsidRPr="00D94FF6">
              <w:rPr>
                <w:rFonts w:ascii="Intel Clear" w:hAnsi="Intel Clear" w:cs="Intel Clear"/>
                <w:color w:val="0000FF"/>
                <w:szCs w:val="16"/>
              </w:rPr>
              <w:t>is</w:t>
            </w:r>
            <w:r w:rsidR="00C86254" w:rsidRPr="00D94FF6">
              <w:rPr>
                <w:rFonts w:ascii="Intel Clear" w:hAnsi="Intel Clear" w:cs="Intel Clear"/>
                <w:color w:val="0000FF"/>
                <w:szCs w:val="16"/>
              </w:rPr>
              <w:t xml:space="preserve"> similar to </w:t>
            </w:r>
            <w:r w:rsidR="006F7C41" w:rsidRPr="00D94FF6">
              <w:rPr>
                <w:rFonts w:ascii="Intel Clear" w:hAnsi="Intel Clear" w:cs="Intel Clear"/>
                <w:color w:val="0000FF"/>
                <w:szCs w:val="16"/>
              </w:rPr>
              <w:t xml:space="preserve">the “pgcb_sleep” signal sequencing for IP-Inaccessible PG flows. </w:t>
            </w:r>
          </w:p>
          <w:p w14:paraId="63FC4486" w14:textId="77777777" w:rsidR="00A372E2" w:rsidRPr="00D94FF6" w:rsidRDefault="00A372E2" w:rsidP="002D6C36">
            <w:pPr>
              <w:rPr>
                <w:rFonts w:ascii="Intel Clear" w:hAnsi="Intel Clear" w:cs="Intel Clear"/>
                <w:color w:val="0000FF"/>
                <w:szCs w:val="16"/>
              </w:rPr>
            </w:pPr>
          </w:p>
          <w:p w14:paraId="5FDDB3D3" w14:textId="77777777" w:rsidR="009F1E8E" w:rsidRPr="00D94FF6" w:rsidRDefault="00A240C5" w:rsidP="009F1E8E">
            <w:pPr>
              <w:rPr>
                <w:rFonts w:ascii="Intel Clear" w:hAnsi="Intel Clear" w:cs="Intel Clear"/>
                <w:color w:val="0000FF"/>
              </w:rPr>
            </w:pPr>
            <w:r w:rsidRPr="00D94FF6">
              <w:rPr>
                <w:rFonts w:ascii="Intel Clear" w:hAnsi="Intel Clear" w:cs="Intel Clear"/>
                <w:color w:val="0000FF"/>
              </w:rPr>
              <w:t>Note:</w:t>
            </w:r>
            <w:r w:rsidR="00E769BF" w:rsidRPr="00D94FF6">
              <w:rPr>
                <w:rFonts w:ascii="Intel Clear" w:hAnsi="Intel Clear" w:cs="Intel Clear"/>
                <w:color w:val="0000FF"/>
              </w:rPr>
              <w:t xml:space="preserve"> </w:t>
            </w:r>
            <w:r w:rsidR="009F1E8E" w:rsidRPr="00D94FF6">
              <w:rPr>
                <w:rFonts w:ascii="Intel Clear" w:hAnsi="Intel Clear" w:cs="Intel Clear"/>
                <w:color w:val="0000FF"/>
              </w:rPr>
              <w:t xml:space="preserve">This signal is sampled (and latched in) by the PGCB when the “ip_pgcb_pg_rdy_req_b” is asserted AND both “pgcb_ip_pg_rdy_ack_b” and “pgcb_idle” are “1” (implying that the PGCB SM is in a state where it is ready to accept a request for PG entry). Therefore, if the IP is driving this signal and the “ip_pgcb_pg_rdy_req_b” signal in the pgcb_clk domain, it is required that the latest this signal can change to the desired value is the same clock as the assertion of the “ip_pgcb_pg_rdy_req_b” signal. </w:t>
            </w:r>
          </w:p>
          <w:p w14:paraId="57489C1D" w14:textId="77777777" w:rsidR="009F1E8E" w:rsidRPr="00D94FF6" w:rsidRDefault="009F1E8E" w:rsidP="009F1E8E">
            <w:pPr>
              <w:rPr>
                <w:rFonts w:ascii="Intel Clear" w:hAnsi="Intel Clear" w:cs="Intel Clear"/>
                <w:color w:val="0000FF"/>
              </w:rPr>
            </w:pPr>
          </w:p>
          <w:p w14:paraId="1799E50C" w14:textId="77777777" w:rsidR="009F1E8E" w:rsidRPr="00D94FF6" w:rsidRDefault="009F1E8E" w:rsidP="009F1E8E">
            <w:pPr>
              <w:rPr>
                <w:rFonts w:ascii="Intel Clear" w:hAnsi="Intel Clear" w:cs="Intel Clear"/>
                <w:color w:val="0000FF"/>
              </w:rPr>
            </w:pPr>
            <w:r w:rsidRPr="00D94FF6">
              <w:rPr>
                <w:rFonts w:ascii="Intel Clear" w:hAnsi="Intel Clear" w:cs="Intel Clear"/>
                <w:color w:val="0000FF"/>
              </w:rPr>
              <w:t xml:space="preserve">This configuration signal is not relevant for IP-Inaccessible PG flows – therefore it is okay to latch this inside the PGCB. Also, </w:t>
            </w:r>
            <w:r w:rsidR="00C456D2" w:rsidRPr="00D94FF6">
              <w:rPr>
                <w:rFonts w:ascii="Intel Clear" w:hAnsi="Intel Clear" w:cs="Intel Clear"/>
                <w:color w:val="0000FF"/>
              </w:rPr>
              <w:t xml:space="preserve">this </w:t>
            </w:r>
            <w:r w:rsidRPr="00D94FF6">
              <w:rPr>
                <w:rFonts w:ascii="Intel Clear" w:hAnsi="Intel Clear" w:cs="Intel Clear"/>
                <w:color w:val="0000FF"/>
              </w:rPr>
              <w:t>corresponds to a configuration bit defined in the Chassis PG HAS. Therefore, if this was not latched inside the PGCB</w:t>
            </w:r>
            <w:r w:rsidR="00C456D2" w:rsidRPr="00D94FF6">
              <w:rPr>
                <w:rFonts w:ascii="Intel Clear" w:hAnsi="Intel Clear" w:cs="Intel Clear"/>
                <w:color w:val="0000FF"/>
              </w:rPr>
              <w:t xml:space="preserve">, it would require IP blocks to provide isolation latch for this signal (assuming configuration bit is in the PGD of that IP) – which is extra overhead for an IP block that does not intend to use isolation latches otherwise. Based on the above, this signal is latched in the PGCB. </w:t>
            </w:r>
            <w:r w:rsidRPr="00D94FF6">
              <w:rPr>
                <w:rFonts w:ascii="Intel Clear" w:hAnsi="Intel Clear" w:cs="Intel Clear"/>
                <w:color w:val="0000FF"/>
              </w:rPr>
              <w:t xml:space="preserve"> </w:t>
            </w:r>
          </w:p>
          <w:p w14:paraId="05F4AF0A" w14:textId="77777777" w:rsidR="00810848" w:rsidRPr="00D94FF6" w:rsidRDefault="00810848" w:rsidP="00810848">
            <w:pPr>
              <w:rPr>
                <w:rFonts w:ascii="Intel Clear" w:hAnsi="Intel Clear" w:cs="Intel Clear"/>
                <w:b/>
                <w:color w:val="0000FF"/>
                <w:szCs w:val="16"/>
              </w:rPr>
            </w:pPr>
          </w:p>
        </w:tc>
      </w:tr>
      <w:tr w:rsidR="00534126" w:rsidRPr="00D94FF6" w14:paraId="53F96326"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70917585" w14:textId="77777777" w:rsidR="00534126" w:rsidRPr="00D94FF6" w:rsidRDefault="00534126" w:rsidP="000E7D9B">
            <w:pPr>
              <w:rPr>
                <w:rFonts w:ascii="Intel Clear" w:hAnsi="Intel Clear" w:cs="Intel Clear"/>
                <w:b/>
                <w:bCs/>
                <w:color w:val="0000FF"/>
                <w:szCs w:val="16"/>
              </w:rPr>
            </w:pPr>
            <w:r w:rsidRPr="00D94FF6">
              <w:rPr>
                <w:rFonts w:ascii="Intel Clear" w:hAnsi="Intel Clear" w:cs="Intel Clear"/>
                <w:b/>
                <w:bCs/>
                <w:color w:val="0000FF"/>
                <w:szCs w:val="16"/>
              </w:rPr>
              <w:lastRenderedPageBreak/>
              <w:t>ip_pgcb_</w:t>
            </w:r>
            <w:r w:rsidR="000E7D9B" w:rsidRPr="00D94FF6">
              <w:rPr>
                <w:rFonts w:ascii="Intel Clear" w:hAnsi="Intel Clear" w:cs="Intel Clear"/>
                <w:b/>
                <w:bCs/>
                <w:color w:val="0000FF"/>
                <w:szCs w:val="16"/>
              </w:rPr>
              <w:t>f</w:t>
            </w:r>
            <w:r w:rsidRPr="00D94FF6">
              <w:rPr>
                <w:rFonts w:ascii="Intel Clear" w:hAnsi="Intel Clear" w:cs="Intel Clear"/>
                <w:b/>
                <w:bCs/>
                <w:color w:val="0000FF"/>
                <w:szCs w:val="16"/>
              </w:rPr>
              <w:t>rc_clk_</w:t>
            </w:r>
            <w:r w:rsidR="000E7D9B" w:rsidRPr="00D94FF6">
              <w:rPr>
                <w:rFonts w:ascii="Intel Clear" w:hAnsi="Intel Clear" w:cs="Intel Clear"/>
                <w:b/>
                <w:bCs/>
                <w:color w:val="0000FF"/>
                <w:szCs w:val="16"/>
              </w:rPr>
              <w:t>cp_</w:t>
            </w:r>
            <w:r w:rsidRPr="00D94FF6">
              <w:rPr>
                <w:rFonts w:ascii="Intel Clear" w:hAnsi="Intel Clear" w:cs="Intel Clear"/>
                <w:b/>
                <w:bCs/>
                <w:color w:val="0000FF"/>
                <w:szCs w:val="16"/>
              </w:rPr>
              <w:t>en</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17565AEB" w14:textId="77777777" w:rsidR="00534126" w:rsidRPr="00D94FF6" w:rsidRDefault="00534126" w:rsidP="002D6C36">
            <w:pPr>
              <w:rPr>
                <w:rFonts w:ascii="Intel Clear" w:hAnsi="Intel Clear" w:cs="Intel Clear"/>
                <w:color w:val="0000FF"/>
                <w:szCs w:val="16"/>
              </w:rPr>
            </w:pPr>
            <w:r w:rsidRPr="00D94FF6">
              <w:rPr>
                <w:rFonts w:ascii="Intel Clear" w:hAnsi="Intel Clear" w:cs="Intel Clear"/>
                <w:color w:val="0000FF"/>
                <w:szCs w:val="16"/>
              </w:rPr>
              <w:t>Input</w:t>
            </w:r>
            <w:r w:rsidRPr="00D94FF6">
              <w:rPr>
                <w:rFonts w:ascii="Intel Clear" w:hAnsi="Intel Clear" w:cs="Intel Clear"/>
                <w:color w:val="0000FF"/>
                <w:szCs w:val="16"/>
              </w:rPr>
              <w:softHyphen/>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66EA968D" w14:textId="77777777" w:rsidR="00534126" w:rsidRPr="00D94FF6" w:rsidRDefault="00534126" w:rsidP="002170F0">
            <w:pPr>
              <w:rPr>
                <w:rFonts w:ascii="Intel Clear" w:hAnsi="Intel Clear" w:cs="Intel Clear"/>
                <w:color w:val="0000FF"/>
                <w:szCs w:val="16"/>
              </w:rPr>
            </w:pPr>
            <w:r w:rsidRPr="00D94FF6">
              <w:rPr>
                <w:rFonts w:ascii="Intel Clear" w:hAnsi="Intel Clear" w:cs="Intel Clear"/>
                <w:color w:val="0000FF"/>
                <w:szCs w:val="16"/>
              </w:rPr>
              <w:t xml:space="preserve">Active high indication to indicate to the PGCB that the “pgcb_ip_force_clks_on” signal needs to be asserted as part of the </w:t>
            </w:r>
            <w:r w:rsidR="00DF220E" w:rsidRPr="00D94FF6">
              <w:rPr>
                <w:rFonts w:ascii="Intel Clear" w:hAnsi="Intel Clear" w:cs="Intel Clear"/>
                <w:color w:val="0000FF"/>
                <w:szCs w:val="16"/>
              </w:rPr>
              <w:t xml:space="preserve">IP-Accessible </w:t>
            </w:r>
            <w:r w:rsidRPr="00D94FF6">
              <w:rPr>
                <w:rFonts w:ascii="Intel Clear" w:hAnsi="Intel Clear" w:cs="Intel Clear"/>
                <w:color w:val="0000FF"/>
                <w:szCs w:val="16"/>
              </w:rPr>
              <w:t>PG Exit flow</w:t>
            </w:r>
            <w:r w:rsidR="00DF220E" w:rsidRPr="00D94FF6">
              <w:rPr>
                <w:rFonts w:ascii="Intel Clear" w:hAnsi="Intel Clear" w:cs="Intel Clear"/>
                <w:color w:val="0000FF"/>
                <w:szCs w:val="16"/>
              </w:rPr>
              <w:t xml:space="preserve"> to meet the context propagation requirement for a specific IP block</w:t>
            </w:r>
            <w:r w:rsidRPr="00D94FF6">
              <w:rPr>
                <w:rFonts w:ascii="Intel Clear" w:hAnsi="Intel Clear" w:cs="Intel Clear"/>
                <w:color w:val="0000FF"/>
                <w:szCs w:val="16"/>
              </w:rPr>
              <w:t xml:space="preserve">. </w:t>
            </w:r>
            <w:r w:rsidR="00DF220E" w:rsidRPr="00D94FF6">
              <w:rPr>
                <w:rFonts w:ascii="Intel Clear" w:hAnsi="Intel Clear" w:cs="Intel Clear"/>
                <w:color w:val="0000FF"/>
                <w:szCs w:val="16"/>
              </w:rPr>
              <w:t xml:space="preserve">Refer to PG sequence waveforms for the exact sequencing relationship. </w:t>
            </w:r>
          </w:p>
          <w:p w14:paraId="509E8D5E" w14:textId="77777777" w:rsidR="00534126" w:rsidRPr="00D94FF6" w:rsidRDefault="00534126" w:rsidP="002170F0">
            <w:pPr>
              <w:rPr>
                <w:rFonts w:ascii="Intel Clear" w:hAnsi="Intel Clear" w:cs="Intel Clear"/>
                <w:color w:val="0000FF"/>
                <w:szCs w:val="16"/>
                <w:lang w:bidi="ar-SA"/>
              </w:rPr>
            </w:pPr>
          </w:p>
          <w:p w14:paraId="6DA2296F" w14:textId="77777777" w:rsidR="00534126" w:rsidRPr="00D94FF6" w:rsidRDefault="00534126" w:rsidP="002170F0">
            <w:pPr>
              <w:rPr>
                <w:rFonts w:ascii="Intel Clear" w:hAnsi="Intel Clear" w:cs="Intel Clear"/>
                <w:color w:val="0000FF"/>
                <w:szCs w:val="16"/>
              </w:rPr>
            </w:pPr>
            <w:r w:rsidRPr="00D94FF6">
              <w:rPr>
                <w:rFonts w:ascii="Intel Clear" w:hAnsi="Intel Clear" w:cs="Intel Clear"/>
                <w:color w:val="0000FF"/>
                <w:szCs w:val="16"/>
              </w:rPr>
              <w:t xml:space="preserve">‘1’: “pgcb_ip_force_clks_on” assertion is required during </w:t>
            </w:r>
            <w:r w:rsidR="00DF220E" w:rsidRPr="00D94FF6">
              <w:rPr>
                <w:rFonts w:ascii="Intel Clear" w:hAnsi="Intel Clear" w:cs="Intel Clear"/>
                <w:color w:val="0000FF"/>
                <w:szCs w:val="16"/>
              </w:rPr>
              <w:t xml:space="preserve">IP-Accessible </w:t>
            </w:r>
            <w:r w:rsidRPr="00D94FF6">
              <w:rPr>
                <w:rFonts w:ascii="Intel Clear" w:hAnsi="Intel Clear" w:cs="Intel Clear"/>
                <w:color w:val="0000FF"/>
                <w:szCs w:val="16"/>
              </w:rPr>
              <w:t>PG Exit flow</w:t>
            </w:r>
            <w:r w:rsidR="00640009" w:rsidRPr="00D94FF6">
              <w:rPr>
                <w:rFonts w:ascii="Intel Clear" w:hAnsi="Intel Clear" w:cs="Intel Clear"/>
                <w:color w:val="0000FF"/>
                <w:szCs w:val="16"/>
              </w:rPr>
              <w:t xml:space="preserve"> to meet the context propagation requirement</w:t>
            </w:r>
          </w:p>
          <w:p w14:paraId="011C82CF" w14:textId="77777777" w:rsidR="00534126" w:rsidRPr="00D94FF6" w:rsidRDefault="00534126" w:rsidP="002170F0">
            <w:pPr>
              <w:rPr>
                <w:rFonts w:ascii="Intel Clear" w:hAnsi="Intel Clear" w:cs="Intel Clear"/>
                <w:color w:val="0000FF"/>
                <w:szCs w:val="16"/>
              </w:rPr>
            </w:pPr>
            <w:r w:rsidRPr="00D94FF6">
              <w:rPr>
                <w:rFonts w:ascii="Intel Clear" w:hAnsi="Intel Clear" w:cs="Intel Clear"/>
                <w:color w:val="0000FF"/>
                <w:szCs w:val="16"/>
              </w:rPr>
              <w:t xml:space="preserve">‘0’: </w:t>
            </w:r>
            <w:r w:rsidR="000A6981" w:rsidRPr="00D94FF6">
              <w:rPr>
                <w:rFonts w:ascii="Intel Clear" w:hAnsi="Intel Clear" w:cs="Intel Clear"/>
                <w:color w:val="0000FF"/>
                <w:szCs w:val="16"/>
              </w:rPr>
              <w:t>“pgcb_ip_force_clks_on” is not required to be asserted</w:t>
            </w:r>
            <w:r w:rsidRPr="00D94FF6">
              <w:rPr>
                <w:rFonts w:ascii="Intel Clear" w:hAnsi="Intel Clear" w:cs="Intel Clear"/>
                <w:color w:val="0000FF"/>
                <w:szCs w:val="16"/>
              </w:rPr>
              <w:t xml:space="preserve"> during </w:t>
            </w:r>
            <w:r w:rsidR="00DF220E" w:rsidRPr="00D94FF6">
              <w:rPr>
                <w:rFonts w:ascii="Intel Clear" w:hAnsi="Intel Clear" w:cs="Intel Clear"/>
                <w:color w:val="0000FF"/>
                <w:szCs w:val="16"/>
              </w:rPr>
              <w:t xml:space="preserve">IP-Accessible </w:t>
            </w:r>
            <w:r w:rsidR="000A6981" w:rsidRPr="00D94FF6">
              <w:rPr>
                <w:rFonts w:ascii="Intel Clear" w:hAnsi="Intel Clear" w:cs="Intel Clear"/>
                <w:color w:val="0000FF"/>
                <w:szCs w:val="16"/>
              </w:rPr>
              <w:t>PG Exit flow</w:t>
            </w:r>
            <w:r w:rsidR="00640009" w:rsidRPr="00D94FF6">
              <w:rPr>
                <w:rFonts w:ascii="Intel Clear" w:hAnsi="Intel Clear" w:cs="Intel Clear"/>
                <w:color w:val="0000FF"/>
                <w:szCs w:val="16"/>
              </w:rPr>
              <w:t xml:space="preserve"> due to context </w:t>
            </w:r>
            <w:r w:rsidR="00640009" w:rsidRPr="00D94FF6">
              <w:rPr>
                <w:rFonts w:ascii="Intel Clear" w:hAnsi="Intel Clear" w:cs="Intel Clear"/>
                <w:color w:val="0000FF"/>
                <w:szCs w:val="16"/>
              </w:rPr>
              <w:lastRenderedPageBreak/>
              <w:t>propagation requirement</w:t>
            </w:r>
            <w:r w:rsidR="000A6981" w:rsidRPr="00D94FF6">
              <w:rPr>
                <w:rFonts w:ascii="Intel Clear" w:hAnsi="Intel Clear" w:cs="Intel Clear"/>
                <w:color w:val="0000FF"/>
                <w:szCs w:val="16"/>
              </w:rPr>
              <w:t xml:space="preserve">. </w:t>
            </w:r>
            <w:r w:rsidRPr="00D94FF6">
              <w:rPr>
                <w:rFonts w:ascii="Intel Clear" w:hAnsi="Intel Clear" w:cs="Intel Clear"/>
                <w:color w:val="0000FF"/>
                <w:szCs w:val="16"/>
              </w:rPr>
              <w:t xml:space="preserve"> </w:t>
            </w:r>
          </w:p>
          <w:p w14:paraId="3DD2FFDD" w14:textId="77777777" w:rsidR="00534126" w:rsidRPr="00D94FF6" w:rsidRDefault="00534126" w:rsidP="002170F0">
            <w:pPr>
              <w:rPr>
                <w:rFonts w:ascii="Intel Clear" w:hAnsi="Intel Clear" w:cs="Intel Clear"/>
                <w:color w:val="0000FF"/>
                <w:szCs w:val="16"/>
              </w:rPr>
            </w:pPr>
          </w:p>
          <w:p w14:paraId="62AE91C2" w14:textId="77777777" w:rsidR="00FD1011" w:rsidRPr="00D94FF6" w:rsidRDefault="00FD1011" w:rsidP="00FD1011">
            <w:pPr>
              <w:rPr>
                <w:rFonts w:ascii="Intel Clear" w:hAnsi="Intel Clear" w:cs="Intel Clear"/>
                <w:color w:val="0000FF"/>
                <w:szCs w:val="16"/>
              </w:rPr>
            </w:pPr>
            <w:r w:rsidRPr="00D94FF6">
              <w:rPr>
                <w:rFonts w:ascii="Intel Clear" w:hAnsi="Intel Clear" w:cs="Intel Clear"/>
                <w:color w:val="0000FF"/>
                <w:szCs w:val="16"/>
              </w:rPr>
              <w:t xml:space="preserve">This signal is assumed to be Static (not latched inside the PGCB). Refer to section on </w:t>
            </w:r>
            <w:r w:rsidRPr="00D94FF6">
              <w:rPr>
                <w:rFonts w:ascii="Intel Clear" w:hAnsi="Intel Clear" w:cs="Intel Clear"/>
                <w:b/>
                <w:color w:val="0000FF"/>
                <w:szCs w:val="16"/>
              </w:rPr>
              <w:t>“Timer and Configuration Signal Requirements”</w:t>
            </w:r>
            <w:r w:rsidRPr="00D94FF6">
              <w:rPr>
                <w:rFonts w:ascii="Intel Clear" w:hAnsi="Intel Clear" w:cs="Intel Clear"/>
                <w:color w:val="0000FF"/>
                <w:szCs w:val="16"/>
              </w:rPr>
              <w:t xml:space="preserve"> for details. </w:t>
            </w:r>
          </w:p>
          <w:p w14:paraId="5E1AA7ED" w14:textId="77777777" w:rsidR="00FD1011" w:rsidRPr="00D94FF6" w:rsidRDefault="00FD1011" w:rsidP="002170F0">
            <w:pPr>
              <w:rPr>
                <w:rFonts w:ascii="Intel Clear" w:hAnsi="Intel Clear" w:cs="Intel Clear"/>
                <w:color w:val="0000FF"/>
                <w:szCs w:val="16"/>
              </w:rPr>
            </w:pPr>
          </w:p>
          <w:p w14:paraId="3FA910E1" w14:textId="77777777" w:rsidR="00534126" w:rsidRPr="00D94FF6" w:rsidRDefault="00534126" w:rsidP="00DF220E">
            <w:pPr>
              <w:rPr>
                <w:rFonts w:ascii="Intel Clear" w:hAnsi="Intel Clear" w:cs="Intel Clear"/>
                <w:color w:val="0000FF"/>
                <w:szCs w:val="16"/>
              </w:rPr>
            </w:pPr>
          </w:p>
        </w:tc>
      </w:tr>
      <w:tr w:rsidR="000E7D9B" w:rsidRPr="00D94FF6" w14:paraId="7F42F109"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215D99B9" w14:textId="2CFDA869" w:rsidR="000E7D9B" w:rsidRPr="00D94FF6" w:rsidRDefault="000E7D9B" w:rsidP="000E7D9B">
            <w:pPr>
              <w:rPr>
                <w:rFonts w:ascii="Intel Clear" w:hAnsi="Intel Clear" w:cs="Intel Clear"/>
                <w:b/>
                <w:bCs/>
                <w:color w:val="0000FF"/>
                <w:szCs w:val="16"/>
              </w:rPr>
            </w:pPr>
            <w:r w:rsidRPr="00D94FF6">
              <w:rPr>
                <w:rFonts w:ascii="Intel Clear" w:hAnsi="Intel Clear" w:cs="Intel Clear"/>
                <w:b/>
                <w:bCs/>
                <w:color w:val="0000FF"/>
                <w:szCs w:val="16"/>
              </w:rPr>
              <w:lastRenderedPageBreak/>
              <w:t>ip_pgcb_frc_clk_srst_</w:t>
            </w:r>
            <w:r w:rsidR="00C877CC" w:rsidRPr="00D94FF6">
              <w:rPr>
                <w:rFonts w:ascii="Intel Clear" w:hAnsi="Intel Clear" w:cs="Intel Clear"/>
                <w:b/>
                <w:bCs/>
                <w:color w:val="0000FF"/>
                <w:szCs w:val="16"/>
              </w:rPr>
              <w:t>cc_</w:t>
            </w:r>
            <w:r w:rsidRPr="00D94FF6">
              <w:rPr>
                <w:rFonts w:ascii="Intel Clear" w:hAnsi="Intel Clear" w:cs="Intel Clear"/>
                <w:b/>
                <w:bCs/>
                <w:color w:val="0000FF"/>
                <w:szCs w:val="16"/>
              </w:rPr>
              <w:t>en</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1EDF1DC9" w14:textId="77777777" w:rsidR="000E7D9B" w:rsidRPr="00D94FF6" w:rsidRDefault="000E7D9B" w:rsidP="002D6C36">
            <w:pPr>
              <w:rPr>
                <w:rFonts w:ascii="Intel Clear" w:hAnsi="Intel Clear" w:cs="Intel Clear"/>
                <w:color w:val="0000FF"/>
                <w:szCs w:val="16"/>
              </w:rPr>
            </w:pPr>
            <w:r w:rsidRPr="00D94FF6">
              <w:rPr>
                <w:rFonts w:ascii="Intel Clear" w:hAnsi="Intel Clear" w:cs="Intel Clear"/>
                <w:color w:val="0000FF"/>
                <w:szCs w:val="16"/>
              </w:rPr>
              <w:t>Input</w:t>
            </w:r>
            <w:r w:rsidRPr="00D94FF6">
              <w:rPr>
                <w:rFonts w:ascii="Intel Clear" w:hAnsi="Intel Clear" w:cs="Intel Clear"/>
                <w:color w:val="0000FF"/>
                <w:szCs w:val="16"/>
              </w:rPr>
              <w:softHyphen/>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34E676F9" w14:textId="77777777" w:rsidR="005511E0" w:rsidRPr="00D94FF6" w:rsidRDefault="00DF220E" w:rsidP="00DF220E">
            <w:pPr>
              <w:rPr>
                <w:rFonts w:ascii="Intel Clear" w:hAnsi="Intel Clear" w:cs="Intel Clear"/>
                <w:color w:val="0000FF"/>
                <w:szCs w:val="16"/>
              </w:rPr>
            </w:pPr>
            <w:r w:rsidRPr="00D94FF6">
              <w:rPr>
                <w:rFonts w:ascii="Intel Clear" w:hAnsi="Intel Clear" w:cs="Intel Clear"/>
                <w:color w:val="0000FF"/>
                <w:szCs w:val="16"/>
              </w:rPr>
              <w:t>Active high indication to indicate to the PGCB that the “pgcb_ip_force_clks_on” signal needs to be asserted as part of the PG Exit flows (both IP-Accessible and IP-Inaccessible)</w:t>
            </w:r>
            <w:r w:rsidR="00640009" w:rsidRPr="00D94FF6">
              <w:rPr>
                <w:rFonts w:ascii="Intel Clear" w:hAnsi="Intel Clear" w:cs="Intel Clear"/>
                <w:color w:val="0000FF"/>
                <w:szCs w:val="16"/>
              </w:rPr>
              <w:t xml:space="preserve"> </w:t>
            </w:r>
            <w:r w:rsidR="00DD134D" w:rsidRPr="00D94FF6">
              <w:rPr>
                <w:rFonts w:ascii="Intel Clear" w:hAnsi="Intel Clear" w:cs="Intel Clear"/>
                <w:color w:val="0000FF"/>
                <w:szCs w:val="16"/>
              </w:rPr>
              <w:t xml:space="preserve">and </w:t>
            </w:r>
          </w:p>
          <w:p w14:paraId="708657BF" w14:textId="2651A1D7" w:rsidR="00DF220E" w:rsidRPr="00D94FF6" w:rsidRDefault="005511E0" w:rsidP="005511E0">
            <w:pPr>
              <w:pStyle w:val="Default"/>
              <w:rPr>
                <w:rFonts w:ascii="Intel Clear" w:hAnsi="Intel Clear" w:cs="Intel Clear"/>
                <w:sz w:val="20"/>
              </w:rPr>
            </w:pPr>
            <w:proofErr w:type="gramStart"/>
            <w:r w:rsidRPr="00D94FF6">
              <w:rPr>
                <w:rFonts w:ascii="Intel Clear" w:hAnsi="Intel Clear" w:cs="Intel Clear"/>
                <w:sz w:val="20"/>
                <w:szCs w:val="20"/>
              </w:rPr>
              <w:t>exit</w:t>
            </w:r>
            <w:proofErr w:type="gramEnd"/>
            <w:r w:rsidRPr="00D94FF6">
              <w:rPr>
                <w:rFonts w:ascii="Intel Clear" w:hAnsi="Intel Clear" w:cs="Intel Clear"/>
                <w:sz w:val="20"/>
                <w:szCs w:val="20"/>
              </w:rPr>
              <w:t xml:space="preserve"> portion of the </w:t>
            </w:r>
            <w:r w:rsidR="00DD134D" w:rsidRPr="00D94FF6">
              <w:rPr>
                <w:rFonts w:ascii="Intel Clear" w:hAnsi="Intel Clear" w:cs="Intel Clear"/>
                <w:color w:val="0000FF"/>
                <w:sz w:val="20"/>
                <w:szCs w:val="16"/>
              </w:rPr>
              <w:t xml:space="preserve">Warm Reset Flow </w:t>
            </w:r>
            <w:r w:rsidR="00640009" w:rsidRPr="00D94FF6">
              <w:rPr>
                <w:rFonts w:ascii="Intel Clear" w:hAnsi="Intel Clear" w:cs="Intel Clear"/>
                <w:color w:val="0000FF"/>
                <w:sz w:val="20"/>
                <w:szCs w:val="16"/>
              </w:rPr>
              <w:t>to cause any synchronously reset logic to get into reset state</w:t>
            </w:r>
            <w:r w:rsidR="00C877CC" w:rsidRPr="00D94FF6">
              <w:rPr>
                <w:rFonts w:ascii="Intel Clear" w:hAnsi="Intel Clear" w:cs="Intel Clear"/>
                <w:color w:val="0000FF"/>
                <w:sz w:val="20"/>
                <w:szCs w:val="16"/>
              </w:rPr>
              <w:t xml:space="preserve"> and/or to perform contention clearing while the domain is powering up</w:t>
            </w:r>
            <w:r w:rsidR="00DF220E" w:rsidRPr="00D94FF6">
              <w:rPr>
                <w:rFonts w:ascii="Intel Clear" w:hAnsi="Intel Clear" w:cs="Intel Clear"/>
                <w:color w:val="0000FF"/>
                <w:sz w:val="20"/>
                <w:szCs w:val="16"/>
              </w:rPr>
              <w:t xml:space="preserve">. Refer to PG sequence waveforms for the exact sequencing relationship. </w:t>
            </w:r>
          </w:p>
          <w:p w14:paraId="20E9B4FB" w14:textId="77777777" w:rsidR="00C877CC" w:rsidRPr="00D94FF6" w:rsidRDefault="00C877CC" w:rsidP="00DF220E">
            <w:pPr>
              <w:rPr>
                <w:rFonts w:ascii="Intel Clear" w:hAnsi="Intel Clear" w:cs="Intel Clear"/>
                <w:color w:val="0000FF"/>
                <w:szCs w:val="16"/>
              </w:rPr>
            </w:pPr>
          </w:p>
          <w:p w14:paraId="40D0D6FA" w14:textId="42EF0BF7" w:rsidR="00C877CC" w:rsidRPr="00D94FF6" w:rsidRDefault="00C877CC" w:rsidP="00DF220E">
            <w:pPr>
              <w:rPr>
                <w:rFonts w:ascii="Intel Clear" w:hAnsi="Intel Clear" w:cs="Intel Clear"/>
                <w:color w:val="0000FF"/>
                <w:szCs w:val="16"/>
              </w:rPr>
            </w:pPr>
            <w:r w:rsidRPr="00D94FF6">
              <w:rPr>
                <w:rFonts w:ascii="Intel Clear" w:hAnsi="Intel Clear" w:cs="Intel Clear"/>
                <w:color w:val="0000FF"/>
                <w:szCs w:val="16"/>
              </w:rPr>
              <w:t xml:space="preserve">If contention clearing is needed for a given PGD, when this signal is set, it will request the clocks to run before it requests </w:t>
            </w:r>
            <w:r w:rsidR="00EA425A" w:rsidRPr="00D94FF6">
              <w:rPr>
                <w:rFonts w:ascii="Intel Clear" w:hAnsi="Intel Clear" w:cs="Intel Clear"/>
                <w:color w:val="0000FF"/>
                <w:szCs w:val="16"/>
              </w:rPr>
              <w:t>power from PMC and will request the clocks to stop before it deasserts reset.</w:t>
            </w:r>
          </w:p>
          <w:p w14:paraId="6CE12F46" w14:textId="77777777" w:rsidR="00DF220E" w:rsidRPr="00D94FF6" w:rsidRDefault="00DF220E" w:rsidP="00DF220E">
            <w:pPr>
              <w:rPr>
                <w:rFonts w:ascii="Intel Clear" w:hAnsi="Intel Clear" w:cs="Intel Clear"/>
                <w:color w:val="0000FF"/>
                <w:szCs w:val="16"/>
                <w:lang w:bidi="ar-SA"/>
              </w:rPr>
            </w:pPr>
          </w:p>
          <w:p w14:paraId="15DF780F" w14:textId="77777777" w:rsidR="00DF220E" w:rsidRPr="00D94FF6" w:rsidRDefault="00DF220E" w:rsidP="00DF220E">
            <w:pPr>
              <w:rPr>
                <w:rFonts w:ascii="Intel Clear" w:hAnsi="Intel Clear" w:cs="Intel Clear"/>
                <w:color w:val="0000FF"/>
                <w:szCs w:val="16"/>
              </w:rPr>
            </w:pPr>
            <w:r w:rsidRPr="00D94FF6">
              <w:rPr>
                <w:rFonts w:ascii="Intel Clear" w:hAnsi="Intel Clear" w:cs="Intel Clear"/>
                <w:color w:val="0000FF"/>
                <w:szCs w:val="16"/>
              </w:rPr>
              <w:t>‘1’: “pgcb_ip_force_clks_on” assertion is required during PG Exit flow (both IP-Accessible and IP-Inaccessible)</w:t>
            </w:r>
            <w:r w:rsidR="00640009" w:rsidRPr="00D94FF6">
              <w:rPr>
                <w:rFonts w:ascii="Intel Clear" w:hAnsi="Intel Clear" w:cs="Intel Clear"/>
                <w:color w:val="0000FF"/>
                <w:szCs w:val="16"/>
              </w:rPr>
              <w:t xml:space="preserve"> </w:t>
            </w:r>
            <w:r w:rsidR="00DD134D" w:rsidRPr="00D94FF6">
              <w:rPr>
                <w:rFonts w:ascii="Intel Clear" w:hAnsi="Intel Clear" w:cs="Intel Clear"/>
                <w:color w:val="0000FF"/>
                <w:szCs w:val="16"/>
              </w:rPr>
              <w:t xml:space="preserve">and Warm Reset Flow </w:t>
            </w:r>
            <w:r w:rsidR="00640009" w:rsidRPr="00D94FF6">
              <w:rPr>
                <w:rFonts w:ascii="Intel Clear" w:hAnsi="Intel Clear" w:cs="Intel Clear"/>
                <w:color w:val="0000FF"/>
                <w:szCs w:val="16"/>
              </w:rPr>
              <w:t>for the synchronous reset requirement</w:t>
            </w:r>
          </w:p>
          <w:p w14:paraId="390D9305" w14:textId="77777777" w:rsidR="00DF220E" w:rsidRPr="00D94FF6" w:rsidRDefault="00DF220E" w:rsidP="00DF220E">
            <w:pPr>
              <w:rPr>
                <w:rFonts w:ascii="Intel Clear" w:hAnsi="Intel Clear" w:cs="Intel Clear"/>
                <w:color w:val="0000FF"/>
                <w:szCs w:val="16"/>
              </w:rPr>
            </w:pPr>
            <w:r w:rsidRPr="00D94FF6">
              <w:rPr>
                <w:rFonts w:ascii="Intel Clear" w:hAnsi="Intel Clear" w:cs="Intel Clear"/>
                <w:color w:val="0000FF"/>
                <w:szCs w:val="16"/>
              </w:rPr>
              <w:t xml:space="preserve">‘0’: “pgcb_ip_force_clks_on” is not required to be asserted </w:t>
            </w:r>
            <w:r w:rsidR="00640009" w:rsidRPr="00D94FF6">
              <w:rPr>
                <w:rFonts w:ascii="Intel Clear" w:hAnsi="Intel Clear" w:cs="Intel Clear"/>
                <w:color w:val="0000FF"/>
                <w:szCs w:val="16"/>
              </w:rPr>
              <w:t>for the synchronous reset requirement</w:t>
            </w:r>
            <w:r w:rsidRPr="00D94FF6">
              <w:rPr>
                <w:rFonts w:ascii="Intel Clear" w:hAnsi="Intel Clear" w:cs="Intel Clear"/>
                <w:color w:val="0000FF"/>
                <w:szCs w:val="16"/>
              </w:rPr>
              <w:t xml:space="preserve">.  </w:t>
            </w:r>
          </w:p>
          <w:p w14:paraId="58CDE9CD" w14:textId="77777777" w:rsidR="000E7D9B" w:rsidRPr="00D94FF6" w:rsidRDefault="000E7D9B" w:rsidP="002170F0">
            <w:pPr>
              <w:rPr>
                <w:rFonts w:ascii="Intel Clear" w:hAnsi="Intel Clear" w:cs="Intel Clear"/>
                <w:color w:val="0000FF"/>
                <w:szCs w:val="16"/>
              </w:rPr>
            </w:pPr>
          </w:p>
          <w:p w14:paraId="6E8F4625" w14:textId="77777777" w:rsidR="003901D6" w:rsidRPr="00D94FF6" w:rsidRDefault="003901D6" w:rsidP="002170F0">
            <w:pPr>
              <w:rPr>
                <w:rFonts w:ascii="Intel Clear" w:hAnsi="Intel Clear" w:cs="Intel Clear"/>
                <w:color w:val="0000FF"/>
                <w:szCs w:val="16"/>
              </w:rPr>
            </w:pPr>
            <w:r w:rsidRPr="00D94FF6">
              <w:rPr>
                <w:rFonts w:ascii="Intel Clear" w:hAnsi="Intel Clear" w:cs="Intel Clear"/>
                <w:color w:val="0000FF"/>
                <w:szCs w:val="16"/>
              </w:rPr>
              <w:t xml:space="preserve">This signal is assumed to be Static (not latched inside the PGCB). </w:t>
            </w:r>
            <w:r w:rsidR="00FD1011" w:rsidRPr="00D94FF6">
              <w:rPr>
                <w:rFonts w:ascii="Intel Clear" w:hAnsi="Intel Clear" w:cs="Intel Clear"/>
                <w:color w:val="0000FF"/>
                <w:szCs w:val="16"/>
              </w:rPr>
              <w:t xml:space="preserve">Refer to section on </w:t>
            </w:r>
            <w:r w:rsidR="00FD1011" w:rsidRPr="00D94FF6">
              <w:rPr>
                <w:rFonts w:ascii="Intel Clear" w:hAnsi="Intel Clear" w:cs="Intel Clear"/>
                <w:b/>
                <w:color w:val="0000FF"/>
                <w:szCs w:val="16"/>
              </w:rPr>
              <w:t>“Timer and Configuration Signal Requirements”</w:t>
            </w:r>
            <w:r w:rsidR="00FD1011" w:rsidRPr="00D94FF6">
              <w:rPr>
                <w:rFonts w:ascii="Intel Clear" w:hAnsi="Intel Clear" w:cs="Intel Clear"/>
                <w:color w:val="0000FF"/>
                <w:szCs w:val="16"/>
              </w:rPr>
              <w:t xml:space="preserve"> for details.</w:t>
            </w:r>
          </w:p>
          <w:p w14:paraId="0982F022" w14:textId="77777777" w:rsidR="003901D6" w:rsidRPr="00D94FF6" w:rsidRDefault="003901D6" w:rsidP="002170F0">
            <w:pPr>
              <w:rPr>
                <w:rFonts w:ascii="Intel Clear" w:hAnsi="Intel Clear" w:cs="Intel Clear"/>
                <w:color w:val="0000FF"/>
                <w:szCs w:val="16"/>
              </w:rPr>
            </w:pPr>
          </w:p>
        </w:tc>
      </w:tr>
      <w:tr w:rsidR="00534126" w:rsidRPr="00D94FF6" w14:paraId="44B9421F"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4625D84F" w14:textId="77777777" w:rsidR="00534126" w:rsidRPr="00D94FF6" w:rsidRDefault="00534126" w:rsidP="00B358D1">
            <w:pPr>
              <w:rPr>
                <w:rFonts w:ascii="Intel Clear" w:hAnsi="Intel Clear" w:cs="Intel Clear"/>
                <w:b/>
                <w:bCs/>
                <w:color w:val="0000FF"/>
              </w:rPr>
            </w:pPr>
            <w:r w:rsidRPr="00D94FF6">
              <w:rPr>
                <w:rFonts w:ascii="Intel Clear" w:hAnsi="Intel Clear" w:cs="Intel Clear"/>
                <w:b/>
                <w:bCs/>
                <w:color w:val="0000FF"/>
              </w:rPr>
              <w:t>cfg_tsleepact</w:t>
            </w:r>
            <w:r w:rsidRPr="00D94FF6">
              <w:rPr>
                <w:rFonts w:ascii="Intel Clear" w:hAnsi="Intel Clear" w:cs="Intel Clear"/>
                <w:b/>
                <w:color w:val="0000FF"/>
              </w:rPr>
              <w:t>[1:0]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34E83A39" w14:textId="77777777" w:rsidR="00534126" w:rsidRPr="00D94FF6" w:rsidRDefault="00534126"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4C0E6949" w14:textId="77777777" w:rsidR="00534126" w:rsidRPr="00D94FF6" w:rsidRDefault="005D687C" w:rsidP="002D6C36">
            <w:pPr>
              <w:rPr>
                <w:rFonts w:ascii="Intel Clear" w:hAnsi="Intel Clear" w:cs="Intel Clear"/>
                <w:color w:val="0000FF"/>
              </w:rPr>
            </w:pPr>
            <w:r w:rsidRPr="00D94FF6">
              <w:rPr>
                <w:rFonts w:ascii="Intel Clear" w:hAnsi="Intel Clear" w:cs="Intel Clear"/>
                <w:color w:val="0000FF"/>
              </w:rPr>
              <w:t>The cfg_t* signals are used to specify the minimum number of delay clocks the PGCB should wait between various states.</w:t>
            </w:r>
          </w:p>
          <w:p w14:paraId="5FE9E16C" w14:textId="77777777" w:rsidR="005D687C" w:rsidRPr="00D94FF6" w:rsidRDefault="005D687C" w:rsidP="002D6C36">
            <w:pPr>
              <w:rPr>
                <w:rFonts w:ascii="Intel Clear" w:hAnsi="Intel Clear" w:cs="Intel Clear"/>
                <w:color w:val="0000FF"/>
              </w:rPr>
            </w:pPr>
          </w:p>
          <w:p w14:paraId="2A79C626" w14:textId="77777777" w:rsidR="005D687C" w:rsidRPr="00D94FF6" w:rsidRDefault="005D687C" w:rsidP="002D6C36">
            <w:pPr>
              <w:rPr>
                <w:rFonts w:ascii="Intel Clear" w:hAnsi="Intel Clear" w:cs="Intel Clear"/>
                <w:color w:val="0000FF"/>
              </w:rPr>
            </w:pPr>
            <w:r w:rsidRPr="00D94FF6">
              <w:rPr>
                <w:rFonts w:ascii="Intel Clear" w:hAnsi="Intel Clear" w:cs="Intel Clear"/>
                <w:color w:val="0000FF"/>
              </w:rPr>
              <w:t xml:space="preserve">Please refer to the </w:t>
            </w:r>
            <w:r w:rsidR="005536DB" w:rsidRPr="00D94FF6">
              <w:rPr>
                <w:rFonts w:ascii="Intel Clear" w:hAnsi="Intel Clear" w:cs="Intel Clear"/>
                <w:color w:val="0000FF"/>
              </w:rPr>
              <w:t>section</w:t>
            </w:r>
            <w:r w:rsidRPr="00D94FF6">
              <w:rPr>
                <w:rFonts w:ascii="Intel Clear" w:hAnsi="Intel Clear" w:cs="Intel Clear"/>
                <w:color w:val="0000FF"/>
              </w:rPr>
              <w:t xml:space="preserve"> </w:t>
            </w:r>
            <w:r w:rsidR="000F1390" w:rsidRPr="00D94FF6">
              <w:rPr>
                <w:rFonts w:ascii="Intel Clear" w:hAnsi="Intel Clear" w:cs="Intel Clear"/>
                <w:color w:val="0000FF"/>
              </w:rPr>
              <w:t xml:space="preserve">on </w:t>
            </w:r>
            <w:r w:rsidR="000F1390" w:rsidRPr="00D94FF6">
              <w:rPr>
                <w:rFonts w:ascii="Intel Clear" w:hAnsi="Intel Clear" w:cs="Intel Clear"/>
                <w:b/>
                <w:color w:val="0000FF"/>
                <w:szCs w:val="16"/>
              </w:rPr>
              <w:t xml:space="preserve">“Timer and Configuration Signal Requirements” </w:t>
            </w:r>
            <w:r w:rsidRPr="00D94FF6">
              <w:rPr>
                <w:rFonts w:ascii="Intel Clear" w:hAnsi="Intel Clear" w:cs="Intel Clear"/>
                <w:color w:val="0000FF"/>
              </w:rPr>
              <w:t>for details regarding where these values are used.</w:t>
            </w:r>
          </w:p>
          <w:p w14:paraId="1CB37873" w14:textId="77777777" w:rsidR="00534126" w:rsidRPr="00D94FF6" w:rsidRDefault="00534126" w:rsidP="002D6C36">
            <w:pPr>
              <w:rPr>
                <w:rFonts w:ascii="Intel Clear" w:hAnsi="Intel Clear" w:cs="Intel Clear"/>
                <w:color w:val="0000FF"/>
              </w:rPr>
            </w:pPr>
          </w:p>
          <w:p w14:paraId="2C2082AF" w14:textId="77777777" w:rsidR="00534126" w:rsidRPr="00D94FF6" w:rsidRDefault="00534126" w:rsidP="002D6C36">
            <w:pPr>
              <w:rPr>
                <w:rFonts w:ascii="Intel Clear" w:hAnsi="Intel Clear" w:cs="Intel Clear"/>
                <w:b/>
                <w:color w:val="0000FF"/>
                <w:u w:val="single"/>
              </w:rPr>
            </w:pPr>
            <w:r w:rsidRPr="00D94FF6">
              <w:rPr>
                <w:rFonts w:ascii="Intel Clear" w:hAnsi="Intel Clear" w:cs="Intel Clear"/>
                <w:b/>
                <w:color w:val="0000FF"/>
                <w:u w:val="single"/>
              </w:rPr>
              <w:t>Common for all cfg_t* inputs:</w:t>
            </w:r>
          </w:p>
          <w:p w14:paraId="7642422C" w14:textId="77777777" w:rsidR="00534126" w:rsidRPr="00D94FF6" w:rsidRDefault="00534126" w:rsidP="00FF2C26">
            <w:pPr>
              <w:rPr>
                <w:rFonts w:ascii="Intel Clear" w:hAnsi="Intel Clear" w:cs="Intel Clear"/>
                <w:color w:val="0000FF"/>
              </w:rPr>
            </w:pPr>
            <w:r w:rsidRPr="00D94FF6">
              <w:rPr>
                <w:rFonts w:ascii="Intel Clear" w:hAnsi="Intel Clear" w:cs="Intel Clear"/>
                <w:color w:val="0000FF"/>
              </w:rPr>
              <w:t>‘00’: 1 clock</w:t>
            </w:r>
          </w:p>
          <w:p w14:paraId="66F18094" w14:textId="77777777" w:rsidR="00534126" w:rsidRPr="00D94FF6" w:rsidRDefault="00534126" w:rsidP="00FF2C26">
            <w:pPr>
              <w:rPr>
                <w:rFonts w:ascii="Intel Clear" w:hAnsi="Intel Clear" w:cs="Intel Clear"/>
                <w:color w:val="0000FF"/>
              </w:rPr>
            </w:pPr>
            <w:r w:rsidRPr="00D94FF6">
              <w:rPr>
                <w:rFonts w:ascii="Intel Clear" w:hAnsi="Intel Clear" w:cs="Intel Clear"/>
                <w:color w:val="0000FF"/>
              </w:rPr>
              <w:t>‘01’: 2 clocks</w:t>
            </w:r>
          </w:p>
          <w:p w14:paraId="59DE8B80" w14:textId="77777777" w:rsidR="00534126" w:rsidRPr="00D94FF6" w:rsidRDefault="00534126" w:rsidP="00FF2C26">
            <w:pPr>
              <w:rPr>
                <w:rFonts w:ascii="Intel Clear" w:hAnsi="Intel Clear" w:cs="Intel Clear"/>
                <w:color w:val="0000FF"/>
              </w:rPr>
            </w:pPr>
            <w:r w:rsidRPr="00D94FF6">
              <w:rPr>
                <w:rFonts w:ascii="Intel Clear" w:hAnsi="Intel Clear" w:cs="Intel Clear"/>
                <w:color w:val="0000FF"/>
              </w:rPr>
              <w:t>‘10’: 8 clocks</w:t>
            </w:r>
          </w:p>
          <w:p w14:paraId="499A9041" w14:textId="77777777" w:rsidR="00534126" w:rsidRPr="00D94FF6" w:rsidRDefault="00534126" w:rsidP="00FF2C26">
            <w:pPr>
              <w:rPr>
                <w:rFonts w:ascii="Intel Clear" w:hAnsi="Intel Clear" w:cs="Intel Clear"/>
                <w:color w:val="0000FF"/>
              </w:rPr>
            </w:pPr>
            <w:r w:rsidRPr="00D94FF6">
              <w:rPr>
                <w:rFonts w:ascii="Intel Clear" w:hAnsi="Intel Clear" w:cs="Intel Clear"/>
                <w:color w:val="0000FF"/>
              </w:rPr>
              <w:t>‘11’: 256 clocks</w:t>
            </w:r>
          </w:p>
          <w:p w14:paraId="499CF6E3" w14:textId="77777777" w:rsidR="00534126" w:rsidRPr="00D94FF6" w:rsidRDefault="00534126" w:rsidP="002D6C36">
            <w:pPr>
              <w:rPr>
                <w:rFonts w:ascii="Intel Clear" w:hAnsi="Intel Clear" w:cs="Intel Clear"/>
                <w:color w:val="0000FF"/>
              </w:rPr>
            </w:pPr>
          </w:p>
          <w:p w14:paraId="25B8442C" w14:textId="77777777" w:rsidR="00534126" w:rsidRPr="00D94FF6" w:rsidRDefault="00534126" w:rsidP="002D6C36">
            <w:pPr>
              <w:rPr>
                <w:rFonts w:ascii="Intel Clear" w:hAnsi="Intel Clear" w:cs="Intel Clear"/>
                <w:color w:val="0000FF"/>
              </w:rPr>
            </w:pPr>
            <w:r w:rsidRPr="00D94FF6">
              <w:rPr>
                <w:rFonts w:ascii="Intel Clear" w:hAnsi="Intel Clear" w:cs="Intel Clear"/>
                <w:color w:val="0000FF"/>
              </w:rPr>
              <w:t xml:space="preserve">For any of the cfg_t* inputs that an IP may feel are a don’t-care and the IP does not feel they will be useful for post-silicon debug, the recommendation is to tie the input to </w:t>
            </w:r>
            <w:r w:rsidRPr="00D94FF6">
              <w:rPr>
                <w:rFonts w:ascii="Intel Clear" w:hAnsi="Intel Clear" w:cs="Intel Clear"/>
                <w:color w:val="0000FF"/>
              </w:rPr>
              <w:lastRenderedPageBreak/>
              <w:t>2’b0</w:t>
            </w:r>
            <w:r w:rsidR="0049559D" w:rsidRPr="00D94FF6">
              <w:rPr>
                <w:rFonts w:ascii="Intel Clear" w:hAnsi="Intel Clear" w:cs="Intel Clear"/>
                <w:color w:val="0000FF"/>
              </w:rPr>
              <w:t>0</w:t>
            </w:r>
            <w:r w:rsidRPr="00D94FF6">
              <w:rPr>
                <w:rFonts w:ascii="Intel Clear" w:hAnsi="Intel Clear" w:cs="Intel Clear"/>
                <w:color w:val="0000FF"/>
              </w:rPr>
              <w:t xml:space="preserve"> (</w:t>
            </w:r>
            <w:r w:rsidR="0049559D" w:rsidRPr="00D94FF6">
              <w:rPr>
                <w:rFonts w:ascii="Intel Clear" w:hAnsi="Intel Clear" w:cs="Intel Clear"/>
                <w:color w:val="0000FF"/>
              </w:rPr>
              <w:t>1</w:t>
            </w:r>
            <w:r w:rsidRPr="00D94FF6">
              <w:rPr>
                <w:rFonts w:ascii="Intel Clear" w:hAnsi="Intel Clear" w:cs="Intel Clear"/>
                <w:color w:val="0000FF"/>
              </w:rPr>
              <w:t xml:space="preserve"> clock).  Otherwise, the inputs may be tied to another relevant value or connected to a configuration register.</w:t>
            </w:r>
          </w:p>
          <w:p w14:paraId="291C206E" w14:textId="77777777" w:rsidR="00534126" w:rsidRPr="00D94FF6" w:rsidRDefault="00534126" w:rsidP="002D6C36">
            <w:pPr>
              <w:rPr>
                <w:rFonts w:ascii="Intel Clear" w:hAnsi="Intel Clear" w:cs="Intel Clear"/>
                <w:color w:val="0000FF"/>
              </w:rPr>
            </w:pPr>
          </w:p>
          <w:p w14:paraId="3714EAA3" w14:textId="77777777" w:rsidR="003901D6" w:rsidRPr="00D94FF6" w:rsidRDefault="003901D6" w:rsidP="002D6C36">
            <w:pPr>
              <w:rPr>
                <w:rFonts w:ascii="Intel Clear" w:hAnsi="Intel Clear" w:cs="Intel Clear"/>
                <w:color w:val="0000FF"/>
              </w:rPr>
            </w:pPr>
            <w:r w:rsidRPr="00D94FF6">
              <w:rPr>
                <w:rFonts w:ascii="Intel Clear" w:hAnsi="Intel Clear" w:cs="Intel Clear"/>
                <w:color w:val="0000FF"/>
              </w:rPr>
              <w:t xml:space="preserve">All the timer values are assumed to be static by the PGCB, and are not </w:t>
            </w:r>
            <w:r w:rsidR="00FD1011" w:rsidRPr="00D94FF6">
              <w:rPr>
                <w:rFonts w:ascii="Intel Clear" w:hAnsi="Intel Clear" w:cs="Intel Clear"/>
                <w:color w:val="0000FF"/>
              </w:rPr>
              <w:t>la</w:t>
            </w:r>
            <w:r w:rsidRPr="00D94FF6">
              <w:rPr>
                <w:rFonts w:ascii="Intel Clear" w:hAnsi="Intel Clear" w:cs="Intel Clear"/>
                <w:color w:val="0000FF"/>
              </w:rPr>
              <w:t>t</w:t>
            </w:r>
            <w:r w:rsidR="00FD1011" w:rsidRPr="00D94FF6">
              <w:rPr>
                <w:rFonts w:ascii="Intel Clear" w:hAnsi="Intel Clear" w:cs="Intel Clear"/>
                <w:color w:val="0000FF"/>
              </w:rPr>
              <w:t>ch</w:t>
            </w:r>
            <w:r w:rsidRPr="00D94FF6">
              <w:rPr>
                <w:rFonts w:ascii="Intel Clear" w:hAnsi="Intel Clear" w:cs="Intel Clear"/>
                <w:color w:val="0000FF"/>
              </w:rPr>
              <w:t xml:space="preserve">ed inside the PGCB. </w:t>
            </w:r>
            <w:r w:rsidR="00FD1011" w:rsidRPr="00D94FF6">
              <w:rPr>
                <w:rFonts w:ascii="Intel Clear" w:hAnsi="Intel Clear" w:cs="Intel Clear"/>
                <w:color w:val="0000FF"/>
                <w:szCs w:val="16"/>
              </w:rPr>
              <w:t xml:space="preserve">Please refer section on </w:t>
            </w:r>
            <w:r w:rsidR="00FD1011" w:rsidRPr="00D94FF6">
              <w:rPr>
                <w:rFonts w:ascii="Intel Clear" w:hAnsi="Intel Clear" w:cs="Intel Clear"/>
                <w:b/>
                <w:color w:val="0000FF"/>
                <w:szCs w:val="16"/>
              </w:rPr>
              <w:t>“Timer and Configuration Signal Requirements”</w:t>
            </w:r>
            <w:r w:rsidR="00FD1011" w:rsidRPr="00D94FF6">
              <w:rPr>
                <w:rFonts w:ascii="Intel Clear" w:hAnsi="Intel Clear" w:cs="Intel Clear"/>
                <w:color w:val="0000FF"/>
                <w:szCs w:val="16"/>
              </w:rPr>
              <w:t xml:space="preserve"> for details.</w:t>
            </w:r>
          </w:p>
          <w:p w14:paraId="387A3E6A" w14:textId="77777777" w:rsidR="00534126" w:rsidRPr="00D94FF6" w:rsidRDefault="00534126" w:rsidP="002D6C36">
            <w:pPr>
              <w:rPr>
                <w:rFonts w:ascii="Intel Clear" w:hAnsi="Intel Clear" w:cs="Intel Clear"/>
                <w:color w:val="0000FF"/>
              </w:rPr>
            </w:pPr>
          </w:p>
        </w:tc>
      </w:tr>
      <w:tr w:rsidR="00534126" w:rsidRPr="00D94FF6" w14:paraId="0102C241"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B6DDE8"/>
          </w:tcPr>
          <w:p w14:paraId="122A8265" w14:textId="77777777" w:rsidR="00534126" w:rsidRPr="00D94FF6" w:rsidRDefault="00534126" w:rsidP="00B358D1">
            <w:pPr>
              <w:rPr>
                <w:rFonts w:ascii="Intel Clear" w:hAnsi="Intel Clear" w:cs="Intel Clear"/>
                <w:b/>
                <w:bCs/>
                <w:color w:val="0000FF"/>
              </w:rPr>
            </w:pPr>
            <w:r w:rsidRPr="00D94FF6">
              <w:rPr>
                <w:rFonts w:ascii="Intel Clear" w:hAnsi="Intel Clear" w:cs="Intel Clear"/>
                <w:b/>
                <w:bCs/>
                <w:color w:val="0000FF"/>
              </w:rPr>
              <w:lastRenderedPageBreak/>
              <w:t>cfg_tisolate</w:t>
            </w:r>
            <w:r w:rsidRPr="00D94FF6">
              <w:rPr>
                <w:rFonts w:ascii="Intel Clear" w:hAnsi="Intel Clear" w:cs="Intel Clear"/>
                <w:b/>
                <w:color w:val="0000FF"/>
              </w:rPr>
              <w:t>[1:0]</w:t>
            </w:r>
          </w:p>
        </w:tc>
        <w:tc>
          <w:tcPr>
            <w:tcW w:w="1530" w:type="dxa"/>
            <w:tcBorders>
              <w:top w:val="single" w:sz="8" w:space="0" w:color="78C0D4"/>
              <w:left w:val="single" w:sz="8" w:space="0" w:color="78C0D4"/>
              <w:bottom w:val="single" w:sz="8" w:space="0" w:color="78C0D4"/>
              <w:right w:val="single" w:sz="8" w:space="0" w:color="78C0D4"/>
            </w:tcBorders>
            <w:shd w:val="clear" w:color="auto" w:fill="B6DDE8"/>
          </w:tcPr>
          <w:p w14:paraId="03D91C16" w14:textId="77777777" w:rsidR="00534126" w:rsidRPr="00D94FF6" w:rsidRDefault="00534126"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B6DDE8"/>
          </w:tcPr>
          <w:p w14:paraId="3B171EBB" w14:textId="77777777" w:rsidR="00534126" w:rsidRPr="00D94FF6" w:rsidRDefault="00534126" w:rsidP="00696CF9">
            <w:pPr>
              <w:rPr>
                <w:rFonts w:ascii="Intel Clear" w:hAnsi="Intel Clear" w:cs="Intel Clear"/>
                <w:b/>
                <w:color w:val="0000FF"/>
              </w:rPr>
            </w:pPr>
            <w:r w:rsidRPr="00D94FF6">
              <w:rPr>
                <w:rFonts w:ascii="Intel Clear" w:hAnsi="Intel Clear" w:cs="Intel Clear"/>
                <w:color w:val="0000FF"/>
              </w:rPr>
              <w:t>Please see the description of cfg_tsleepact.</w:t>
            </w:r>
          </w:p>
        </w:tc>
      </w:tr>
      <w:tr w:rsidR="00534126" w:rsidRPr="00D94FF6" w14:paraId="071AB138"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61E2F4AE" w14:textId="77777777" w:rsidR="00534126" w:rsidRPr="00D94FF6" w:rsidRDefault="00534126" w:rsidP="0051341F">
            <w:pPr>
              <w:rPr>
                <w:rFonts w:ascii="Intel Clear" w:hAnsi="Intel Clear" w:cs="Intel Clear"/>
                <w:b/>
                <w:bCs/>
                <w:color w:val="0000FF"/>
              </w:rPr>
            </w:pPr>
            <w:r w:rsidRPr="00D94FF6">
              <w:rPr>
                <w:rFonts w:ascii="Intel Clear" w:hAnsi="Intel Clear" w:cs="Intel Clear"/>
                <w:b/>
                <w:bCs/>
                <w:color w:val="0000FF"/>
              </w:rPr>
              <w:t>cfg_trstdown[</w:t>
            </w:r>
            <w:r w:rsidRPr="00D94FF6">
              <w:rPr>
                <w:rFonts w:ascii="Intel Clear" w:hAnsi="Intel Clear" w:cs="Intel Clear"/>
                <w:b/>
                <w:color w:val="0000FF"/>
              </w:rPr>
              <w:t>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5AD19279" w14:textId="77777777" w:rsidR="00534126" w:rsidRPr="00D94FF6" w:rsidRDefault="00534126"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34ED1A67" w14:textId="77777777" w:rsidR="00534126" w:rsidRPr="00D94FF6" w:rsidRDefault="005D687C" w:rsidP="00696CF9">
            <w:pPr>
              <w:rPr>
                <w:rFonts w:ascii="Intel Clear" w:hAnsi="Intel Clear" w:cs="Intel Clear"/>
                <w:b/>
                <w:color w:val="0000FF"/>
              </w:rPr>
            </w:pPr>
            <w:r w:rsidRPr="00D94FF6">
              <w:rPr>
                <w:rFonts w:ascii="Intel Clear" w:hAnsi="Intel Clear" w:cs="Intel Clear"/>
                <w:color w:val="0000FF"/>
              </w:rPr>
              <w:t>Please see the description of cfg_tsleepact.</w:t>
            </w:r>
          </w:p>
        </w:tc>
      </w:tr>
      <w:tr w:rsidR="00534126" w:rsidRPr="00D94FF6" w14:paraId="6F8E0248"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260D75FB" w14:textId="77777777" w:rsidR="00534126" w:rsidRPr="00D94FF6" w:rsidDel="004052DE" w:rsidRDefault="00534126" w:rsidP="0078335E">
            <w:pPr>
              <w:rPr>
                <w:rFonts w:ascii="Intel Clear" w:hAnsi="Intel Clear" w:cs="Intel Clear"/>
                <w:b/>
                <w:bCs/>
                <w:color w:val="0000FF"/>
              </w:rPr>
            </w:pPr>
            <w:r w:rsidRPr="00D94FF6">
              <w:rPr>
                <w:rFonts w:ascii="Intel Clear" w:hAnsi="Intel Clear" w:cs="Intel Clear"/>
                <w:b/>
                <w:bCs/>
                <w:color w:val="0000FF"/>
              </w:rPr>
              <w:t>cfg_tdeisolate[</w:t>
            </w:r>
            <w:r w:rsidRPr="00D94FF6">
              <w:rPr>
                <w:rFonts w:ascii="Intel Clear" w:hAnsi="Intel Clear" w:cs="Intel Clear"/>
                <w:b/>
                <w:color w:val="0000FF"/>
              </w:rPr>
              <w:t>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6D73E058" w14:textId="77777777" w:rsidR="00534126" w:rsidRPr="00D94FF6" w:rsidRDefault="00534126"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117278B9" w14:textId="77777777" w:rsidR="00534126" w:rsidRPr="00D94FF6" w:rsidRDefault="005D687C" w:rsidP="00696CF9">
            <w:pPr>
              <w:rPr>
                <w:rFonts w:ascii="Intel Clear" w:hAnsi="Intel Clear" w:cs="Intel Clear"/>
                <w:b/>
                <w:color w:val="0000FF"/>
              </w:rPr>
            </w:pPr>
            <w:r w:rsidRPr="00D94FF6">
              <w:rPr>
                <w:rFonts w:ascii="Intel Clear" w:hAnsi="Intel Clear" w:cs="Intel Clear"/>
                <w:color w:val="0000FF"/>
              </w:rPr>
              <w:t>Please see the description of cfg_tsleepact.</w:t>
            </w:r>
          </w:p>
        </w:tc>
      </w:tr>
      <w:tr w:rsidR="00534126" w:rsidRPr="00D94FF6" w14:paraId="34FA728B"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35FA8363" w14:textId="77777777" w:rsidR="00534126" w:rsidRPr="00D94FF6" w:rsidRDefault="00534126" w:rsidP="0078335E">
            <w:pPr>
              <w:rPr>
                <w:rFonts w:ascii="Intel Clear" w:hAnsi="Intel Clear" w:cs="Intel Clear"/>
                <w:b/>
                <w:bCs/>
                <w:color w:val="0000FF"/>
              </w:rPr>
            </w:pPr>
            <w:r w:rsidRPr="00D94FF6">
              <w:rPr>
                <w:rFonts w:ascii="Intel Clear" w:hAnsi="Intel Clear" w:cs="Intel Clear"/>
                <w:b/>
                <w:bCs/>
                <w:color w:val="0000FF"/>
              </w:rPr>
              <w:t>cfg_tlatchen[</w:t>
            </w:r>
            <w:r w:rsidRPr="00D94FF6">
              <w:rPr>
                <w:rFonts w:ascii="Intel Clear" w:hAnsi="Intel Clear" w:cs="Intel Clear"/>
                <w:b/>
                <w:color w:val="0000FF"/>
              </w:rPr>
              <w:t>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668F30EC" w14:textId="77777777" w:rsidR="00534126" w:rsidRPr="00D94FF6" w:rsidRDefault="00534126"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1E54C446" w14:textId="77777777" w:rsidR="00534126" w:rsidRPr="00D94FF6" w:rsidRDefault="005D687C" w:rsidP="00696CF9">
            <w:pPr>
              <w:rPr>
                <w:rFonts w:ascii="Intel Clear" w:hAnsi="Intel Clear" w:cs="Intel Clear"/>
                <w:b/>
                <w:color w:val="0000FF"/>
              </w:rPr>
            </w:pPr>
            <w:r w:rsidRPr="00D94FF6">
              <w:rPr>
                <w:rFonts w:ascii="Intel Clear" w:hAnsi="Intel Clear" w:cs="Intel Clear"/>
                <w:color w:val="0000FF"/>
              </w:rPr>
              <w:t>Please see the description of cfg_tsleepact.</w:t>
            </w:r>
          </w:p>
        </w:tc>
      </w:tr>
      <w:tr w:rsidR="00534126" w:rsidRPr="00D94FF6" w14:paraId="26B32544"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0709126B" w14:textId="77777777" w:rsidR="00534126" w:rsidRPr="00D94FF6" w:rsidRDefault="00534126" w:rsidP="0078335E">
            <w:pPr>
              <w:rPr>
                <w:rFonts w:ascii="Intel Clear" w:hAnsi="Intel Clear" w:cs="Intel Clear"/>
                <w:b/>
                <w:bCs/>
                <w:color w:val="0000FF"/>
              </w:rPr>
            </w:pPr>
            <w:r w:rsidRPr="00D94FF6">
              <w:rPr>
                <w:rFonts w:ascii="Intel Clear" w:hAnsi="Intel Clear" w:cs="Intel Clear"/>
                <w:b/>
                <w:bCs/>
                <w:color w:val="0000FF"/>
              </w:rPr>
              <w:t>cfg_taccrstup[1:0]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02145723" w14:textId="77777777" w:rsidR="00534126" w:rsidRPr="00D94FF6" w:rsidRDefault="00534126"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615F7908" w14:textId="77777777" w:rsidR="00534126" w:rsidRPr="00D94FF6" w:rsidRDefault="005D687C" w:rsidP="00461C16">
            <w:pPr>
              <w:jc w:val="both"/>
              <w:rPr>
                <w:rFonts w:ascii="Intel Clear" w:hAnsi="Intel Clear" w:cs="Intel Clear"/>
                <w:b/>
                <w:color w:val="0000FF"/>
              </w:rPr>
            </w:pPr>
            <w:r w:rsidRPr="00D94FF6">
              <w:rPr>
                <w:rFonts w:ascii="Intel Clear" w:hAnsi="Intel Clear" w:cs="Intel Clear"/>
                <w:color w:val="0000FF"/>
              </w:rPr>
              <w:t>Please see the description of cfg_tsleepact.</w:t>
            </w:r>
          </w:p>
        </w:tc>
      </w:tr>
      <w:tr w:rsidR="00534126" w:rsidRPr="00D94FF6" w14:paraId="77DF87C8"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41A967C3" w14:textId="77777777" w:rsidR="00534126" w:rsidRPr="00D94FF6" w:rsidRDefault="00534126" w:rsidP="0078335E">
            <w:pPr>
              <w:rPr>
                <w:rFonts w:ascii="Intel Clear" w:hAnsi="Intel Clear" w:cs="Intel Clear"/>
                <w:b/>
                <w:bCs/>
                <w:color w:val="0000FF"/>
              </w:rPr>
            </w:pPr>
            <w:r w:rsidRPr="00D94FF6">
              <w:rPr>
                <w:rFonts w:ascii="Intel Clear" w:hAnsi="Intel Clear" w:cs="Intel Clear"/>
                <w:b/>
                <w:bCs/>
                <w:color w:val="0000FF"/>
              </w:rPr>
              <w:t>cfg_tinaccrstup[1:0]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1AFE7750" w14:textId="77777777" w:rsidR="00534126" w:rsidRPr="00D94FF6" w:rsidRDefault="00534126"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2F33F8E0" w14:textId="77777777" w:rsidR="00534126" w:rsidRPr="00D94FF6" w:rsidRDefault="005D687C" w:rsidP="00696CF9">
            <w:pPr>
              <w:rPr>
                <w:rFonts w:ascii="Intel Clear" w:hAnsi="Intel Clear" w:cs="Intel Clear"/>
                <w:color w:val="0000FF"/>
              </w:rPr>
            </w:pPr>
            <w:r w:rsidRPr="00D94FF6">
              <w:rPr>
                <w:rFonts w:ascii="Intel Clear" w:hAnsi="Intel Clear" w:cs="Intel Clear"/>
                <w:color w:val="0000FF"/>
              </w:rPr>
              <w:t>Please see the description of cfg_tsleepact.</w:t>
            </w:r>
          </w:p>
        </w:tc>
      </w:tr>
      <w:tr w:rsidR="00534126" w:rsidRPr="00D94FF6" w14:paraId="18934B01"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5568FEC3" w14:textId="77777777" w:rsidR="00534126" w:rsidRPr="00D94FF6" w:rsidRDefault="00534126" w:rsidP="00750776">
            <w:pPr>
              <w:rPr>
                <w:rFonts w:ascii="Intel Clear" w:hAnsi="Intel Clear" w:cs="Intel Clear"/>
                <w:b/>
                <w:bCs/>
                <w:color w:val="0000FF"/>
              </w:rPr>
            </w:pPr>
            <w:r w:rsidRPr="00D94FF6">
              <w:rPr>
                <w:rFonts w:ascii="Intel Clear" w:hAnsi="Intel Clear" w:cs="Intel Clear"/>
                <w:b/>
                <w:bCs/>
                <w:color w:val="0000FF"/>
              </w:rPr>
              <w:t>cfg_tsleepinactiv[1:0]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38026977" w14:textId="77777777" w:rsidR="00534126" w:rsidRPr="00D94FF6" w:rsidRDefault="00534126"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4F94BFEA" w14:textId="77777777" w:rsidR="00534126" w:rsidRPr="00D94FF6" w:rsidRDefault="005D687C" w:rsidP="00696CF9">
            <w:pPr>
              <w:rPr>
                <w:rFonts w:ascii="Intel Clear" w:hAnsi="Intel Clear" w:cs="Intel Clear"/>
                <w:b/>
                <w:color w:val="0000FF"/>
              </w:rPr>
            </w:pPr>
            <w:r w:rsidRPr="00D94FF6">
              <w:rPr>
                <w:rFonts w:ascii="Intel Clear" w:hAnsi="Intel Clear" w:cs="Intel Clear"/>
                <w:color w:val="0000FF"/>
              </w:rPr>
              <w:t>Please see the description of cfg_tsleepact.</w:t>
            </w:r>
          </w:p>
        </w:tc>
      </w:tr>
      <w:tr w:rsidR="00534126" w:rsidRPr="00D94FF6" w14:paraId="78A933D5"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65B1146B" w14:textId="77777777" w:rsidR="00534126" w:rsidRPr="00D94FF6" w:rsidRDefault="00534126" w:rsidP="00750776">
            <w:pPr>
              <w:rPr>
                <w:rFonts w:ascii="Intel Clear" w:hAnsi="Intel Clear" w:cs="Intel Clear"/>
                <w:b/>
                <w:bCs/>
                <w:color w:val="0000FF"/>
              </w:rPr>
            </w:pPr>
            <w:r w:rsidRPr="00D94FF6">
              <w:rPr>
                <w:rFonts w:ascii="Intel Clear" w:hAnsi="Intel Clear" w:cs="Intel Clear"/>
                <w:b/>
                <w:bCs/>
                <w:color w:val="0000FF"/>
              </w:rPr>
              <w:t>cfg_tlatchdis[</w:t>
            </w:r>
            <w:r w:rsidRPr="00D94FF6">
              <w:rPr>
                <w:rFonts w:ascii="Intel Clear" w:hAnsi="Intel Clear" w:cs="Intel Clear"/>
                <w:b/>
                <w:color w:val="0000FF"/>
              </w:rPr>
              <w:t>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55692968" w14:textId="77777777" w:rsidR="00534126" w:rsidRPr="00D94FF6" w:rsidRDefault="00534126"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3E666122" w14:textId="77777777" w:rsidR="00534126" w:rsidRPr="00D94FF6" w:rsidRDefault="005D687C" w:rsidP="00DA54C9">
            <w:pPr>
              <w:jc w:val="both"/>
              <w:rPr>
                <w:rFonts w:ascii="Intel Clear" w:hAnsi="Intel Clear" w:cs="Intel Clear"/>
                <w:b/>
                <w:color w:val="0000FF"/>
              </w:rPr>
            </w:pPr>
            <w:r w:rsidRPr="00D94FF6">
              <w:rPr>
                <w:rFonts w:ascii="Intel Clear" w:hAnsi="Intel Clear" w:cs="Intel Clear"/>
                <w:color w:val="0000FF"/>
              </w:rPr>
              <w:t>Please see the description of cfg_tsleepact.</w:t>
            </w:r>
          </w:p>
        </w:tc>
      </w:tr>
      <w:tr w:rsidR="00534126" w:rsidRPr="00D94FF6" w14:paraId="6604B594"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0E367475" w14:textId="77777777" w:rsidR="00534126" w:rsidRPr="00D94FF6" w:rsidRDefault="00534126" w:rsidP="00750776">
            <w:pPr>
              <w:rPr>
                <w:rFonts w:ascii="Intel Clear" w:hAnsi="Intel Clear" w:cs="Intel Clear"/>
                <w:b/>
                <w:bCs/>
                <w:color w:val="0000FF"/>
              </w:rPr>
            </w:pPr>
            <w:r w:rsidRPr="00D94FF6">
              <w:rPr>
                <w:rFonts w:ascii="Intel Clear" w:hAnsi="Intel Clear" w:cs="Intel Clear"/>
                <w:b/>
                <w:bCs/>
                <w:color w:val="0000FF"/>
              </w:rPr>
              <w:t>cfg_tpokdown</w:t>
            </w:r>
            <w:r w:rsidR="0051341F" w:rsidRPr="00D94FF6">
              <w:rPr>
                <w:rFonts w:ascii="Intel Clear" w:hAnsi="Intel Clear" w:cs="Intel Clear"/>
                <w:b/>
                <w:bCs/>
                <w:color w:val="0000FF"/>
              </w:rPr>
              <w:t>[1:0]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5A1E6C91" w14:textId="77777777" w:rsidR="00534126" w:rsidRPr="00D94FF6" w:rsidRDefault="00534126"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5C37DC21" w14:textId="77777777" w:rsidR="00534126" w:rsidRPr="00D94FF6" w:rsidRDefault="005D687C" w:rsidP="00A306B6">
            <w:pPr>
              <w:jc w:val="both"/>
              <w:rPr>
                <w:rFonts w:ascii="Intel Clear" w:hAnsi="Intel Clear" w:cs="Intel Clear"/>
                <w:b/>
                <w:color w:val="0000FF"/>
              </w:rPr>
            </w:pPr>
            <w:r w:rsidRPr="00D94FF6">
              <w:rPr>
                <w:rFonts w:ascii="Intel Clear" w:hAnsi="Intel Clear" w:cs="Intel Clear"/>
                <w:color w:val="0000FF"/>
              </w:rPr>
              <w:t>Please see the description of cfg_tsleepact.</w:t>
            </w:r>
          </w:p>
        </w:tc>
      </w:tr>
      <w:tr w:rsidR="00534126" w:rsidRPr="00D94FF6" w14:paraId="4DCB71B5"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5DB6D591" w14:textId="77777777" w:rsidR="00534126" w:rsidRPr="00D94FF6" w:rsidRDefault="00534126" w:rsidP="00750776">
            <w:pPr>
              <w:rPr>
                <w:rFonts w:ascii="Intel Clear" w:hAnsi="Intel Clear" w:cs="Intel Clear"/>
                <w:b/>
                <w:bCs/>
                <w:color w:val="0000FF"/>
              </w:rPr>
            </w:pPr>
            <w:r w:rsidRPr="00D94FF6">
              <w:rPr>
                <w:rFonts w:ascii="Intel Clear" w:hAnsi="Intel Clear" w:cs="Intel Clear"/>
                <w:b/>
                <w:bCs/>
                <w:color w:val="0000FF"/>
              </w:rPr>
              <w:t>cfg_tpokup</w:t>
            </w:r>
            <w:r w:rsidR="0051341F" w:rsidRPr="00D94FF6">
              <w:rPr>
                <w:rFonts w:ascii="Intel Clear" w:hAnsi="Intel Clear" w:cs="Intel Clear"/>
                <w:b/>
                <w:bCs/>
                <w:color w:val="0000FF"/>
              </w:rPr>
              <w:t>[1:0]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4A2BFD9B" w14:textId="77777777" w:rsidR="00534126" w:rsidRPr="00D94FF6" w:rsidRDefault="00534126"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14AD0CA9" w14:textId="77777777" w:rsidR="00534126" w:rsidRPr="00D94FF6" w:rsidRDefault="005D687C" w:rsidP="00A306B6">
            <w:pPr>
              <w:jc w:val="both"/>
              <w:rPr>
                <w:rFonts w:ascii="Intel Clear" w:hAnsi="Intel Clear" w:cs="Intel Clear"/>
                <w:b/>
                <w:color w:val="0000FF"/>
              </w:rPr>
            </w:pPr>
            <w:r w:rsidRPr="00D94FF6">
              <w:rPr>
                <w:rFonts w:ascii="Intel Clear" w:hAnsi="Intel Clear" w:cs="Intel Clear"/>
                <w:color w:val="0000FF"/>
              </w:rPr>
              <w:t>Please see the description of cfg_tsleepact.</w:t>
            </w:r>
          </w:p>
        </w:tc>
      </w:tr>
      <w:tr w:rsidR="0051341F" w:rsidRPr="00D94FF6" w14:paraId="4BEE52F8"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10D5FD15" w14:textId="77777777" w:rsidR="0051341F" w:rsidRPr="00D94FF6" w:rsidRDefault="0051341F" w:rsidP="00750776">
            <w:pPr>
              <w:rPr>
                <w:rFonts w:ascii="Intel Clear" w:hAnsi="Intel Clear" w:cs="Intel Clear"/>
                <w:b/>
                <w:bCs/>
                <w:color w:val="0000FF"/>
              </w:rPr>
            </w:pPr>
            <w:r w:rsidRPr="00D94FF6">
              <w:rPr>
                <w:rFonts w:ascii="Intel Clear" w:hAnsi="Intel Clear" w:cs="Intel Clear"/>
                <w:b/>
                <w:bCs/>
                <w:color w:val="0000FF"/>
              </w:rPr>
              <w:t>cfg_tclksonack_srst[1:0]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7C5AB750" w14:textId="77777777" w:rsidR="0051341F" w:rsidRPr="00D94FF6" w:rsidRDefault="00CA3497"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3F376A1B" w14:textId="77777777" w:rsidR="0051341F" w:rsidRPr="00D94FF6" w:rsidRDefault="00CA3497" w:rsidP="00A306B6">
            <w:pPr>
              <w:jc w:val="both"/>
              <w:rPr>
                <w:rFonts w:ascii="Intel Clear" w:hAnsi="Intel Clear" w:cs="Intel Clear"/>
                <w:color w:val="0000FF"/>
              </w:rPr>
            </w:pPr>
            <w:r w:rsidRPr="00D94FF6">
              <w:rPr>
                <w:rFonts w:ascii="Intel Clear" w:hAnsi="Intel Clear" w:cs="Intel Clear"/>
                <w:color w:val="0000FF"/>
              </w:rPr>
              <w:t>Please see the description of cfg_tsleepact.</w:t>
            </w:r>
          </w:p>
        </w:tc>
      </w:tr>
      <w:tr w:rsidR="00CA3497" w:rsidRPr="00D94FF6" w14:paraId="3C028561"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10F1C0AC" w14:textId="77777777" w:rsidR="00CA3497" w:rsidRPr="00D94FF6" w:rsidRDefault="00CA3497" w:rsidP="00CA3497">
            <w:pPr>
              <w:rPr>
                <w:rFonts w:ascii="Intel Clear" w:hAnsi="Intel Clear" w:cs="Intel Clear"/>
                <w:b/>
                <w:bCs/>
                <w:color w:val="0000FF"/>
              </w:rPr>
            </w:pPr>
            <w:r w:rsidRPr="00D94FF6">
              <w:rPr>
                <w:rFonts w:ascii="Intel Clear" w:hAnsi="Intel Clear" w:cs="Intel Clear"/>
                <w:b/>
                <w:bCs/>
                <w:color w:val="0000FF"/>
              </w:rPr>
              <w:t>cfg_tclksoffack_srst[1:0]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25795264" w14:textId="77777777" w:rsidR="00CA3497" w:rsidRPr="00D94FF6" w:rsidRDefault="00CA3497"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3A5A79E1" w14:textId="77777777" w:rsidR="00CA3497" w:rsidRPr="00D94FF6" w:rsidRDefault="00CA3497" w:rsidP="00A306B6">
            <w:pPr>
              <w:jc w:val="both"/>
              <w:rPr>
                <w:rFonts w:ascii="Intel Clear" w:hAnsi="Intel Clear" w:cs="Intel Clear"/>
                <w:color w:val="0000FF"/>
              </w:rPr>
            </w:pPr>
            <w:r w:rsidRPr="00D94FF6">
              <w:rPr>
                <w:rFonts w:ascii="Intel Clear" w:hAnsi="Intel Clear" w:cs="Intel Clear"/>
                <w:color w:val="0000FF"/>
              </w:rPr>
              <w:t>Please see the description of cfg_tsleepact.</w:t>
            </w:r>
          </w:p>
        </w:tc>
      </w:tr>
      <w:tr w:rsidR="00CA3497" w:rsidRPr="00D94FF6" w14:paraId="34FC439F"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47C3AF82" w14:textId="77777777" w:rsidR="00CA3497" w:rsidRPr="00D94FF6" w:rsidRDefault="00CA3497" w:rsidP="00CA3497">
            <w:pPr>
              <w:rPr>
                <w:rFonts w:ascii="Intel Clear" w:hAnsi="Intel Clear" w:cs="Intel Clear"/>
                <w:b/>
                <w:bCs/>
                <w:color w:val="0000FF"/>
              </w:rPr>
            </w:pPr>
            <w:r w:rsidRPr="00D94FF6">
              <w:rPr>
                <w:rFonts w:ascii="Intel Clear" w:hAnsi="Intel Clear" w:cs="Intel Clear"/>
                <w:b/>
                <w:bCs/>
                <w:color w:val="0000FF"/>
              </w:rPr>
              <w:t>cfg_tclksonack_cp[1:0]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3930DCD4" w14:textId="77777777" w:rsidR="00CA3497" w:rsidRPr="00D94FF6" w:rsidRDefault="00CA3497"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22947940" w14:textId="77777777" w:rsidR="00CA3497" w:rsidRPr="00D94FF6" w:rsidRDefault="00CA3497" w:rsidP="00A306B6">
            <w:pPr>
              <w:jc w:val="both"/>
              <w:rPr>
                <w:rFonts w:ascii="Intel Clear" w:hAnsi="Intel Clear" w:cs="Intel Clear"/>
                <w:color w:val="0000FF"/>
              </w:rPr>
            </w:pPr>
            <w:r w:rsidRPr="00D94FF6">
              <w:rPr>
                <w:rFonts w:ascii="Intel Clear" w:hAnsi="Intel Clear" w:cs="Intel Clear"/>
                <w:color w:val="0000FF"/>
              </w:rPr>
              <w:t>Please see the description of cfg_tsleepact.</w:t>
            </w:r>
          </w:p>
        </w:tc>
      </w:tr>
      <w:tr w:rsidR="00CA3497" w:rsidRPr="00D94FF6" w14:paraId="7CD3EABC"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4CBB0D84" w14:textId="77777777" w:rsidR="00CA3497" w:rsidRPr="00D94FF6" w:rsidRDefault="00CA3497" w:rsidP="00CA3497">
            <w:pPr>
              <w:rPr>
                <w:rFonts w:ascii="Intel Clear" w:hAnsi="Intel Clear" w:cs="Intel Clear"/>
                <w:b/>
                <w:bCs/>
                <w:color w:val="0000FF"/>
              </w:rPr>
            </w:pPr>
            <w:r w:rsidRPr="00D94FF6">
              <w:rPr>
                <w:rFonts w:ascii="Intel Clear" w:hAnsi="Intel Clear" w:cs="Intel Clear"/>
                <w:b/>
                <w:bCs/>
                <w:color w:val="0000FF"/>
              </w:rPr>
              <w:t>cfg_trstup2frcclks[1:0]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3F026A3A" w14:textId="77777777" w:rsidR="00CA3497" w:rsidRPr="00D94FF6" w:rsidRDefault="00CA3497"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5AB214C7" w14:textId="77777777" w:rsidR="00CA3497" w:rsidRPr="00D94FF6" w:rsidRDefault="00CA3497" w:rsidP="00A306B6">
            <w:pPr>
              <w:jc w:val="both"/>
              <w:rPr>
                <w:rFonts w:ascii="Intel Clear" w:hAnsi="Intel Clear" w:cs="Intel Clear"/>
                <w:color w:val="0000FF"/>
              </w:rPr>
            </w:pPr>
            <w:r w:rsidRPr="00D94FF6">
              <w:rPr>
                <w:rFonts w:ascii="Intel Clear" w:hAnsi="Intel Clear" w:cs="Intel Clear"/>
                <w:color w:val="0000FF"/>
              </w:rPr>
              <w:t>Please see the description of cfg_tsleepact.</w:t>
            </w:r>
          </w:p>
        </w:tc>
      </w:tr>
      <w:tr w:rsidR="00CA3497" w:rsidRPr="00D94FF6" w14:paraId="138949AC"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68E12355" w14:textId="77777777" w:rsidR="00CA3497" w:rsidRPr="00D94FF6" w:rsidRDefault="00CA3497" w:rsidP="00CA3497">
            <w:pPr>
              <w:rPr>
                <w:rFonts w:ascii="Intel Clear" w:hAnsi="Intel Clear" w:cs="Intel Clear"/>
                <w:b/>
                <w:bCs/>
                <w:color w:val="0000FF"/>
              </w:rPr>
            </w:pPr>
            <w:r w:rsidRPr="00D94FF6">
              <w:rPr>
                <w:rFonts w:ascii="Intel Clear" w:hAnsi="Intel Clear" w:cs="Intel Clear"/>
                <w:b/>
                <w:bCs/>
                <w:color w:val="0000FF"/>
              </w:rPr>
              <w:t>cfg_trsvd0[1:0]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20156998" w14:textId="77777777" w:rsidR="00CA3497" w:rsidRPr="00D94FF6" w:rsidRDefault="00CA3497"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7080AD67" w14:textId="77777777" w:rsidR="00CA3497" w:rsidRPr="00D94FF6" w:rsidRDefault="00CA3497" w:rsidP="00A306B6">
            <w:pPr>
              <w:jc w:val="both"/>
              <w:rPr>
                <w:rFonts w:ascii="Intel Clear" w:hAnsi="Intel Clear" w:cs="Intel Clear"/>
                <w:color w:val="0000FF"/>
              </w:rPr>
            </w:pPr>
            <w:r w:rsidRPr="00D94FF6">
              <w:rPr>
                <w:rFonts w:ascii="Intel Clear" w:hAnsi="Intel Clear" w:cs="Intel Clear"/>
                <w:color w:val="0000FF"/>
              </w:rPr>
              <w:t>Please see the description of cfg_tsleepact.</w:t>
            </w:r>
          </w:p>
        </w:tc>
      </w:tr>
      <w:tr w:rsidR="00CA3497" w:rsidRPr="00D94FF6" w14:paraId="7B18A8DF"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14DC0BB3" w14:textId="77777777" w:rsidR="00CA3497" w:rsidRPr="00D94FF6" w:rsidRDefault="00CA3497" w:rsidP="00CA3497">
            <w:pPr>
              <w:rPr>
                <w:rFonts w:ascii="Intel Clear" w:hAnsi="Intel Clear" w:cs="Intel Clear"/>
                <w:b/>
                <w:bCs/>
                <w:color w:val="0000FF"/>
              </w:rPr>
            </w:pPr>
            <w:r w:rsidRPr="00D94FF6">
              <w:rPr>
                <w:rFonts w:ascii="Intel Clear" w:hAnsi="Intel Clear" w:cs="Intel Clear"/>
                <w:b/>
                <w:bCs/>
                <w:color w:val="0000FF"/>
              </w:rPr>
              <w:t>cfg_trsvd1[1:0]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58B99F0D" w14:textId="77777777" w:rsidR="00CA3497" w:rsidRPr="00D94FF6" w:rsidRDefault="00CA3497"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6417AB6F" w14:textId="77777777" w:rsidR="00CA3497" w:rsidRPr="00D94FF6" w:rsidRDefault="00CA3497" w:rsidP="00A306B6">
            <w:pPr>
              <w:jc w:val="both"/>
              <w:rPr>
                <w:rFonts w:ascii="Intel Clear" w:hAnsi="Intel Clear" w:cs="Intel Clear"/>
                <w:color w:val="0000FF"/>
              </w:rPr>
            </w:pPr>
            <w:r w:rsidRPr="00D94FF6">
              <w:rPr>
                <w:rFonts w:ascii="Intel Clear" w:hAnsi="Intel Clear" w:cs="Intel Clear"/>
                <w:color w:val="0000FF"/>
              </w:rPr>
              <w:t>Please see the description of cfg_tsleepact.</w:t>
            </w:r>
          </w:p>
        </w:tc>
      </w:tr>
      <w:tr w:rsidR="00CA3497" w:rsidRPr="00D94FF6" w14:paraId="1B5C2047"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7C137442" w14:textId="77777777" w:rsidR="00CA3497" w:rsidRPr="00D94FF6" w:rsidRDefault="00CA3497" w:rsidP="00CA3497">
            <w:pPr>
              <w:rPr>
                <w:rFonts w:ascii="Intel Clear" w:hAnsi="Intel Clear" w:cs="Intel Clear"/>
                <w:b/>
                <w:bCs/>
                <w:color w:val="0000FF"/>
              </w:rPr>
            </w:pPr>
            <w:r w:rsidRPr="00D94FF6">
              <w:rPr>
                <w:rFonts w:ascii="Intel Clear" w:hAnsi="Intel Clear" w:cs="Intel Clear"/>
                <w:b/>
                <w:bCs/>
                <w:color w:val="0000FF"/>
              </w:rPr>
              <w:t>cfg_trsvd2[1:0]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116014EB" w14:textId="77777777" w:rsidR="00CA3497" w:rsidRPr="00D94FF6" w:rsidRDefault="00CA3497"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2E0F4879" w14:textId="77777777" w:rsidR="00CA3497" w:rsidRPr="00D94FF6" w:rsidRDefault="00CA3497" w:rsidP="00A306B6">
            <w:pPr>
              <w:jc w:val="both"/>
              <w:rPr>
                <w:rFonts w:ascii="Intel Clear" w:hAnsi="Intel Clear" w:cs="Intel Clear"/>
                <w:color w:val="0000FF"/>
              </w:rPr>
            </w:pPr>
            <w:r w:rsidRPr="00D94FF6">
              <w:rPr>
                <w:rFonts w:ascii="Intel Clear" w:hAnsi="Intel Clear" w:cs="Intel Clear"/>
                <w:color w:val="0000FF"/>
              </w:rPr>
              <w:t>Please see the description of cfg_tsleepact.</w:t>
            </w:r>
          </w:p>
        </w:tc>
      </w:tr>
      <w:tr w:rsidR="00CA3497" w:rsidRPr="00D94FF6" w14:paraId="50ED11E7"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384F00DC" w14:textId="77777777" w:rsidR="00CA3497" w:rsidRPr="00D94FF6" w:rsidRDefault="00CA3497" w:rsidP="00CA3497">
            <w:pPr>
              <w:rPr>
                <w:rFonts w:ascii="Intel Clear" w:hAnsi="Intel Clear" w:cs="Intel Clear"/>
                <w:b/>
                <w:bCs/>
                <w:color w:val="0000FF"/>
              </w:rPr>
            </w:pPr>
            <w:r w:rsidRPr="00D94FF6">
              <w:rPr>
                <w:rFonts w:ascii="Intel Clear" w:hAnsi="Intel Clear" w:cs="Intel Clear"/>
                <w:b/>
                <w:bCs/>
                <w:color w:val="0000FF"/>
              </w:rPr>
              <w:t>cfg_trsvd3[1:0]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49E0D32F" w14:textId="77777777" w:rsidR="00CA3497" w:rsidRPr="00D94FF6" w:rsidRDefault="00CA3497"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5112950E" w14:textId="77777777" w:rsidR="00CA3497" w:rsidRPr="00D94FF6" w:rsidRDefault="00CA3497" w:rsidP="00A306B6">
            <w:pPr>
              <w:jc w:val="both"/>
              <w:rPr>
                <w:rFonts w:ascii="Intel Clear" w:hAnsi="Intel Clear" w:cs="Intel Clear"/>
                <w:color w:val="0000FF"/>
              </w:rPr>
            </w:pPr>
            <w:r w:rsidRPr="00D94FF6">
              <w:rPr>
                <w:rFonts w:ascii="Intel Clear" w:hAnsi="Intel Clear" w:cs="Intel Clear"/>
                <w:color w:val="0000FF"/>
              </w:rPr>
              <w:t>Please see the description of cfg_tsleepact.</w:t>
            </w:r>
          </w:p>
        </w:tc>
      </w:tr>
      <w:tr w:rsidR="00CA3497" w:rsidRPr="00D94FF6" w14:paraId="0E0F373A" w14:textId="77777777" w:rsidTr="0010447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31D4A043" w14:textId="77777777" w:rsidR="00CA3497" w:rsidRPr="00D94FF6" w:rsidRDefault="00CA3497" w:rsidP="00CA3497">
            <w:pPr>
              <w:rPr>
                <w:rFonts w:ascii="Intel Clear" w:hAnsi="Intel Clear" w:cs="Intel Clear"/>
                <w:b/>
                <w:bCs/>
                <w:color w:val="0000FF"/>
              </w:rPr>
            </w:pPr>
            <w:r w:rsidRPr="00D94FF6">
              <w:rPr>
                <w:rFonts w:ascii="Intel Clear" w:hAnsi="Intel Clear" w:cs="Intel Clear"/>
                <w:b/>
                <w:bCs/>
                <w:color w:val="0000FF"/>
              </w:rPr>
              <w:t>cfg_trsvd4[1:0]</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4514FFE8" w14:textId="77777777" w:rsidR="00CA3497" w:rsidRPr="00D94FF6" w:rsidRDefault="00CA3497" w:rsidP="002D6C36">
            <w:pPr>
              <w:rPr>
                <w:rFonts w:ascii="Intel Clear" w:hAnsi="Intel Clear" w:cs="Intel Clear"/>
                <w:color w:val="0000FF"/>
              </w:rPr>
            </w:pPr>
            <w:r w:rsidRPr="00D94FF6">
              <w:rPr>
                <w:rFonts w:ascii="Intel Clear" w:hAnsi="Intel Clear" w:cs="Intel Clear"/>
                <w:color w:val="0000FF"/>
              </w:rPr>
              <w:t>Input</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51AA51C1" w14:textId="77777777" w:rsidR="00CA3497" w:rsidRPr="00D94FF6" w:rsidRDefault="00CA3497" w:rsidP="00A306B6">
            <w:pPr>
              <w:jc w:val="both"/>
              <w:rPr>
                <w:rFonts w:ascii="Intel Clear" w:hAnsi="Intel Clear" w:cs="Intel Clear"/>
                <w:color w:val="0000FF"/>
              </w:rPr>
            </w:pPr>
            <w:r w:rsidRPr="00D94FF6">
              <w:rPr>
                <w:rFonts w:ascii="Intel Clear" w:hAnsi="Intel Clear" w:cs="Intel Clear"/>
                <w:color w:val="0000FF"/>
              </w:rPr>
              <w:t>Please see the description of cfg_tsleepact.</w:t>
            </w:r>
          </w:p>
        </w:tc>
      </w:tr>
    </w:tbl>
    <w:p w14:paraId="78C664F0" w14:textId="77777777" w:rsidR="00830E7B" w:rsidRPr="00D94FF6" w:rsidRDefault="00830E7B" w:rsidP="00830E7B">
      <w:pPr>
        <w:pStyle w:val="Heading4"/>
        <w:rPr>
          <w:rFonts w:ascii="Intel Clear" w:hAnsi="Intel Clear" w:cs="Intel Clear"/>
        </w:rPr>
      </w:pPr>
      <w:r w:rsidRPr="00D94FF6">
        <w:rPr>
          <w:rFonts w:ascii="Intel Clear" w:hAnsi="Intel Clear" w:cs="Intel Clear"/>
        </w:rPr>
        <w:t>DFx Related Signals</w:t>
      </w: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2789"/>
        <w:gridCol w:w="1465"/>
        <w:gridCol w:w="5682"/>
      </w:tblGrid>
      <w:tr w:rsidR="00830E7B" w:rsidRPr="00D94FF6" w14:paraId="1C05EA38" w14:textId="77777777" w:rsidTr="00830E7B">
        <w:tc>
          <w:tcPr>
            <w:tcW w:w="2789" w:type="dxa"/>
            <w:tcBorders>
              <w:top w:val="single" w:sz="8" w:space="0" w:color="78C0D4"/>
              <w:left w:val="single" w:sz="8" w:space="0" w:color="78C0D4"/>
              <w:bottom w:val="single" w:sz="8" w:space="0" w:color="78C0D4"/>
              <w:right w:val="single" w:sz="8" w:space="0" w:color="78C0D4"/>
            </w:tcBorders>
            <w:shd w:val="clear" w:color="auto" w:fill="A5D5E2"/>
          </w:tcPr>
          <w:p w14:paraId="6E1B4638" w14:textId="77777777" w:rsidR="00830E7B" w:rsidRPr="00D94FF6" w:rsidRDefault="00830E7B" w:rsidP="00830E7B">
            <w:pPr>
              <w:rPr>
                <w:rFonts w:ascii="Intel Clear" w:hAnsi="Intel Clear" w:cs="Intel Clear"/>
                <w:b/>
                <w:bCs/>
                <w:color w:val="0000FF"/>
                <w:szCs w:val="22"/>
              </w:rPr>
            </w:pPr>
            <w:r w:rsidRPr="00D94FF6">
              <w:rPr>
                <w:rFonts w:ascii="Intel Clear" w:hAnsi="Intel Clear" w:cs="Intel Clear"/>
                <w:b/>
                <w:bCs/>
                <w:color w:val="0000FF"/>
              </w:rPr>
              <w:t>Signal Name</w:t>
            </w:r>
          </w:p>
        </w:tc>
        <w:tc>
          <w:tcPr>
            <w:tcW w:w="1465" w:type="dxa"/>
            <w:tcBorders>
              <w:top w:val="single" w:sz="8" w:space="0" w:color="78C0D4"/>
              <w:left w:val="single" w:sz="8" w:space="0" w:color="78C0D4"/>
              <w:bottom w:val="single" w:sz="8" w:space="0" w:color="78C0D4"/>
              <w:right w:val="single" w:sz="8" w:space="0" w:color="78C0D4"/>
            </w:tcBorders>
            <w:shd w:val="clear" w:color="auto" w:fill="A5D5E2"/>
          </w:tcPr>
          <w:p w14:paraId="2761B613" w14:textId="77777777" w:rsidR="00830E7B" w:rsidRPr="00D94FF6" w:rsidRDefault="00830E7B" w:rsidP="00830E7B">
            <w:pPr>
              <w:rPr>
                <w:rFonts w:ascii="Intel Clear" w:hAnsi="Intel Clear" w:cs="Intel Clear"/>
                <w:b/>
                <w:bCs/>
                <w:color w:val="0000FF"/>
                <w:szCs w:val="22"/>
              </w:rPr>
            </w:pPr>
            <w:r w:rsidRPr="00D94FF6">
              <w:rPr>
                <w:rFonts w:ascii="Intel Clear" w:hAnsi="Intel Clear" w:cs="Intel Clear"/>
                <w:b/>
                <w:bCs/>
                <w:color w:val="0000FF"/>
              </w:rPr>
              <w:t>Input/Output</w:t>
            </w:r>
          </w:p>
        </w:tc>
        <w:tc>
          <w:tcPr>
            <w:tcW w:w="5682" w:type="dxa"/>
            <w:tcBorders>
              <w:top w:val="single" w:sz="8" w:space="0" w:color="78C0D4"/>
              <w:left w:val="single" w:sz="8" w:space="0" w:color="78C0D4"/>
              <w:bottom w:val="single" w:sz="8" w:space="0" w:color="78C0D4"/>
              <w:right w:val="single" w:sz="8" w:space="0" w:color="78C0D4"/>
            </w:tcBorders>
            <w:shd w:val="clear" w:color="auto" w:fill="A5D5E2"/>
          </w:tcPr>
          <w:p w14:paraId="6A92C7BF" w14:textId="77777777" w:rsidR="00830E7B" w:rsidRPr="00D94FF6" w:rsidRDefault="00830E7B" w:rsidP="00830E7B">
            <w:pPr>
              <w:rPr>
                <w:rFonts w:ascii="Intel Clear" w:hAnsi="Intel Clear" w:cs="Intel Clear"/>
                <w:b/>
                <w:bCs/>
                <w:color w:val="0000FF"/>
                <w:szCs w:val="22"/>
              </w:rPr>
            </w:pPr>
            <w:r w:rsidRPr="00D94FF6">
              <w:rPr>
                <w:rFonts w:ascii="Intel Clear" w:hAnsi="Intel Clear" w:cs="Intel Clear"/>
                <w:b/>
                <w:bCs/>
                <w:color w:val="0000FF"/>
              </w:rPr>
              <w:t>Description</w:t>
            </w:r>
          </w:p>
        </w:tc>
      </w:tr>
      <w:tr w:rsidR="00830E7B" w:rsidRPr="00D94FF6" w14:paraId="06BFB845" w14:textId="77777777" w:rsidTr="00830E7B">
        <w:trPr>
          <w:trHeight w:val="340"/>
        </w:trPr>
        <w:tc>
          <w:tcPr>
            <w:tcW w:w="2789" w:type="dxa"/>
            <w:tcBorders>
              <w:top w:val="single" w:sz="8" w:space="0" w:color="78C0D4"/>
              <w:left w:val="single" w:sz="8" w:space="0" w:color="78C0D4"/>
              <w:bottom w:val="single" w:sz="8" w:space="0" w:color="78C0D4"/>
              <w:right w:val="single" w:sz="8" w:space="0" w:color="78C0D4"/>
            </w:tcBorders>
            <w:shd w:val="clear" w:color="auto" w:fill="DAEEF3"/>
          </w:tcPr>
          <w:p w14:paraId="29F7152D" w14:textId="77777777" w:rsidR="00830E7B" w:rsidRPr="00D94FF6" w:rsidRDefault="00830E7B" w:rsidP="00830E7B">
            <w:pPr>
              <w:rPr>
                <w:rFonts w:ascii="Intel Clear" w:hAnsi="Intel Clear" w:cs="Intel Clear"/>
                <w:b/>
                <w:bCs/>
                <w:color w:val="0000FF"/>
              </w:rPr>
            </w:pPr>
            <w:r w:rsidRPr="00D94FF6">
              <w:rPr>
                <w:rFonts w:ascii="Intel Clear" w:hAnsi="Intel Clear" w:cs="Intel Clear"/>
                <w:b/>
                <w:bCs/>
                <w:color w:val="0000FF"/>
              </w:rPr>
              <w:t>p</w:t>
            </w:r>
            <w:r w:rsidR="00444BB7" w:rsidRPr="00D94FF6">
              <w:rPr>
                <w:rFonts w:ascii="Intel Clear" w:hAnsi="Intel Clear" w:cs="Intel Clear"/>
                <w:b/>
                <w:bCs/>
                <w:color w:val="0000FF"/>
              </w:rPr>
              <w:t>gcb</w:t>
            </w:r>
            <w:r w:rsidRPr="00D94FF6">
              <w:rPr>
                <w:rFonts w:ascii="Intel Clear" w:hAnsi="Intel Clear" w:cs="Intel Clear"/>
                <w:b/>
                <w:bCs/>
                <w:color w:val="0000FF"/>
              </w:rPr>
              <w:t>_tck</w:t>
            </w:r>
          </w:p>
        </w:tc>
        <w:tc>
          <w:tcPr>
            <w:tcW w:w="1465" w:type="dxa"/>
            <w:tcBorders>
              <w:top w:val="single" w:sz="8" w:space="0" w:color="78C0D4"/>
              <w:left w:val="single" w:sz="8" w:space="0" w:color="78C0D4"/>
              <w:bottom w:val="single" w:sz="8" w:space="0" w:color="78C0D4"/>
              <w:right w:val="single" w:sz="8" w:space="0" w:color="78C0D4"/>
            </w:tcBorders>
            <w:shd w:val="clear" w:color="auto" w:fill="DAEEF3"/>
          </w:tcPr>
          <w:p w14:paraId="06F426FC"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Input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5F883789"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FTAP/ clock used by the PGCB DFx Sequencer.  This should be connected to a top-level port of the SIP with the same name.</w:t>
            </w:r>
          </w:p>
          <w:p w14:paraId="07C76022" w14:textId="77777777" w:rsidR="00830E7B" w:rsidRPr="00D94FF6" w:rsidRDefault="00830E7B" w:rsidP="00830E7B">
            <w:pPr>
              <w:rPr>
                <w:rFonts w:ascii="Intel Clear" w:hAnsi="Intel Clear" w:cs="Intel Clear"/>
                <w:color w:val="0000FF"/>
              </w:rPr>
            </w:pPr>
          </w:p>
        </w:tc>
      </w:tr>
      <w:tr w:rsidR="00830E7B" w:rsidRPr="00D94FF6" w14:paraId="6F6ADA7A" w14:textId="77777777" w:rsidTr="00830E7B">
        <w:trPr>
          <w:trHeight w:val="340"/>
        </w:trPr>
        <w:tc>
          <w:tcPr>
            <w:tcW w:w="2789" w:type="dxa"/>
            <w:tcBorders>
              <w:top w:val="single" w:sz="8" w:space="0" w:color="78C0D4"/>
              <w:left w:val="single" w:sz="8" w:space="0" w:color="78C0D4"/>
              <w:bottom w:val="single" w:sz="8" w:space="0" w:color="78C0D4"/>
              <w:right w:val="single" w:sz="8" w:space="0" w:color="78C0D4"/>
            </w:tcBorders>
            <w:shd w:val="clear" w:color="auto" w:fill="DAEEF3"/>
          </w:tcPr>
          <w:p w14:paraId="040CE039" w14:textId="77777777" w:rsidR="00830E7B" w:rsidRPr="00D94FF6" w:rsidRDefault="00830E7B" w:rsidP="00830E7B">
            <w:pPr>
              <w:rPr>
                <w:rFonts w:ascii="Intel Clear" w:hAnsi="Intel Clear" w:cs="Intel Clear"/>
                <w:b/>
                <w:bCs/>
                <w:color w:val="0000FF"/>
              </w:rPr>
            </w:pPr>
            <w:r w:rsidRPr="00D94FF6">
              <w:rPr>
                <w:rFonts w:ascii="Intel Clear" w:hAnsi="Intel Clear" w:cs="Intel Clear"/>
                <w:b/>
                <w:bCs/>
                <w:color w:val="0000FF"/>
              </w:rPr>
              <w:t>fdfx_powergood_rst_b</w:t>
            </w:r>
          </w:p>
        </w:tc>
        <w:tc>
          <w:tcPr>
            <w:tcW w:w="1465" w:type="dxa"/>
            <w:tcBorders>
              <w:top w:val="single" w:sz="8" w:space="0" w:color="78C0D4"/>
              <w:left w:val="single" w:sz="8" w:space="0" w:color="78C0D4"/>
              <w:bottom w:val="single" w:sz="8" w:space="0" w:color="78C0D4"/>
              <w:right w:val="single" w:sz="8" w:space="0" w:color="78C0D4"/>
            </w:tcBorders>
            <w:shd w:val="clear" w:color="auto" w:fill="DAEEF3"/>
          </w:tcPr>
          <w:p w14:paraId="7D02A42C"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Input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69613866"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DFx powergood reset used by the PGCB DFx Sequencer.  This should be connected to a top-level port of the SIP with the same name.</w:t>
            </w:r>
          </w:p>
          <w:p w14:paraId="51BD8A2E" w14:textId="77777777" w:rsidR="00830E7B" w:rsidRPr="00D94FF6" w:rsidRDefault="00830E7B" w:rsidP="00830E7B">
            <w:pPr>
              <w:rPr>
                <w:rFonts w:ascii="Intel Clear" w:hAnsi="Intel Clear" w:cs="Intel Clear"/>
                <w:color w:val="0000FF"/>
              </w:rPr>
            </w:pPr>
          </w:p>
        </w:tc>
      </w:tr>
      <w:tr w:rsidR="00830E7B" w:rsidRPr="00D94FF6" w14:paraId="63945F6C" w14:textId="77777777" w:rsidTr="00830E7B">
        <w:trPr>
          <w:trHeight w:val="340"/>
        </w:trPr>
        <w:tc>
          <w:tcPr>
            <w:tcW w:w="2789" w:type="dxa"/>
            <w:tcBorders>
              <w:top w:val="single" w:sz="8" w:space="0" w:color="78C0D4"/>
              <w:left w:val="single" w:sz="8" w:space="0" w:color="78C0D4"/>
              <w:bottom w:val="single" w:sz="8" w:space="0" w:color="78C0D4"/>
              <w:right w:val="single" w:sz="8" w:space="0" w:color="78C0D4"/>
            </w:tcBorders>
            <w:shd w:val="clear" w:color="auto" w:fill="DAEEF3"/>
          </w:tcPr>
          <w:p w14:paraId="714C7D5E" w14:textId="77777777" w:rsidR="00830E7B" w:rsidRPr="00D94FF6" w:rsidRDefault="00830E7B" w:rsidP="00830E7B">
            <w:pPr>
              <w:rPr>
                <w:rFonts w:ascii="Intel Clear" w:hAnsi="Intel Clear" w:cs="Intel Clear"/>
                <w:b/>
                <w:bCs/>
                <w:color w:val="0000FF"/>
              </w:rPr>
            </w:pPr>
            <w:r w:rsidRPr="00D94FF6">
              <w:rPr>
                <w:rFonts w:ascii="Intel Clear" w:hAnsi="Intel Clear" w:cs="Intel Clear"/>
                <w:b/>
                <w:bCs/>
                <w:color w:val="0000FF"/>
              </w:rPr>
              <w:t>pmc_pgcb_fet_en_b</w:t>
            </w:r>
          </w:p>
        </w:tc>
        <w:tc>
          <w:tcPr>
            <w:tcW w:w="1465" w:type="dxa"/>
            <w:tcBorders>
              <w:top w:val="single" w:sz="8" w:space="0" w:color="78C0D4"/>
              <w:left w:val="single" w:sz="8" w:space="0" w:color="78C0D4"/>
              <w:bottom w:val="single" w:sz="8" w:space="0" w:color="78C0D4"/>
              <w:right w:val="single" w:sz="8" w:space="0" w:color="78C0D4"/>
            </w:tcBorders>
            <w:shd w:val="clear" w:color="auto" w:fill="DAEEF3"/>
          </w:tcPr>
          <w:p w14:paraId="1E727384"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Input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27C645E1"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The PGD’s active-low PFET enable from the PMC.  The PFET enable is routed through the PGCB to allow the DFx logic to be able to drive the final value to the PFET power-switch.</w:t>
            </w:r>
          </w:p>
          <w:p w14:paraId="7C7381AE" w14:textId="77777777" w:rsidR="00830E7B" w:rsidRPr="00D94FF6" w:rsidRDefault="00830E7B" w:rsidP="00830E7B">
            <w:pPr>
              <w:rPr>
                <w:rFonts w:ascii="Intel Clear" w:hAnsi="Intel Clear" w:cs="Intel Clear"/>
                <w:color w:val="0000FF"/>
              </w:rPr>
            </w:pPr>
          </w:p>
          <w:p w14:paraId="7642F235"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This signal should be connected to the SIP’s top level pfet_en_b signal.</w:t>
            </w:r>
          </w:p>
          <w:p w14:paraId="0152E128"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 xml:space="preserve"> </w:t>
            </w:r>
          </w:p>
        </w:tc>
      </w:tr>
      <w:tr w:rsidR="00830E7B" w:rsidRPr="00D94FF6" w14:paraId="6EC0633F" w14:textId="77777777" w:rsidTr="00830E7B">
        <w:trPr>
          <w:trHeight w:val="340"/>
        </w:trPr>
        <w:tc>
          <w:tcPr>
            <w:tcW w:w="2789" w:type="dxa"/>
            <w:tcBorders>
              <w:top w:val="single" w:sz="8" w:space="0" w:color="78C0D4"/>
              <w:left w:val="single" w:sz="8" w:space="0" w:color="78C0D4"/>
              <w:bottom w:val="single" w:sz="8" w:space="0" w:color="78C0D4"/>
              <w:right w:val="single" w:sz="8" w:space="0" w:color="78C0D4"/>
            </w:tcBorders>
            <w:shd w:val="clear" w:color="auto" w:fill="DAEEF3"/>
          </w:tcPr>
          <w:p w14:paraId="4E1D8C4C" w14:textId="77777777" w:rsidR="00830E7B" w:rsidRPr="00D94FF6" w:rsidRDefault="00830E7B" w:rsidP="00830E7B">
            <w:pPr>
              <w:rPr>
                <w:rFonts w:ascii="Intel Clear" w:hAnsi="Intel Clear" w:cs="Intel Clear"/>
                <w:b/>
                <w:bCs/>
                <w:color w:val="C00000"/>
              </w:rPr>
            </w:pPr>
            <w:r w:rsidRPr="00D94FF6">
              <w:rPr>
                <w:rFonts w:ascii="Intel Clear" w:hAnsi="Intel Clear" w:cs="Intel Clear"/>
                <w:b/>
                <w:bCs/>
                <w:color w:val="C00000"/>
              </w:rPr>
              <w:t>pgcb_ip_fet_en_b</w:t>
            </w:r>
          </w:p>
        </w:tc>
        <w:tc>
          <w:tcPr>
            <w:tcW w:w="1465" w:type="dxa"/>
            <w:tcBorders>
              <w:top w:val="single" w:sz="8" w:space="0" w:color="78C0D4"/>
              <w:left w:val="single" w:sz="8" w:space="0" w:color="78C0D4"/>
              <w:bottom w:val="single" w:sz="8" w:space="0" w:color="78C0D4"/>
              <w:right w:val="single" w:sz="8" w:space="0" w:color="78C0D4"/>
            </w:tcBorders>
            <w:shd w:val="clear" w:color="auto" w:fill="DAEEF3"/>
          </w:tcPr>
          <w:p w14:paraId="5E9C31A6" w14:textId="77777777" w:rsidR="00830E7B" w:rsidRPr="00D94FF6" w:rsidRDefault="00830E7B" w:rsidP="00830E7B">
            <w:pPr>
              <w:rPr>
                <w:rFonts w:ascii="Intel Clear" w:hAnsi="Intel Clear" w:cs="Intel Clear"/>
                <w:color w:val="C00000"/>
              </w:rPr>
            </w:pPr>
            <w:r w:rsidRPr="00D94FF6">
              <w:rPr>
                <w:rFonts w:ascii="Intel Clear" w:hAnsi="Intel Clear" w:cs="Intel Clear"/>
                <w:color w:val="C00000"/>
              </w:rPr>
              <w:t>output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292998AE" w14:textId="77777777" w:rsidR="00830E7B" w:rsidRPr="00D94FF6" w:rsidRDefault="00830E7B" w:rsidP="00830E7B">
            <w:pPr>
              <w:rPr>
                <w:rFonts w:ascii="Intel Clear" w:hAnsi="Intel Clear" w:cs="Intel Clear"/>
                <w:color w:val="C00000"/>
              </w:rPr>
            </w:pPr>
            <w:r w:rsidRPr="00D94FF6">
              <w:rPr>
                <w:rFonts w:ascii="Intel Clear" w:hAnsi="Intel Clear" w:cs="Intel Clear"/>
                <w:color w:val="C00000"/>
              </w:rPr>
              <w:t>The PGD’s final active-low PFET enable.  This signal should be connected through UPF to the actual PFET power-switch.</w:t>
            </w:r>
          </w:p>
          <w:p w14:paraId="3BD309DA" w14:textId="77777777" w:rsidR="00830E7B" w:rsidRPr="00D94FF6" w:rsidRDefault="00830E7B" w:rsidP="00830E7B">
            <w:pPr>
              <w:rPr>
                <w:rFonts w:ascii="Intel Clear" w:hAnsi="Intel Clear" w:cs="Intel Clear"/>
                <w:color w:val="C00000"/>
              </w:rPr>
            </w:pPr>
          </w:p>
          <w:p w14:paraId="2A2DC457"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For cases where multiple PGCBs/Logical PGDs are merged into one physical PGD, only one of the fet_en_b outputs will be connected to the actual PFET control through UPF. In such a case, the IP team should sync up with the SoC Full-chip team and DFx team.</w:t>
            </w:r>
          </w:p>
          <w:p w14:paraId="38D216C5" w14:textId="77777777" w:rsidR="00830E7B" w:rsidRPr="00D94FF6" w:rsidRDefault="00830E7B" w:rsidP="00830E7B">
            <w:pPr>
              <w:rPr>
                <w:rFonts w:ascii="Intel Clear" w:hAnsi="Intel Clear" w:cs="Intel Clear"/>
                <w:color w:val="C00000"/>
              </w:rPr>
            </w:pPr>
          </w:p>
        </w:tc>
      </w:tr>
      <w:tr w:rsidR="00830E7B" w:rsidRPr="00D94FF6" w14:paraId="1DE330FE" w14:textId="77777777" w:rsidTr="00830E7B">
        <w:trPr>
          <w:trHeight w:val="340"/>
        </w:trPr>
        <w:tc>
          <w:tcPr>
            <w:tcW w:w="2789" w:type="dxa"/>
            <w:tcBorders>
              <w:top w:val="single" w:sz="8" w:space="0" w:color="78C0D4"/>
              <w:left w:val="single" w:sz="8" w:space="0" w:color="78C0D4"/>
              <w:bottom w:val="single" w:sz="8" w:space="0" w:color="78C0D4"/>
              <w:right w:val="single" w:sz="8" w:space="0" w:color="78C0D4"/>
            </w:tcBorders>
            <w:shd w:val="clear" w:color="auto" w:fill="DAEEF3"/>
          </w:tcPr>
          <w:p w14:paraId="65AC665D" w14:textId="77777777" w:rsidR="00830E7B" w:rsidRPr="00D94FF6" w:rsidRDefault="00830E7B" w:rsidP="00830E7B">
            <w:pPr>
              <w:rPr>
                <w:rFonts w:ascii="Intel Clear" w:hAnsi="Intel Clear" w:cs="Intel Clear"/>
                <w:b/>
                <w:bCs/>
                <w:color w:val="C00000"/>
              </w:rPr>
            </w:pPr>
            <w:r w:rsidRPr="00D94FF6">
              <w:rPr>
                <w:rFonts w:ascii="Intel Clear" w:hAnsi="Intel Clear" w:cs="Intel Clear"/>
                <w:b/>
                <w:bCs/>
                <w:color w:val="0000FF"/>
              </w:rPr>
              <w:lastRenderedPageBreak/>
              <w:t>fdfx_pgcb_bypass</w:t>
            </w:r>
          </w:p>
        </w:tc>
        <w:tc>
          <w:tcPr>
            <w:tcW w:w="1465" w:type="dxa"/>
            <w:tcBorders>
              <w:top w:val="single" w:sz="8" w:space="0" w:color="78C0D4"/>
              <w:left w:val="single" w:sz="8" w:space="0" w:color="78C0D4"/>
              <w:bottom w:val="single" w:sz="8" w:space="0" w:color="78C0D4"/>
              <w:right w:val="single" w:sz="8" w:space="0" w:color="78C0D4"/>
            </w:tcBorders>
            <w:shd w:val="clear" w:color="auto" w:fill="DAEEF3"/>
          </w:tcPr>
          <w:p w14:paraId="21DFEF01" w14:textId="77777777" w:rsidR="00830E7B" w:rsidRPr="00D94FF6" w:rsidRDefault="00830E7B" w:rsidP="00830E7B">
            <w:pPr>
              <w:rPr>
                <w:rFonts w:ascii="Intel Clear" w:hAnsi="Intel Clear" w:cs="Intel Clear"/>
                <w:color w:val="C00000"/>
              </w:rPr>
            </w:pPr>
            <w:r w:rsidRPr="00D94FF6">
              <w:rPr>
                <w:rFonts w:ascii="Intel Clear" w:hAnsi="Intel Clear" w:cs="Intel Clear"/>
                <w:color w:val="0000FF"/>
              </w:rPr>
              <w:t>Input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26E0BE73"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PGCB DFx Bypass Enable.  This should be connected to a top-level port of the SIP with the same name.</w:t>
            </w:r>
          </w:p>
          <w:p w14:paraId="16F70763" w14:textId="77777777" w:rsidR="00830E7B" w:rsidRPr="00D94FF6" w:rsidRDefault="00830E7B" w:rsidP="00830E7B">
            <w:pPr>
              <w:rPr>
                <w:rFonts w:ascii="Intel Clear" w:hAnsi="Intel Clear" w:cs="Intel Clear"/>
                <w:color w:val="0000FF"/>
              </w:rPr>
            </w:pPr>
          </w:p>
        </w:tc>
      </w:tr>
      <w:tr w:rsidR="00830E7B" w:rsidRPr="00D94FF6" w14:paraId="56DF98DA" w14:textId="77777777" w:rsidTr="00830E7B">
        <w:trPr>
          <w:trHeight w:val="340"/>
        </w:trPr>
        <w:tc>
          <w:tcPr>
            <w:tcW w:w="2789" w:type="dxa"/>
            <w:tcBorders>
              <w:top w:val="single" w:sz="8" w:space="0" w:color="78C0D4"/>
              <w:left w:val="single" w:sz="8" w:space="0" w:color="78C0D4"/>
              <w:bottom w:val="single" w:sz="8" w:space="0" w:color="78C0D4"/>
              <w:right w:val="single" w:sz="8" w:space="0" w:color="78C0D4"/>
            </w:tcBorders>
            <w:shd w:val="clear" w:color="auto" w:fill="DAEEF3"/>
          </w:tcPr>
          <w:p w14:paraId="2FDB3373" w14:textId="77777777" w:rsidR="00830E7B" w:rsidRPr="00D94FF6" w:rsidRDefault="00830E7B" w:rsidP="00830E7B">
            <w:pPr>
              <w:rPr>
                <w:rFonts w:ascii="Intel Clear" w:hAnsi="Intel Clear" w:cs="Intel Clear"/>
                <w:b/>
                <w:bCs/>
                <w:color w:val="0000FF"/>
              </w:rPr>
            </w:pPr>
            <w:r w:rsidRPr="00D94FF6">
              <w:rPr>
                <w:rFonts w:ascii="Intel Clear" w:hAnsi="Intel Clear" w:cs="Intel Clear"/>
                <w:b/>
                <w:bCs/>
                <w:color w:val="0000FF"/>
              </w:rPr>
              <w:t>fdfx_pgcb_ovr</w:t>
            </w:r>
          </w:p>
        </w:tc>
        <w:tc>
          <w:tcPr>
            <w:tcW w:w="1465" w:type="dxa"/>
            <w:tcBorders>
              <w:top w:val="single" w:sz="8" w:space="0" w:color="78C0D4"/>
              <w:left w:val="single" w:sz="8" w:space="0" w:color="78C0D4"/>
              <w:bottom w:val="single" w:sz="8" w:space="0" w:color="78C0D4"/>
              <w:right w:val="single" w:sz="8" w:space="0" w:color="78C0D4"/>
            </w:tcBorders>
            <w:shd w:val="clear" w:color="auto" w:fill="DAEEF3"/>
          </w:tcPr>
          <w:p w14:paraId="07519EF1"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Input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614B470F"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PGCB DFx Sequencer Control.</w:t>
            </w:r>
          </w:p>
          <w:p w14:paraId="1FF1FD8B"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‘0’ – Power Up</w:t>
            </w:r>
          </w:p>
          <w:p w14:paraId="219870F9"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‘1’ – Power Down</w:t>
            </w:r>
          </w:p>
          <w:p w14:paraId="7032D220" w14:textId="77777777" w:rsidR="00830E7B" w:rsidRPr="00D94FF6" w:rsidRDefault="00830E7B" w:rsidP="00830E7B">
            <w:pPr>
              <w:rPr>
                <w:rFonts w:ascii="Intel Clear" w:hAnsi="Intel Clear" w:cs="Intel Clear"/>
                <w:color w:val="0000FF"/>
              </w:rPr>
            </w:pPr>
          </w:p>
          <w:p w14:paraId="68B41560"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This should be connected to a top-level port of the SIP with the same name.</w:t>
            </w:r>
          </w:p>
          <w:p w14:paraId="5FA4F889" w14:textId="77777777" w:rsidR="00830E7B" w:rsidRPr="00D94FF6" w:rsidRDefault="00830E7B" w:rsidP="00830E7B">
            <w:pPr>
              <w:rPr>
                <w:rFonts w:ascii="Intel Clear" w:hAnsi="Intel Clear" w:cs="Intel Clear"/>
                <w:color w:val="0000FF"/>
              </w:rPr>
            </w:pPr>
          </w:p>
        </w:tc>
      </w:tr>
      <w:tr w:rsidR="00830E7B" w:rsidRPr="00D94FF6" w14:paraId="1A2BF649" w14:textId="77777777" w:rsidTr="00830E7B">
        <w:trPr>
          <w:trHeight w:val="340"/>
        </w:trPr>
        <w:tc>
          <w:tcPr>
            <w:tcW w:w="2789" w:type="dxa"/>
            <w:tcBorders>
              <w:top w:val="single" w:sz="8" w:space="0" w:color="78C0D4"/>
              <w:left w:val="single" w:sz="8" w:space="0" w:color="78C0D4"/>
              <w:bottom w:val="single" w:sz="8" w:space="0" w:color="78C0D4"/>
              <w:right w:val="single" w:sz="8" w:space="0" w:color="78C0D4"/>
            </w:tcBorders>
            <w:shd w:val="clear" w:color="auto" w:fill="DAEEF3"/>
          </w:tcPr>
          <w:p w14:paraId="5AF7D16A" w14:textId="77777777" w:rsidR="00830E7B" w:rsidRPr="00D94FF6" w:rsidRDefault="00830E7B" w:rsidP="00830E7B">
            <w:pPr>
              <w:rPr>
                <w:rFonts w:ascii="Intel Clear" w:hAnsi="Intel Clear" w:cs="Intel Clear"/>
                <w:b/>
                <w:bCs/>
                <w:color w:val="0000FF"/>
              </w:rPr>
            </w:pPr>
            <w:r w:rsidRPr="00D94FF6">
              <w:rPr>
                <w:rFonts w:ascii="Intel Clear" w:hAnsi="Intel Clear" w:cs="Intel Clear"/>
                <w:b/>
                <w:bCs/>
                <w:color w:val="0000FF"/>
              </w:rPr>
              <w:t>fscan_mode</w:t>
            </w:r>
          </w:p>
        </w:tc>
        <w:tc>
          <w:tcPr>
            <w:tcW w:w="1465" w:type="dxa"/>
            <w:tcBorders>
              <w:top w:val="single" w:sz="8" w:space="0" w:color="78C0D4"/>
              <w:left w:val="single" w:sz="8" w:space="0" w:color="78C0D4"/>
              <w:bottom w:val="single" w:sz="8" w:space="0" w:color="78C0D4"/>
              <w:right w:val="single" w:sz="8" w:space="0" w:color="78C0D4"/>
            </w:tcBorders>
            <w:shd w:val="clear" w:color="auto" w:fill="DAEEF3"/>
          </w:tcPr>
          <w:p w14:paraId="7029B0C3"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input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0A6F2034"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DFX Scan Mode Enable.  This should be connected to a top-level port of the SIP with the same name.</w:t>
            </w:r>
          </w:p>
          <w:p w14:paraId="64332C00" w14:textId="77777777" w:rsidR="00830E7B" w:rsidRPr="00D94FF6" w:rsidRDefault="00830E7B" w:rsidP="00830E7B">
            <w:pPr>
              <w:rPr>
                <w:rFonts w:ascii="Intel Clear" w:hAnsi="Intel Clear" w:cs="Intel Clear"/>
                <w:color w:val="0000FF"/>
              </w:rPr>
            </w:pPr>
          </w:p>
        </w:tc>
      </w:tr>
      <w:tr w:rsidR="00830E7B" w:rsidRPr="00D94FF6" w14:paraId="2D141289" w14:textId="77777777" w:rsidTr="00830E7B">
        <w:trPr>
          <w:trHeight w:val="340"/>
        </w:trPr>
        <w:tc>
          <w:tcPr>
            <w:tcW w:w="2789" w:type="dxa"/>
            <w:tcBorders>
              <w:top w:val="single" w:sz="8" w:space="0" w:color="78C0D4"/>
              <w:left w:val="single" w:sz="8" w:space="0" w:color="78C0D4"/>
              <w:bottom w:val="single" w:sz="8" w:space="0" w:color="78C0D4"/>
              <w:right w:val="single" w:sz="8" w:space="0" w:color="78C0D4"/>
            </w:tcBorders>
            <w:shd w:val="clear" w:color="auto" w:fill="DAEEF3"/>
          </w:tcPr>
          <w:p w14:paraId="239412C8" w14:textId="77777777" w:rsidR="00830E7B" w:rsidRPr="00D94FF6" w:rsidRDefault="00830E7B" w:rsidP="00830E7B">
            <w:pPr>
              <w:rPr>
                <w:rFonts w:ascii="Intel Clear" w:hAnsi="Intel Clear" w:cs="Intel Clear"/>
                <w:b/>
                <w:bCs/>
                <w:color w:val="0000FF"/>
              </w:rPr>
            </w:pPr>
            <w:r w:rsidRPr="00D94FF6">
              <w:rPr>
                <w:rFonts w:ascii="Intel Clear" w:hAnsi="Intel Clear" w:cs="Intel Clear"/>
                <w:b/>
                <w:bCs/>
                <w:color w:val="0000FF"/>
              </w:rPr>
              <w:t>fscan_ret_ctrl</w:t>
            </w:r>
          </w:p>
        </w:tc>
        <w:tc>
          <w:tcPr>
            <w:tcW w:w="1465" w:type="dxa"/>
            <w:tcBorders>
              <w:top w:val="single" w:sz="8" w:space="0" w:color="78C0D4"/>
              <w:left w:val="single" w:sz="8" w:space="0" w:color="78C0D4"/>
              <w:bottom w:val="single" w:sz="8" w:space="0" w:color="78C0D4"/>
              <w:right w:val="single" w:sz="8" w:space="0" w:color="78C0D4"/>
            </w:tcBorders>
            <w:shd w:val="clear" w:color="auto" w:fill="DAEEF3"/>
          </w:tcPr>
          <w:p w14:paraId="02A14858"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input</w:t>
            </w:r>
          </w:p>
        </w:tc>
        <w:tc>
          <w:tcPr>
            <w:tcW w:w="5682" w:type="dxa"/>
            <w:tcBorders>
              <w:top w:val="single" w:sz="8" w:space="0" w:color="78C0D4"/>
              <w:left w:val="single" w:sz="8" w:space="0" w:color="78C0D4"/>
              <w:bottom w:val="single" w:sz="8" w:space="0" w:color="78C0D4"/>
              <w:right w:val="single" w:sz="8" w:space="0" w:color="78C0D4"/>
            </w:tcBorders>
            <w:shd w:val="clear" w:color="auto" w:fill="DAEEF3"/>
          </w:tcPr>
          <w:p w14:paraId="0061089A" w14:textId="77777777" w:rsidR="00830E7B" w:rsidRPr="00D94FF6" w:rsidRDefault="00830E7B" w:rsidP="00830E7B">
            <w:pPr>
              <w:rPr>
                <w:rFonts w:ascii="Intel Clear" w:hAnsi="Intel Clear" w:cs="Intel Clear"/>
                <w:color w:val="0000FF"/>
              </w:rPr>
            </w:pPr>
            <w:r w:rsidRPr="00D94FF6">
              <w:rPr>
                <w:rFonts w:ascii="Intel Clear" w:hAnsi="Intel Clear" w:cs="Intel Clear"/>
                <w:color w:val="0000FF"/>
              </w:rPr>
              <w:t>DFX Scan Control for pgcb_sleep.  This should be connected to a top-level port of the SIP with the same name.</w:t>
            </w:r>
          </w:p>
          <w:p w14:paraId="2593AB01" w14:textId="77777777" w:rsidR="00830E7B" w:rsidRPr="00D94FF6" w:rsidRDefault="00830E7B" w:rsidP="00830E7B">
            <w:pPr>
              <w:rPr>
                <w:rFonts w:ascii="Intel Clear" w:hAnsi="Intel Clear" w:cs="Intel Clear"/>
                <w:color w:val="0000FF"/>
              </w:rPr>
            </w:pPr>
          </w:p>
        </w:tc>
      </w:tr>
    </w:tbl>
    <w:p w14:paraId="7617DECB" w14:textId="77777777" w:rsidR="00830E7B" w:rsidRPr="00D94FF6" w:rsidRDefault="00830E7B" w:rsidP="00830E7B">
      <w:pPr>
        <w:rPr>
          <w:rFonts w:ascii="Intel Clear" w:hAnsi="Intel Clear" w:cs="Intel Clear"/>
          <w:b/>
        </w:rPr>
      </w:pPr>
    </w:p>
    <w:p w14:paraId="0CCB0776" w14:textId="77777777" w:rsidR="005D687C" w:rsidRPr="00D94FF6" w:rsidRDefault="005D687C">
      <w:pPr>
        <w:pStyle w:val="Heading4"/>
        <w:rPr>
          <w:rFonts w:ascii="Intel Clear" w:hAnsi="Intel Clear" w:cs="Intel Clear"/>
        </w:rPr>
      </w:pPr>
      <w:r w:rsidRPr="00D94FF6">
        <w:rPr>
          <w:rFonts w:ascii="Intel Clear" w:hAnsi="Intel Clear" w:cs="Intel Clear"/>
        </w:rPr>
        <w:t xml:space="preserve">Timer </w:t>
      </w:r>
      <w:r w:rsidR="00431437" w:rsidRPr="00D94FF6">
        <w:rPr>
          <w:rFonts w:ascii="Intel Clear" w:hAnsi="Intel Clear" w:cs="Intel Clear"/>
        </w:rPr>
        <w:t>and Configuration S</w:t>
      </w:r>
      <w:r w:rsidR="00290483" w:rsidRPr="00D94FF6">
        <w:rPr>
          <w:rFonts w:ascii="Intel Clear" w:hAnsi="Intel Clear" w:cs="Intel Clear"/>
        </w:rPr>
        <w:t>ignal Requirements</w:t>
      </w:r>
    </w:p>
    <w:p w14:paraId="63E9FB21" w14:textId="77777777" w:rsidR="00290483" w:rsidRPr="00D94FF6" w:rsidRDefault="00290483" w:rsidP="006044EF">
      <w:pPr>
        <w:rPr>
          <w:rFonts w:ascii="Intel Clear" w:hAnsi="Intel Clear" w:cs="Intel Clear"/>
        </w:rPr>
      </w:pPr>
    </w:p>
    <w:p w14:paraId="225402D9" w14:textId="77777777" w:rsidR="00444BB7" w:rsidRPr="00D94FF6" w:rsidRDefault="002B191E" w:rsidP="006044EF">
      <w:pPr>
        <w:rPr>
          <w:rFonts w:ascii="Intel Clear" w:hAnsi="Intel Clear" w:cs="Intel Clear"/>
        </w:rPr>
      </w:pPr>
      <w:r w:rsidRPr="00D94FF6">
        <w:rPr>
          <w:rFonts w:ascii="Intel Clear" w:hAnsi="Intel Clear" w:cs="Intel Clear"/>
        </w:rPr>
        <w:t>Any timer and/or other configuration signal that is used by the PGCB for the IP-Inaccessible PG Exit flow or for the IP-Inaccessible PG Entry flow needs to be either hard-wired or driven from the AON/Ungated domain.</w:t>
      </w:r>
      <w:r w:rsidR="00D860D8" w:rsidRPr="00D94FF6">
        <w:rPr>
          <w:rFonts w:ascii="Intel Clear" w:hAnsi="Intel Clear" w:cs="Intel Clear"/>
        </w:rPr>
        <w:t xml:space="preserve"> It is recommended that all timers used for the IP-Inaccessible PG Exit flow </w:t>
      </w:r>
      <w:r w:rsidR="00D860D8" w:rsidRPr="00D94FF6">
        <w:rPr>
          <w:rFonts w:ascii="Intel Clear" w:hAnsi="Intel Clear" w:cs="Intel Clear"/>
          <w:b/>
        </w:rPr>
        <w:t>be hard-wired to a safe value</w:t>
      </w:r>
      <w:r w:rsidR="00D860D8" w:rsidRPr="00D94FF6">
        <w:rPr>
          <w:rFonts w:ascii="Intel Clear" w:hAnsi="Intel Clear" w:cs="Intel Clear"/>
        </w:rPr>
        <w:t xml:space="preserve"> </w:t>
      </w:r>
      <w:r w:rsidR="0096157D" w:rsidRPr="00D94FF6">
        <w:rPr>
          <w:rFonts w:ascii="Intel Clear" w:hAnsi="Intel Clear" w:cs="Intel Clear"/>
        </w:rPr>
        <w:t xml:space="preserve"> or have a </w:t>
      </w:r>
      <w:r w:rsidR="0096157D" w:rsidRPr="00D94FF6">
        <w:rPr>
          <w:rFonts w:ascii="Intel Clear" w:hAnsi="Intel Clear" w:cs="Intel Clear"/>
          <w:b/>
        </w:rPr>
        <w:t>safe default value</w:t>
      </w:r>
      <w:r w:rsidR="0096157D" w:rsidRPr="00D94FF6">
        <w:rPr>
          <w:rFonts w:ascii="Intel Clear" w:hAnsi="Intel Clear" w:cs="Intel Clear"/>
        </w:rPr>
        <w:t xml:space="preserve"> if driven from configuration registers in AON domain </w:t>
      </w:r>
      <w:r w:rsidR="00D860D8" w:rsidRPr="00D94FF6">
        <w:rPr>
          <w:rFonts w:ascii="Intel Clear" w:hAnsi="Intel Clear" w:cs="Intel Clear"/>
        </w:rPr>
        <w:t>(since these are used in the first boot</w:t>
      </w:r>
      <w:r w:rsidR="009D74A6" w:rsidRPr="00D94FF6">
        <w:rPr>
          <w:rFonts w:ascii="Intel Clear" w:hAnsi="Intel Clear" w:cs="Intel Clear"/>
        </w:rPr>
        <w:t>, with possibly no easy way to access them before these are used</w:t>
      </w:r>
      <w:r w:rsidR="00D860D8" w:rsidRPr="00D94FF6">
        <w:rPr>
          <w:rFonts w:ascii="Intel Clear" w:hAnsi="Intel Clear" w:cs="Intel Clear"/>
        </w:rPr>
        <w:t>).</w:t>
      </w:r>
    </w:p>
    <w:p w14:paraId="0BFDFADA" w14:textId="77777777" w:rsidR="001B247E" w:rsidRPr="00D94FF6" w:rsidRDefault="001B247E" w:rsidP="006044EF">
      <w:pPr>
        <w:rPr>
          <w:rFonts w:ascii="Intel Clear" w:hAnsi="Intel Clear" w:cs="Intel Clear"/>
        </w:rPr>
      </w:pPr>
    </w:p>
    <w:p w14:paraId="298D43A1" w14:textId="77777777" w:rsidR="001B247E" w:rsidRPr="00D94FF6" w:rsidRDefault="001B247E" w:rsidP="006044EF">
      <w:pPr>
        <w:rPr>
          <w:rFonts w:ascii="Intel Clear" w:hAnsi="Intel Clear" w:cs="Intel Clear"/>
        </w:rPr>
      </w:pPr>
      <w:r w:rsidRPr="00D94FF6">
        <w:rPr>
          <w:rFonts w:ascii="Intel Clear" w:hAnsi="Intel Clear" w:cs="Intel Clear"/>
        </w:rPr>
        <w:t>Note that there are several timer values that are common to both IP-Accessible and IP-Inaccessible flows. For these timer signals, the requirements (given above) for IP-Inaccessible flow are applicable.</w:t>
      </w:r>
      <w:r w:rsidR="003865D1" w:rsidRPr="00D94FF6">
        <w:rPr>
          <w:rFonts w:ascii="Intel Clear" w:hAnsi="Intel Clear" w:cs="Intel Clear"/>
        </w:rPr>
        <w:t xml:space="preserve"> Under no condition should such timer signals be driven from the IP block’s PGD. </w:t>
      </w:r>
      <w:r w:rsidRPr="00D94FF6">
        <w:rPr>
          <w:rFonts w:ascii="Intel Clear" w:hAnsi="Intel Clear" w:cs="Intel Clear"/>
        </w:rPr>
        <w:t xml:space="preserve"> </w:t>
      </w:r>
    </w:p>
    <w:p w14:paraId="2B684770" w14:textId="77777777" w:rsidR="00444BB7" w:rsidRPr="00D94FF6" w:rsidRDefault="00444BB7" w:rsidP="006044EF">
      <w:pPr>
        <w:rPr>
          <w:rFonts w:ascii="Intel Clear" w:hAnsi="Intel Clear" w:cs="Intel Clear"/>
        </w:rPr>
      </w:pPr>
    </w:p>
    <w:p w14:paraId="5A896642" w14:textId="231593B1" w:rsidR="002B191E" w:rsidRPr="00D94FF6" w:rsidRDefault="00444BB7" w:rsidP="006044EF">
      <w:pPr>
        <w:rPr>
          <w:rFonts w:ascii="Intel Clear" w:hAnsi="Intel Clear" w:cs="Intel Clear"/>
        </w:rPr>
      </w:pPr>
      <w:r w:rsidRPr="00D94FF6">
        <w:rPr>
          <w:rFonts w:ascii="Intel Clear" w:hAnsi="Intel Clear" w:cs="Intel Clear"/>
        </w:rPr>
        <w:t>The configuration signal, “</w:t>
      </w:r>
      <w:r w:rsidRPr="00D94FF6">
        <w:rPr>
          <w:rFonts w:ascii="Intel Clear" w:hAnsi="Intel Clear" w:cs="Intel Clear"/>
          <w:bCs/>
          <w:szCs w:val="16"/>
        </w:rPr>
        <w:t>ip_pgcb_frc_clk_srst_</w:t>
      </w:r>
      <w:r w:rsidR="007E6EAB" w:rsidRPr="00D94FF6">
        <w:rPr>
          <w:rFonts w:ascii="Intel Clear" w:hAnsi="Intel Clear" w:cs="Intel Clear"/>
          <w:bCs/>
          <w:szCs w:val="16"/>
        </w:rPr>
        <w:t>cc_</w:t>
      </w:r>
      <w:r w:rsidRPr="00D94FF6">
        <w:rPr>
          <w:rFonts w:ascii="Intel Clear" w:hAnsi="Intel Clear" w:cs="Intel Clear"/>
          <w:bCs/>
          <w:szCs w:val="16"/>
        </w:rPr>
        <w:t>en” is applicable for both IP-Inaccessible PG Exit flow and IP-Accessible PG Exit flow. Hence, this cannot be driven from a configuration register in the PGD of the IP. One option is to drive this through a strap or hard-wire this to a specific value</w:t>
      </w:r>
      <w:r w:rsidR="001030A0" w:rsidRPr="00D94FF6">
        <w:rPr>
          <w:rFonts w:ascii="Intel Clear" w:hAnsi="Intel Clear" w:cs="Intel Clear"/>
          <w:bCs/>
          <w:szCs w:val="16"/>
        </w:rPr>
        <w:t xml:space="preserve">. If configurability is really needed, the IP block should drive this signal from a register in the AON/ungated domain. </w:t>
      </w:r>
      <w:r w:rsidRPr="00D94FF6">
        <w:rPr>
          <w:rFonts w:ascii="Intel Clear" w:hAnsi="Intel Clear" w:cs="Intel Clear"/>
        </w:rPr>
        <w:t xml:space="preserve"> </w:t>
      </w:r>
      <w:r w:rsidR="00D860D8" w:rsidRPr="00D94FF6">
        <w:rPr>
          <w:rFonts w:ascii="Intel Clear" w:hAnsi="Intel Clear" w:cs="Intel Clear"/>
        </w:rPr>
        <w:t xml:space="preserve"> </w:t>
      </w:r>
      <w:r w:rsidR="002B191E" w:rsidRPr="00D94FF6">
        <w:rPr>
          <w:rFonts w:ascii="Intel Clear" w:hAnsi="Intel Clear" w:cs="Intel Clear"/>
        </w:rPr>
        <w:t xml:space="preserve">  </w:t>
      </w:r>
    </w:p>
    <w:p w14:paraId="6424D242" w14:textId="77777777" w:rsidR="002B191E" w:rsidRPr="00D94FF6" w:rsidRDefault="002B191E" w:rsidP="006044EF">
      <w:pPr>
        <w:rPr>
          <w:rFonts w:ascii="Intel Clear" w:hAnsi="Intel Clear" w:cs="Intel Clear"/>
        </w:rPr>
      </w:pPr>
    </w:p>
    <w:p w14:paraId="73A31779" w14:textId="77777777" w:rsidR="00290483" w:rsidRPr="00D94FF6" w:rsidRDefault="002B191E" w:rsidP="006044EF">
      <w:pPr>
        <w:rPr>
          <w:rFonts w:ascii="Intel Clear" w:hAnsi="Intel Clear" w:cs="Intel Clear"/>
        </w:rPr>
      </w:pPr>
      <w:r w:rsidRPr="00D94FF6">
        <w:rPr>
          <w:rFonts w:ascii="Intel Clear" w:hAnsi="Intel Clear" w:cs="Intel Clear"/>
        </w:rPr>
        <w:t xml:space="preserve">All others may be driven from configuration registers within the PGD, but these need to be passed through isolation latches in that case. Some or all of these signals may also be hard-wired. </w:t>
      </w:r>
    </w:p>
    <w:p w14:paraId="52C87391" w14:textId="77777777" w:rsidR="00290483" w:rsidRPr="00D94FF6" w:rsidRDefault="00290483" w:rsidP="006044EF">
      <w:pPr>
        <w:rPr>
          <w:rFonts w:ascii="Intel Clear" w:hAnsi="Intel Clear" w:cs="Intel Clear"/>
        </w:rPr>
      </w:pPr>
    </w:p>
    <w:p w14:paraId="6F067031" w14:textId="77777777" w:rsidR="006044EF" w:rsidRPr="00D94FF6" w:rsidRDefault="006044EF" w:rsidP="006044EF">
      <w:pPr>
        <w:rPr>
          <w:rFonts w:ascii="Intel Clear" w:hAnsi="Intel Clear" w:cs="Intel Clear"/>
        </w:rPr>
      </w:pPr>
      <w:r w:rsidRPr="00D94FF6">
        <w:rPr>
          <w:rFonts w:ascii="Intel Clear" w:hAnsi="Intel Clear" w:cs="Intel Clear"/>
        </w:rPr>
        <w:t xml:space="preserve">The PGCB implements a shared counter that is loaded with different times based on the cfg_t* inputs.  The following table describes the PGCB FSM states where the various cfg_t* inputs are used.  </w:t>
      </w:r>
    </w:p>
    <w:p w14:paraId="650B04EE" w14:textId="77777777" w:rsidR="00B02FAA" w:rsidRPr="00D94FF6" w:rsidRDefault="00B02FAA" w:rsidP="006044EF">
      <w:pPr>
        <w:rPr>
          <w:rFonts w:ascii="Intel Clear" w:hAnsi="Intel Clear" w:cs="Intel Clear"/>
        </w:rPr>
      </w:pPr>
    </w:p>
    <w:p w14:paraId="72C9057C" w14:textId="77777777" w:rsidR="00B02FAA" w:rsidRPr="00D94FF6" w:rsidRDefault="00B02FAA" w:rsidP="006044EF">
      <w:pPr>
        <w:rPr>
          <w:rFonts w:ascii="Intel Clear" w:hAnsi="Intel Clear" w:cs="Intel Clear"/>
        </w:rPr>
      </w:pPr>
      <w:r w:rsidRPr="00D94FF6">
        <w:rPr>
          <w:rFonts w:ascii="Intel Clear" w:hAnsi="Intel Clear" w:cs="Intel Clear"/>
        </w:rPr>
        <w:t xml:space="preserve">For recommended values of the timers, these are the following considerations: </w:t>
      </w:r>
    </w:p>
    <w:p w14:paraId="24E45CE3" w14:textId="77777777" w:rsidR="003C0D00" w:rsidRPr="00D94FF6" w:rsidRDefault="003C0D00" w:rsidP="00934BD4">
      <w:pPr>
        <w:pStyle w:val="ListParagraph"/>
        <w:numPr>
          <w:ilvl w:val="0"/>
          <w:numId w:val="48"/>
        </w:numPr>
        <w:rPr>
          <w:rFonts w:ascii="Intel Clear" w:hAnsi="Intel Clear" w:cs="Intel Clear"/>
        </w:rPr>
      </w:pPr>
      <w:r w:rsidRPr="00D94FF6">
        <w:rPr>
          <w:rFonts w:ascii="Intel Clear" w:hAnsi="Intel Clear" w:cs="Intel Clear"/>
        </w:rPr>
        <w:lastRenderedPageBreak/>
        <w:t>For values that relate to analog behavior (such as isolation activation or removal, sleep signal assertion or de-assertion), 2 clocks or larger values should be used.</w:t>
      </w:r>
    </w:p>
    <w:p w14:paraId="67CC273C" w14:textId="77777777" w:rsidR="00B02FAA" w:rsidRPr="00D94FF6" w:rsidRDefault="003C0D00" w:rsidP="00934BD4">
      <w:pPr>
        <w:pStyle w:val="ListParagraph"/>
        <w:numPr>
          <w:ilvl w:val="0"/>
          <w:numId w:val="48"/>
        </w:numPr>
        <w:rPr>
          <w:rFonts w:ascii="Intel Clear" w:hAnsi="Intel Clear" w:cs="Intel Clear"/>
        </w:rPr>
      </w:pPr>
      <w:r w:rsidRPr="00D94FF6">
        <w:rPr>
          <w:rFonts w:ascii="Intel Clear" w:hAnsi="Intel Clear" w:cs="Intel Clear"/>
        </w:rPr>
        <w:t xml:space="preserve">Two sets of values are provided – the first related </w:t>
      </w:r>
      <w:r w:rsidR="00B02FAA" w:rsidRPr="00D94FF6">
        <w:rPr>
          <w:rFonts w:ascii="Intel Clear" w:hAnsi="Intel Clear" w:cs="Intel Clear"/>
        </w:rPr>
        <w:t xml:space="preserve">to IP blocks that use a slow clock as the pgcb_clk (e.g. 12 MHz). </w:t>
      </w:r>
      <w:r w:rsidRPr="00D94FF6">
        <w:rPr>
          <w:rFonts w:ascii="Intel Clear" w:hAnsi="Intel Clear" w:cs="Intel Clear"/>
        </w:rPr>
        <w:t xml:space="preserve">The second set of values (in parentheses) is applicable for </w:t>
      </w:r>
      <w:r w:rsidR="00B02FAA" w:rsidRPr="00D94FF6">
        <w:rPr>
          <w:rFonts w:ascii="Intel Clear" w:hAnsi="Intel Clear" w:cs="Intel Clear"/>
        </w:rPr>
        <w:t>IP blocks that use a faster clock</w:t>
      </w:r>
      <w:r w:rsidR="00692F21" w:rsidRPr="00D94FF6">
        <w:rPr>
          <w:rFonts w:ascii="Intel Clear" w:hAnsi="Intel Clear" w:cs="Intel Clear"/>
        </w:rPr>
        <w:t xml:space="preserve"> </w:t>
      </w:r>
      <w:r w:rsidRPr="00D94FF6">
        <w:rPr>
          <w:rFonts w:ascii="Intel Clear" w:hAnsi="Intel Clear" w:cs="Intel Clear"/>
        </w:rPr>
        <w:t xml:space="preserve">as pgcb_clk </w:t>
      </w:r>
      <w:r w:rsidR="00692F21" w:rsidRPr="00D94FF6">
        <w:rPr>
          <w:rFonts w:ascii="Intel Clear" w:hAnsi="Intel Clear" w:cs="Intel Clear"/>
        </w:rPr>
        <w:t xml:space="preserve">(and the IP block </w:t>
      </w:r>
      <w:r w:rsidRPr="00D94FF6">
        <w:rPr>
          <w:rFonts w:ascii="Intel Clear" w:hAnsi="Intel Clear" w:cs="Intel Clear"/>
        </w:rPr>
        <w:t xml:space="preserve">potentially </w:t>
      </w:r>
      <w:r w:rsidR="00692F21" w:rsidRPr="00D94FF6">
        <w:rPr>
          <w:rFonts w:ascii="Intel Clear" w:hAnsi="Intel Clear" w:cs="Intel Clear"/>
        </w:rPr>
        <w:t>uses other slower clocks as part of the PGD)</w:t>
      </w:r>
    </w:p>
    <w:p w14:paraId="1E0A2089" w14:textId="77777777" w:rsidR="00692F21" w:rsidRPr="00D94FF6" w:rsidRDefault="00692F21" w:rsidP="00934BD4">
      <w:pPr>
        <w:pStyle w:val="ListParagraph"/>
        <w:numPr>
          <w:ilvl w:val="0"/>
          <w:numId w:val="48"/>
        </w:numPr>
        <w:rPr>
          <w:rFonts w:ascii="Intel Clear" w:hAnsi="Intel Clear" w:cs="Intel Clear"/>
        </w:rPr>
      </w:pPr>
      <w:r w:rsidRPr="00D94FF6">
        <w:rPr>
          <w:rFonts w:ascii="Intel Clear" w:hAnsi="Intel Clear" w:cs="Intel Clear"/>
        </w:rPr>
        <w:t>For IP blocks that support IP-Accessible PG in Sx/CMOFF state (before BIOS has an opportunity to program the values), the default values for IP-Accessible timers should also be chosen to be “safe”</w:t>
      </w:r>
      <w:r w:rsidR="003C0D00" w:rsidRPr="00D94FF6">
        <w:rPr>
          <w:rFonts w:ascii="Intel Clear" w:hAnsi="Intel Clear" w:cs="Intel Clear"/>
        </w:rPr>
        <w:t xml:space="preserve"> (conservative).</w:t>
      </w:r>
    </w:p>
    <w:p w14:paraId="058EE54A" w14:textId="77777777" w:rsidR="003C0D00" w:rsidRPr="00D94FF6" w:rsidRDefault="003C0D00" w:rsidP="00934BD4">
      <w:pPr>
        <w:pStyle w:val="ListParagraph"/>
        <w:numPr>
          <w:ilvl w:val="0"/>
          <w:numId w:val="48"/>
        </w:numPr>
        <w:rPr>
          <w:rFonts w:ascii="Intel Clear" w:hAnsi="Intel Clear" w:cs="Intel Clear"/>
        </w:rPr>
      </w:pPr>
      <w:r w:rsidRPr="00D94FF6">
        <w:rPr>
          <w:rFonts w:ascii="Intel Clear" w:hAnsi="Intel Clear" w:cs="Intel Clear"/>
        </w:rPr>
        <w:t xml:space="preserve">The given values are recommendations – not requirements. IP blocks are encouraged to review the design/analyze the analog considerations and other risk factors in selecting the final values. </w:t>
      </w:r>
    </w:p>
    <w:p w14:paraId="55FF003A" w14:textId="77777777" w:rsidR="003C0D00" w:rsidRPr="00D94FF6" w:rsidRDefault="003C0D00" w:rsidP="003C0D00">
      <w:pPr>
        <w:ind w:left="360"/>
        <w:rPr>
          <w:rFonts w:ascii="Intel Clear" w:hAnsi="Intel Clear" w:cs="Intel Clear"/>
        </w:rPr>
      </w:pPr>
    </w:p>
    <w:p w14:paraId="32B8A1B0" w14:textId="77777777" w:rsidR="00B02FAA" w:rsidRPr="00D94FF6" w:rsidRDefault="00692F21" w:rsidP="00692F21">
      <w:pPr>
        <w:rPr>
          <w:rFonts w:ascii="Intel Clear" w:hAnsi="Intel Clear" w:cs="Intel Clear"/>
        </w:rPr>
      </w:pPr>
      <w:r w:rsidRPr="00D94FF6">
        <w:rPr>
          <w:rFonts w:ascii="Intel Clear" w:hAnsi="Intel Clear" w:cs="Intel Clear"/>
        </w:rPr>
        <w:t xml:space="preserve"> </w:t>
      </w:r>
      <w:r w:rsidR="00B02FAA" w:rsidRPr="00D94FF6">
        <w:rPr>
          <w:rFonts w:ascii="Intel Clear" w:hAnsi="Intel Clear" w:cs="Intel Clear"/>
        </w:rPr>
        <w:t xml:space="preserve"> </w:t>
      </w:r>
    </w:p>
    <w:p w14:paraId="701FB700" w14:textId="77777777" w:rsidR="006044EF" w:rsidRPr="00D94FF6" w:rsidRDefault="006044EF" w:rsidP="006044EF">
      <w:pPr>
        <w:rPr>
          <w:rFonts w:ascii="Intel Clear" w:hAnsi="Intel Clear" w:cs="Intel Clear"/>
        </w:rPr>
      </w:pPr>
    </w:p>
    <w:tbl>
      <w:tblPr>
        <w:tblW w:w="1081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ayout w:type="fixed"/>
        <w:tblLook w:val="04A0" w:firstRow="1" w:lastRow="0" w:firstColumn="1" w:lastColumn="0" w:noHBand="0" w:noVBand="1"/>
      </w:tblPr>
      <w:tblGrid>
        <w:gridCol w:w="468"/>
        <w:gridCol w:w="1800"/>
        <w:gridCol w:w="2250"/>
        <w:gridCol w:w="1710"/>
        <w:gridCol w:w="1620"/>
        <w:gridCol w:w="2962"/>
      </w:tblGrid>
      <w:tr w:rsidR="00812C68" w:rsidRPr="00D94FF6" w14:paraId="4206DE68"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B6DDE8"/>
          </w:tcPr>
          <w:p w14:paraId="0BBC6195" w14:textId="77777777" w:rsidR="00812C68" w:rsidRPr="00D94FF6" w:rsidRDefault="00812C68" w:rsidP="00830E7B">
            <w:pPr>
              <w:rPr>
                <w:rFonts w:ascii="Intel Clear" w:hAnsi="Intel Clear" w:cs="Intel Clear"/>
                <w:b/>
                <w:bCs/>
                <w:color w:val="0000FF"/>
                <w:sz w:val="18"/>
                <w:szCs w:val="18"/>
              </w:rPr>
            </w:pPr>
            <w:r w:rsidRPr="00D94FF6">
              <w:rPr>
                <w:rFonts w:ascii="Intel Clear" w:hAnsi="Intel Clear" w:cs="Intel Clear"/>
                <w:b/>
                <w:bCs/>
                <w:color w:val="0000FF"/>
                <w:sz w:val="18"/>
                <w:szCs w:val="18"/>
              </w:rPr>
              <w:t>#</w:t>
            </w:r>
          </w:p>
        </w:tc>
        <w:tc>
          <w:tcPr>
            <w:tcW w:w="1800" w:type="dxa"/>
            <w:tcBorders>
              <w:top w:val="single" w:sz="8" w:space="0" w:color="78C0D4"/>
              <w:left w:val="single" w:sz="8" w:space="0" w:color="78C0D4"/>
              <w:bottom w:val="single" w:sz="8" w:space="0" w:color="78C0D4"/>
              <w:right w:val="single" w:sz="8" w:space="0" w:color="78C0D4"/>
            </w:tcBorders>
            <w:shd w:val="clear" w:color="auto" w:fill="B6DDE8"/>
          </w:tcPr>
          <w:p w14:paraId="54F837DE" w14:textId="77777777" w:rsidR="00812C68" w:rsidRPr="00D94FF6" w:rsidRDefault="00812C68" w:rsidP="00830E7B">
            <w:pPr>
              <w:rPr>
                <w:rFonts w:ascii="Intel Clear" w:hAnsi="Intel Clear" w:cs="Intel Clear"/>
                <w:b/>
                <w:bCs/>
                <w:color w:val="0000FF"/>
                <w:sz w:val="18"/>
                <w:szCs w:val="18"/>
              </w:rPr>
            </w:pPr>
            <w:r w:rsidRPr="00D94FF6">
              <w:rPr>
                <w:rFonts w:ascii="Intel Clear" w:hAnsi="Intel Clear" w:cs="Intel Clear"/>
                <w:b/>
                <w:bCs/>
                <w:color w:val="0000FF"/>
                <w:sz w:val="18"/>
                <w:szCs w:val="18"/>
              </w:rPr>
              <w:t>Timer</w:t>
            </w:r>
          </w:p>
        </w:tc>
        <w:tc>
          <w:tcPr>
            <w:tcW w:w="2250" w:type="dxa"/>
            <w:tcBorders>
              <w:top w:val="single" w:sz="8" w:space="0" w:color="78C0D4"/>
              <w:left w:val="single" w:sz="8" w:space="0" w:color="78C0D4"/>
              <w:bottom w:val="single" w:sz="8" w:space="0" w:color="78C0D4"/>
              <w:right w:val="single" w:sz="8" w:space="0" w:color="78C0D4"/>
            </w:tcBorders>
            <w:shd w:val="clear" w:color="auto" w:fill="B6DDE8"/>
          </w:tcPr>
          <w:p w14:paraId="518415F7" w14:textId="77777777" w:rsidR="00812C68" w:rsidRPr="00D94FF6" w:rsidRDefault="00812C68" w:rsidP="00830E7B">
            <w:pPr>
              <w:rPr>
                <w:rFonts w:ascii="Intel Clear" w:hAnsi="Intel Clear" w:cs="Intel Clear"/>
                <w:b/>
                <w:bCs/>
                <w:color w:val="0000FF"/>
                <w:sz w:val="18"/>
                <w:szCs w:val="18"/>
              </w:rPr>
            </w:pPr>
            <w:r w:rsidRPr="00D94FF6">
              <w:rPr>
                <w:rFonts w:ascii="Intel Clear" w:hAnsi="Intel Clear" w:cs="Intel Clear"/>
                <w:b/>
                <w:bCs/>
                <w:color w:val="0000FF"/>
                <w:sz w:val="18"/>
                <w:szCs w:val="18"/>
              </w:rPr>
              <w:t>Conditions</w:t>
            </w:r>
          </w:p>
        </w:tc>
        <w:tc>
          <w:tcPr>
            <w:tcW w:w="1710" w:type="dxa"/>
            <w:tcBorders>
              <w:top w:val="single" w:sz="8" w:space="0" w:color="78C0D4"/>
              <w:left w:val="single" w:sz="8" w:space="0" w:color="78C0D4"/>
              <w:bottom w:val="single" w:sz="8" w:space="0" w:color="78C0D4"/>
              <w:right w:val="single" w:sz="8" w:space="0" w:color="78C0D4"/>
            </w:tcBorders>
            <w:shd w:val="clear" w:color="auto" w:fill="B6DDE8"/>
          </w:tcPr>
          <w:p w14:paraId="534B8829" w14:textId="77777777" w:rsidR="00812C68" w:rsidRPr="00D94FF6" w:rsidRDefault="00812C68" w:rsidP="00830E7B">
            <w:pPr>
              <w:rPr>
                <w:rFonts w:ascii="Intel Clear" w:hAnsi="Intel Clear" w:cs="Intel Clear"/>
                <w:b/>
                <w:bCs/>
                <w:color w:val="0000FF"/>
                <w:sz w:val="18"/>
                <w:szCs w:val="18"/>
              </w:rPr>
            </w:pPr>
            <w:r w:rsidRPr="00D94FF6">
              <w:rPr>
                <w:rFonts w:ascii="Intel Clear" w:hAnsi="Intel Clear" w:cs="Intel Clear"/>
                <w:b/>
                <w:bCs/>
                <w:color w:val="0000FF"/>
                <w:sz w:val="18"/>
                <w:szCs w:val="18"/>
              </w:rPr>
              <w:t>From State</w:t>
            </w:r>
          </w:p>
        </w:tc>
        <w:tc>
          <w:tcPr>
            <w:tcW w:w="1620" w:type="dxa"/>
            <w:tcBorders>
              <w:top w:val="single" w:sz="8" w:space="0" w:color="78C0D4"/>
              <w:left w:val="single" w:sz="8" w:space="0" w:color="78C0D4"/>
              <w:bottom w:val="single" w:sz="8" w:space="0" w:color="78C0D4"/>
              <w:right w:val="single" w:sz="8" w:space="0" w:color="78C0D4"/>
            </w:tcBorders>
            <w:shd w:val="clear" w:color="auto" w:fill="B6DDE8"/>
          </w:tcPr>
          <w:p w14:paraId="13B36829" w14:textId="77777777" w:rsidR="00812C68" w:rsidRPr="00D94FF6" w:rsidRDefault="00812C68" w:rsidP="00830E7B">
            <w:pPr>
              <w:rPr>
                <w:rFonts w:ascii="Intel Clear" w:hAnsi="Intel Clear" w:cs="Intel Clear"/>
                <w:b/>
                <w:bCs/>
                <w:color w:val="0000FF"/>
                <w:sz w:val="18"/>
                <w:szCs w:val="18"/>
              </w:rPr>
            </w:pPr>
            <w:r w:rsidRPr="00D94FF6">
              <w:rPr>
                <w:rFonts w:ascii="Intel Clear" w:hAnsi="Intel Clear" w:cs="Intel Clear"/>
                <w:b/>
                <w:bCs/>
                <w:color w:val="0000FF"/>
                <w:sz w:val="18"/>
                <w:szCs w:val="18"/>
              </w:rPr>
              <w:t>To State</w:t>
            </w:r>
          </w:p>
        </w:tc>
        <w:tc>
          <w:tcPr>
            <w:tcW w:w="2962" w:type="dxa"/>
            <w:tcBorders>
              <w:top w:val="single" w:sz="8" w:space="0" w:color="78C0D4"/>
              <w:left w:val="single" w:sz="8" w:space="0" w:color="78C0D4"/>
              <w:bottom w:val="single" w:sz="8" w:space="0" w:color="78C0D4"/>
              <w:right w:val="single" w:sz="8" w:space="0" w:color="78C0D4"/>
            </w:tcBorders>
            <w:shd w:val="clear" w:color="auto" w:fill="B6DDE8"/>
          </w:tcPr>
          <w:p w14:paraId="64AFA982" w14:textId="77777777" w:rsidR="00812C68" w:rsidRPr="00D94FF6" w:rsidRDefault="00A77AC4" w:rsidP="00830E7B">
            <w:pPr>
              <w:rPr>
                <w:rFonts w:ascii="Intel Clear" w:hAnsi="Intel Clear" w:cs="Intel Clear"/>
                <w:b/>
                <w:bCs/>
                <w:color w:val="0000FF"/>
                <w:sz w:val="18"/>
                <w:szCs w:val="18"/>
              </w:rPr>
            </w:pPr>
            <w:r w:rsidRPr="00D94FF6">
              <w:rPr>
                <w:rFonts w:ascii="Intel Clear" w:hAnsi="Intel Clear" w:cs="Intel Clear"/>
                <w:b/>
                <w:bCs/>
                <w:color w:val="0000FF"/>
                <w:sz w:val="18"/>
                <w:szCs w:val="18"/>
              </w:rPr>
              <w:t>Recommended default values</w:t>
            </w:r>
            <w:r w:rsidR="00623D63" w:rsidRPr="00D94FF6">
              <w:rPr>
                <w:rFonts w:ascii="Intel Clear" w:hAnsi="Intel Clear" w:cs="Intel Clear"/>
                <w:b/>
                <w:bCs/>
                <w:color w:val="0000FF"/>
                <w:sz w:val="18"/>
                <w:szCs w:val="18"/>
              </w:rPr>
              <w:t xml:space="preserve"> (values in parentheses indicate values to be used if pgcb_clk is a fast clock such as 120</w:t>
            </w:r>
            <w:r w:rsidR="003C0D00" w:rsidRPr="00D94FF6">
              <w:rPr>
                <w:rFonts w:ascii="Intel Clear" w:hAnsi="Intel Clear" w:cs="Intel Clear"/>
                <w:b/>
                <w:bCs/>
                <w:color w:val="0000FF"/>
                <w:sz w:val="18"/>
                <w:szCs w:val="18"/>
              </w:rPr>
              <w:t xml:space="preserve"> </w:t>
            </w:r>
            <w:r w:rsidR="00623D63" w:rsidRPr="00D94FF6">
              <w:rPr>
                <w:rFonts w:ascii="Intel Clear" w:hAnsi="Intel Clear" w:cs="Intel Clear"/>
                <w:b/>
                <w:bCs/>
                <w:color w:val="0000FF"/>
                <w:sz w:val="18"/>
                <w:szCs w:val="18"/>
              </w:rPr>
              <w:t>MHz or higher)</w:t>
            </w:r>
          </w:p>
        </w:tc>
      </w:tr>
      <w:tr w:rsidR="00623D63" w:rsidRPr="00D94FF6" w14:paraId="27A9C8AE" w14:textId="77777777" w:rsidTr="00F046CC">
        <w:tc>
          <w:tcPr>
            <w:tcW w:w="468" w:type="dxa"/>
            <w:vMerge w:val="restart"/>
            <w:tcBorders>
              <w:top w:val="single" w:sz="8" w:space="0" w:color="78C0D4"/>
              <w:left w:val="single" w:sz="8" w:space="0" w:color="78C0D4"/>
              <w:right w:val="single" w:sz="8" w:space="0" w:color="78C0D4"/>
            </w:tcBorders>
            <w:shd w:val="clear" w:color="auto" w:fill="DAEEF3"/>
          </w:tcPr>
          <w:p w14:paraId="1C8F1121" w14:textId="77777777" w:rsidR="00623D63" w:rsidRPr="00D94FF6" w:rsidRDefault="00623D63" w:rsidP="00830E7B">
            <w:pPr>
              <w:rPr>
                <w:rFonts w:ascii="Intel Clear" w:hAnsi="Intel Clear" w:cs="Intel Clear"/>
                <w:b/>
                <w:bCs/>
                <w:color w:val="0000FF"/>
                <w:sz w:val="18"/>
                <w:szCs w:val="18"/>
              </w:rPr>
            </w:pPr>
            <w:r w:rsidRPr="00D94FF6">
              <w:rPr>
                <w:rFonts w:ascii="Intel Clear" w:hAnsi="Intel Clear" w:cs="Intel Clear"/>
                <w:b/>
                <w:bCs/>
                <w:color w:val="0000FF"/>
                <w:sz w:val="18"/>
                <w:szCs w:val="18"/>
              </w:rPr>
              <w:t>1</w:t>
            </w:r>
          </w:p>
        </w:tc>
        <w:tc>
          <w:tcPr>
            <w:tcW w:w="1800" w:type="dxa"/>
            <w:vMerge w:val="restart"/>
            <w:tcBorders>
              <w:top w:val="single" w:sz="8" w:space="0" w:color="78C0D4"/>
              <w:left w:val="single" w:sz="8" w:space="0" w:color="78C0D4"/>
              <w:right w:val="single" w:sz="8" w:space="0" w:color="78C0D4"/>
            </w:tcBorders>
            <w:shd w:val="clear" w:color="auto" w:fill="DAEEF3"/>
          </w:tcPr>
          <w:p w14:paraId="3790CE32" w14:textId="77777777" w:rsidR="00623D63" w:rsidRPr="00D94FF6" w:rsidRDefault="00623D63" w:rsidP="00830E7B">
            <w:pPr>
              <w:rPr>
                <w:rFonts w:ascii="Intel Clear" w:hAnsi="Intel Clear" w:cs="Intel Clear"/>
                <w:b/>
                <w:color w:val="0000FF"/>
                <w:sz w:val="18"/>
                <w:szCs w:val="18"/>
              </w:rPr>
            </w:pPr>
            <w:r w:rsidRPr="00D94FF6">
              <w:rPr>
                <w:rFonts w:ascii="Intel Clear" w:hAnsi="Intel Clear" w:cs="Intel Clear"/>
                <w:b/>
                <w:bCs/>
                <w:color w:val="0000FF"/>
                <w:sz w:val="18"/>
                <w:szCs w:val="18"/>
              </w:rPr>
              <w:t>cfg_tsleepinactiv</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49431846"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IP-Accessible Exit w/</w:t>
            </w:r>
          </w:p>
          <w:p w14:paraId="2E07138B"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State Retention</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6085745D"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ACCSRETLOW</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7ACE0ED0"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ISOLLATCHEN</w:t>
            </w:r>
          </w:p>
        </w:tc>
        <w:tc>
          <w:tcPr>
            <w:tcW w:w="2962" w:type="dxa"/>
            <w:vMerge w:val="restart"/>
            <w:tcBorders>
              <w:top w:val="single" w:sz="8" w:space="0" w:color="78C0D4"/>
              <w:left w:val="single" w:sz="8" w:space="0" w:color="78C0D4"/>
              <w:right w:val="single" w:sz="8" w:space="0" w:color="78C0D4"/>
            </w:tcBorders>
            <w:shd w:val="clear" w:color="auto" w:fill="DAEEF3"/>
          </w:tcPr>
          <w:p w14:paraId="4E1B4B81" w14:textId="77777777" w:rsidR="00623D63" w:rsidRPr="00D94FF6" w:rsidRDefault="00623D63" w:rsidP="00830E7B">
            <w:pPr>
              <w:rPr>
                <w:rFonts w:ascii="Intel Clear" w:hAnsi="Intel Clear" w:cs="Intel Clear"/>
                <w:color w:val="0000FF"/>
                <w:sz w:val="18"/>
                <w:szCs w:val="18"/>
              </w:rPr>
            </w:pPr>
          </w:p>
          <w:p w14:paraId="082C7D24" w14:textId="77777777" w:rsidR="00623D63" w:rsidRPr="00D94FF6" w:rsidRDefault="00623D63" w:rsidP="00830E7B">
            <w:pPr>
              <w:rPr>
                <w:rFonts w:ascii="Intel Clear" w:hAnsi="Intel Clear" w:cs="Intel Clear"/>
                <w:color w:val="0000FF"/>
                <w:sz w:val="18"/>
                <w:szCs w:val="18"/>
              </w:rPr>
            </w:pPr>
          </w:p>
          <w:p w14:paraId="2DC9896C"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2 clocks (8 clocks)</w:t>
            </w:r>
          </w:p>
        </w:tc>
      </w:tr>
      <w:tr w:rsidR="00623D63" w:rsidRPr="00D94FF6" w14:paraId="3D2FC4EE" w14:textId="77777777" w:rsidTr="00F046CC">
        <w:tc>
          <w:tcPr>
            <w:tcW w:w="468" w:type="dxa"/>
            <w:vMerge/>
            <w:tcBorders>
              <w:left w:val="single" w:sz="8" w:space="0" w:color="78C0D4"/>
              <w:right w:val="single" w:sz="8" w:space="0" w:color="78C0D4"/>
            </w:tcBorders>
            <w:shd w:val="clear" w:color="auto" w:fill="DAEEF3"/>
          </w:tcPr>
          <w:p w14:paraId="378489E3" w14:textId="77777777" w:rsidR="00623D63" w:rsidRPr="00D94FF6" w:rsidRDefault="00623D63" w:rsidP="00830E7B">
            <w:pPr>
              <w:rPr>
                <w:rFonts w:ascii="Intel Clear" w:hAnsi="Intel Clear" w:cs="Intel Clear"/>
                <w:b/>
                <w:bCs/>
                <w:color w:val="0000FF"/>
                <w:sz w:val="18"/>
                <w:szCs w:val="18"/>
              </w:rPr>
            </w:pPr>
          </w:p>
        </w:tc>
        <w:tc>
          <w:tcPr>
            <w:tcW w:w="1800" w:type="dxa"/>
            <w:vMerge/>
            <w:tcBorders>
              <w:left w:val="single" w:sz="8" w:space="0" w:color="78C0D4"/>
              <w:bottom w:val="single" w:sz="8" w:space="0" w:color="78C0D4"/>
              <w:right w:val="single" w:sz="8" w:space="0" w:color="78C0D4"/>
            </w:tcBorders>
            <w:shd w:val="clear" w:color="auto" w:fill="DAEEF3"/>
          </w:tcPr>
          <w:p w14:paraId="72AA98A9" w14:textId="77777777" w:rsidR="00623D63" w:rsidRPr="00D94FF6" w:rsidRDefault="00623D63" w:rsidP="00830E7B">
            <w:pPr>
              <w:rPr>
                <w:rFonts w:ascii="Intel Clear" w:hAnsi="Intel Clear" w:cs="Intel Clear"/>
                <w:b/>
                <w:bCs/>
                <w:color w:val="0000FF"/>
                <w:sz w:val="18"/>
                <w:szCs w:val="18"/>
              </w:rPr>
            </w:pP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15AF8B60"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IP-Accessible Exit w/o</w:t>
            </w:r>
          </w:p>
          <w:p w14:paraId="0A829EA5"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State Retention</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500CDF55"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INACCSRETLOW</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18E08CFC"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INTISOLDIS / CLKSON_SRST</w:t>
            </w:r>
          </w:p>
        </w:tc>
        <w:tc>
          <w:tcPr>
            <w:tcW w:w="2962" w:type="dxa"/>
            <w:vMerge/>
            <w:tcBorders>
              <w:left w:val="single" w:sz="8" w:space="0" w:color="78C0D4"/>
              <w:right w:val="single" w:sz="8" w:space="0" w:color="78C0D4"/>
            </w:tcBorders>
            <w:shd w:val="clear" w:color="auto" w:fill="DAEEF3"/>
          </w:tcPr>
          <w:p w14:paraId="798D4F7F" w14:textId="77777777" w:rsidR="00623D63" w:rsidRPr="00D94FF6" w:rsidRDefault="00623D63" w:rsidP="00830E7B">
            <w:pPr>
              <w:rPr>
                <w:rFonts w:ascii="Intel Clear" w:hAnsi="Intel Clear" w:cs="Intel Clear"/>
                <w:color w:val="0000FF"/>
                <w:sz w:val="18"/>
                <w:szCs w:val="18"/>
              </w:rPr>
            </w:pPr>
          </w:p>
        </w:tc>
      </w:tr>
      <w:tr w:rsidR="00623D63" w:rsidRPr="00D94FF6" w14:paraId="44574998" w14:textId="77777777" w:rsidTr="00F046CC">
        <w:tc>
          <w:tcPr>
            <w:tcW w:w="468" w:type="dxa"/>
            <w:vMerge/>
            <w:tcBorders>
              <w:left w:val="single" w:sz="8" w:space="0" w:color="78C0D4"/>
              <w:bottom w:val="single" w:sz="8" w:space="0" w:color="78C0D4"/>
              <w:right w:val="single" w:sz="8" w:space="0" w:color="78C0D4"/>
            </w:tcBorders>
            <w:shd w:val="clear" w:color="auto" w:fill="DAEEF3"/>
          </w:tcPr>
          <w:p w14:paraId="6CA2B9CC" w14:textId="77777777" w:rsidR="00623D63" w:rsidRPr="00D94FF6" w:rsidRDefault="00623D63" w:rsidP="00830E7B">
            <w:pPr>
              <w:rPr>
                <w:rFonts w:ascii="Intel Clear" w:hAnsi="Intel Clear" w:cs="Intel Clear"/>
                <w:b/>
                <w:bCs/>
                <w:color w:val="0000FF"/>
                <w:sz w:val="18"/>
                <w:szCs w:val="18"/>
              </w:rPr>
            </w:pPr>
          </w:p>
        </w:tc>
        <w:tc>
          <w:tcPr>
            <w:tcW w:w="1800" w:type="dxa"/>
            <w:vMerge/>
            <w:tcBorders>
              <w:left w:val="single" w:sz="8" w:space="0" w:color="78C0D4"/>
              <w:bottom w:val="single" w:sz="8" w:space="0" w:color="78C0D4"/>
              <w:right w:val="single" w:sz="8" w:space="0" w:color="78C0D4"/>
            </w:tcBorders>
            <w:shd w:val="clear" w:color="auto" w:fill="DAEEF3"/>
          </w:tcPr>
          <w:p w14:paraId="39BEB10F" w14:textId="77777777" w:rsidR="00623D63" w:rsidRPr="00D94FF6" w:rsidRDefault="00623D63" w:rsidP="00830E7B">
            <w:pPr>
              <w:rPr>
                <w:rFonts w:ascii="Intel Clear" w:hAnsi="Intel Clear" w:cs="Intel Clear"/>
                <w:b/>
                <w:bCs/>
                <w:color w:val="0000FF"/>
                <w:sz w:val="18"/>
                <w:szCs w:val="18"/>
              </w:rPr>
            </w:pP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639B604B"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IP-Inaccessible Exit</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5ACA00E6"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INACCSRETLOW</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129167BA"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INTISOLDIS / CLKSON_SRST</w:t>
            </w:r>
          </w:p>
        </w:tc>
        <w:tc>
          <w:tcPr>
            <w:tcW w:w="2962" w:type="dxa"/>
            <w:vMerge/>
            <w:tcBorders>
              <w:left w:val="single" w:sz="8" w:space="0" w:color="78C0D4"/>
              <w:bottom w:val="single" w:sz="8" w:space="0" w:color="78C0D4"/>
              <w:right w:val="single" w:sz="8" w:space="0" w:color="78C0D4"/>
            </w:tcBorders>
            <w:shd w:val="clear" w:color="auto" w:fill="DAEEF3"/>
          </w:tcPr>
          <w:p w14:paraId="6F44FAD2" w14:textId="77777777" w:rsidR="00623D63" w:rsidRPr="00D94FF6" w:rsidRDefault="00623D63" w:rsidP="00830E7B">
            <w:pPr>
              <w:rPr>
                <w:rFonts w:ascii="Intel Clear" w:hAnsi="Intel Clear" w:cs="Intel Clear"/>
                <w:color w:val="0000FF"/>
                <w:sz w:val="18"/>
                <w:szCs w:val="18"/>
              </w:rPr>
            </w:pPr>
          </w:p>
        </w:tc>
      </w:tr>
      <w:tr w:rsidR="00623D63" w:rsidRPr="00D94FF6" w14:paraId="486ED0F8" w14:textId="77777777" w:rsidTr="00F046CC">
        <w:tc>
          <w:tcPr>
            <w:tcW w:w="468" w:type="dxa"/>
            <w:vMerge w:val="restart"/>
            <w:tcBorders>
              <w:top w:val="single" w:sz="8" w:space="0" w:color="78C0D4"/>
              <w:left w:val="single" w:sz="8" w:space="0" w:color="78C0D4"/>
              <w:right w:val="single" w:sz="8" w:space="0" w:color="78C0D4"/>
            </w:tcBorders>
            <w:shd w:val="clear" w:color="auto" w:fill="DAEEF3"/>
          </w:tcPr>
          <w:p w14:paraId="63AF1712" w14:textId="77777777" w:rsidR="00623D63" w:rsidRPr="00D94FF6" w:rsidRDefault="00623D63" w:rsidP="00830E7B">
            <w:pPr>
              <w:rPr>
                <w:rFonts w:ascii="Intel Clear" w:hAnsi="Intel Clear" w:cs="Intel Clear"/>
                <w:b/>
                <w:color w:val="0000FF"/>
                <w:sz w:val="18"/>
                <w:szCs w:val="18"/>
              </w:rPr>
            </w:pPr>
            <w:r w:rsidRPr="00D94FF6">
              <w:rPr>
                <w:rFonts w:ascii="Intel Clear" w:hAnsi="Intel Clear" w:cs="Intel Clear"/>
                <w:b/>
                <w:color w:val="0000FF"/>
                <w:sz w:val="18"/>
                <w:szCs w:val="18"/>
              </w:rPr>
              <w:t>2</w:t>
            </w:r>
          </w:p>
        </w:tc>
        <w:tc>
          <w:tcPr>
            <w:tcW w:w="1800" w:type="dxa"/>
            <w:vMerge w:val="restart"/>
            <w:tcBorders>
              <w:top w:val="single" w:sz="8" w:space="0" w:color="78C0D4"/>
              <w:left w:val="single" w:sz="8" w:space="0" w:color="78C0D4"/>
              <w:right w:val="single" w:sz="8" w:space="0" w:color="78C0D4"/>
            </w:tcBorders>
            <w:shd w:val="clear" w:color="auto" w:fill="DAEEF3"/>
          </w:tcPr>
          <w:p w14:paraId="4F14F8FC" w14:textId="77777777" w:rsidR="00623D63" w:rsidRPr="00D94FF6" w:rsidRDefault="00623D63"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cfg_tdeisolate</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72A0C784"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IP-Accessible Exit</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1D130958"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INTISOLDIS</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7E5A2824" w14:textId="77777777" w:rsidR="00623D63" w:rsidRPr="00D94FF6" w:rsidRDefault="005F2D16" w:rsidP="00830E7B">
            <w:pPr>
              <w:rPr>
                <w:rFonts w:ascii="Intel Clear" w:hAnsi="Intel Clear" w:cs="Intel Clear"/>
                <w:color w:val="0000FF"/>
                <w:sz w:val="18"/>
                <w:szCs w:val="18"/>
              </w:rPr>
            </w:pPr>
            <w:r w:rsidRPr="00D94FF6">
              <w:rPr>
                <w:rFonts w:ascii="Intel Clear" w:hAnsi="Intel Clear" w:cs="Intel Clear"/>
                <w:color w:val="0000FF"/>
                <w:sz w:val="18"/>
                <w:szCs w:val="18"/>
              </w:rPr>
              <w:t>ACC</w:t>
            </w:r>
            <w:r w:rsidR="00623D63" w:rsidRPr="00D94FF6">
              <w:rPr>
                <w:rFonts w:ascii="Intel Clear" w:hAnsi="Intel Clear" w:cs="Intel Clear"/>
                <w:color w:val="0000FF"/>
                <w:sz w:val="18"/>
                <w:szCs w:val="18"/>
              </w:rPr>
              <w:t>RSTINACTIV</w:t>
            </w:r>
          </w:p>
        </w:tc>
        <w:tc>
          <w:tcPr>
            <w:tcW w:w="2962" w:type="dxa"/>
            <w:vMerge w:val="restart"/>
            <w:tcBorders>
              <w:top w:val="single" w:sz="8" w:space="0" w:color="78C0D4"/>
              <w:left w:val="single" w:sz="8" w:space="0" w:color="78C0D4"/>
              <w:right w:val="single" w:sz="8" w:space="0" w:color="78C0D4"/>
            </w:tcBorders>
            <w:shd w:val="clear" w:color="auto" w:fill="DAEEF3"/>
          </w:tcPr>
          <w:p w14:paraId="63C2EF9A"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2 clocks (8 clocks)</w:t>
            </w:r>
          </w:p>
        </w:tc>
      </w:tr>
      <w:tr w:rsidR="00623D63" w:rsidRPr="00D94FF6" w14:paraId="633DEC48" w14:textId="77777777" w:rsidTr="00F046CC">
        <w:tc>
          <w:tcPr>
            <w:tcW w:w="468" w:type="dxa"/>
            <w:vMerge/>
            <w:tcBorders>
              <w:left w:val="single" w:sz="8" w:space="0" w:color="78C0D4"/>
              <w:bottom w:val="single" w:sz="8" w:space="0" w:color="78C0D4"/>
              <w:right w:val="single" w:sz="8" w:space="0" w:color="78C0D4"/>
            </w:tcBorders>
            <w:shd w:val="clear" w:color="auto" w:fill="DAEEF3"/>
          </w:tcPr>
          <w:p w14:paraId="5E5394C1" w14:textId="77777777" w:rsidR="00623D63" w:rsidRPr="00D94FF6" w:rsidRDefault="00623D63" w:rsidP="00830E7B">
            <w:pPr>
              <w:rPr>
                <w:rFonts w:ascii="Intel Clear" w:hAnsi="Intel Clear" w:cs="Intel Clear"/>
                <w:b/>
                <w:color w:val="0000FF"/>
                <w:sz w:val="18"/>
                <w:szCs w:val="18"/>
              </w:rPr>
            </w:pPr>
          </w:p>
        </w:tc>
        <w:tc>
          <w:tcPr>
            <w:tcW w:w="1800" w:type="dxa"/>
            <w:vMerge/>
            <w:tcBorders>
              <w:left w:val="single" w:sz="8" w:space="0" w:color="78C0D4"/>
              <w:bottom w:val="single" w:sz="8" w:space="0" w:color="78C0D4"/>
              <w:right w:val="single" w:sz="8" w:space="0" w:color="78C0D4"/>
            </w:tcBorders>
            <w:shd w:val="clear" w:color="auto" w:fill="DAEEF3"/>
          </w:tcPr>
          <w:p w14:paraId="477EA813" w14:textId="77777777" w:rsidR="00623D63" w:rsidRPr="00D94FF6" w:rsidRDefault="00623D63" w:rsidP="00830E7B">
            <w:pPr>
              <w:rPr>
                <w:rFonts w:ascii="Intel Clear" w:hAnsi="Intel Clear" w:cs="Intel Clear"/>
                <w:b/>
                <w:color w:val="0000FF"/>
                <w:sz w:val="18"/>
                <w:szCs w:val="18"/>
              </w:rPr>
            </w:pP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6102B352"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IP-Inaccessible Exit</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3FA64980"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INTISOLDIS</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695E7EE0" w14:textId="77777777" w:rsidR="00623D63" w:rsidRPr="00D94FF6" w:rsidRDefault="00623D63" w:rsidP="00830E7B">
            <w:pPr>
              <w:rPr>
                <w:rFonts w:ascii="Intel Clear" w:hAnsi="Intel Clear" w:cs="Intel Clear"/>
                <w:color w:val="0000FF"/>
                <w:sz w:val="18"/>
                <w:szCs w:val="18"/>
              </w:rPr>
            </w:pPr>
            <w:r w:rsidRPr="00D94FF6">
              <w:rPr>
                <w:rFonts w:ascii="Intel Clear" w:hAnsi="Intel Clear" w:cs="Intel Clear"/>
                <w:color w:val="0000FF"/>
                <w:sz w:val="18"/>
                <w:szCs w:val="18"/>
              </w:rPr>
              <w:t>POKHIGH1</w:t>
            </w:r>
          </w:p>
        </w:tc>
        <w:tc>
          <w:tcPr>
            <w:tcW w:w="2962" w:type="dxa"/>
            <w:vMerge/>
            <w:tcBorders>
              <w:left w:val="single" w:sz="8" w:space="0" w:color="78C0D4"/>
              <w:bottom w:val="single" w:sz="8" w:space="0" w:color="78C0D4"/>
              <w:right w:val="single" w:sz="8" w:space="0" w:color="78C0D4"/>
            </w:tcBorders>
            <w:shd w:val="clear" w:color="auto" w:fill="DAEEF3"/>
          </w:tcPr>
          <w:p w14:paraId="69364D3C" w14:textId="77777777" w:rsidR="00623D63" w:rsidRPr="00D94FF6" w:rsidRDefault="00623D63" w:rsidP="00830E7B">
            <w:pPr>
              <w:rPr>
                <w:rFonts w:ascii="Intel Clear" w:hAnsi="Intel Clear" w:cs="Intel Clear"/>
                <w:color w:val="0000FF"/>
                <w:sz w:val="18"/>
                <w:szCs w:val="18"/>
              </w:rPr>
            </w:pPr>
          </w:p>
        </w:tc>
      </w:tr>
      <w:tr w:rsidR="00812C68" w:rsidRPr="00D94FF6" w14:paraId="2F7CD867"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599E7F2A"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3</w:t>
            </w: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30815583"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cfg_tpokup</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6CBA419A"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IP-Inaccessible Exit</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4073A7EF"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POKHIGH1</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2FFE4063" w14:textId="77777777" w:rsidR="00812C68" w:rsidRPr="00D94FF6" w:rsidRDefault="005F2D16" w:rsidP="00830E7B">
            <w:pPr>
              <w:rPr>
                <w:rFonts w:ascii="Intel Clear" w:hAnsi="Intel Clear" w:cs="Intel Clear"/>
                <w:color w:val="0000FF"/>
                <w:sz w:val="18"/>
                <w:szCs w:val="18"/>
              </w:rPr>
            </w:pPr>
            <w:r w:rsidRPr="00D94FF6">
              <w:rPr>
                <w:rFonts w:ascii="Intel Clear" w:hAnsi="Intel Clear" w:cs="Intel Clear"/>
                <w:color w:val="0000FF"/>
                <w:sz w:val="18"/>
                <w:szCs w:val="18"/>
              </w:rPr>
              <w:t>INACC</w:t>
            </w:r>
            <w:r w:rsidR="00812C68" w:rsidRPr="00D94FF6">
              <w:rPr>
                <w:rFonts w:ascii="Intel Clear" w:hAnsi="Intel Clear" w:cs="Intel Clear"/>
                <w:color w:val="0000FF"/>
                <w:sz w:val="18"/>
                <w:szCs w:val="18"/>
              </w:rPr>
              <w:t>RSTINACTIV</w:t>
            </w: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47F8D128" w14:textId="77777777" w:rsidR="00812C68" w:rsidRPr="00D94FF6" w:rsidRDefault="003150DA" w:rsidP="003150DA">
            <w:pPr>
              <w:rPr>
                <w:rFonts w:ascii="Intel Clear" w:hAnsi="Intel Clear" w:cs="Intel Clear"/>
                <w:color w:val="0000FF"/>
                <w:sz w:val="18"/>
                <w:szCs w:val="18"/>
              </w:rPr>
            </w:pPr>
            <w:r w:rsidRPr="00D94FF6">
              <w:rPr>
                <w:rFonts w:ascii="Intel Clear" w:hAnsi="Intel Clear" w:cs="Intel Clear"/>
                <w:color w:val="0000FF"/>
                <w:sz w:val="18"/>
                <w:szCs w:val="18"/>
              </w:rPr>
              <w:t>2</w:t>
            </w:r>
            <w:r w:rsidR="00563CDA" w:rsidRPr="00D94FF6">
              <w:rPr>
                <w:rFonts w:ascii="Intel Clear" w:hAnsi="Intel Clear" w:cs="Intel Clear"/>
                <w:color w:val="0000FF"/>
                <w:sz w:val="18"/>
                <w:szCs w:val="18"/>
              </w:rPr>
              <w:t xml:space="preserve"> clock</w:t>
            </w:r>
            <w:r w:rsidR="00E1523F" w:rsidRPr="00D94FF6">
              <w:rPr>
                <w:rFonts w:ascii="Intel Clear" w:hAnsi="Intel Clear" w:cs="Intel Clear"/>
                <w:color w:val="0000FF"/>
                <w:sz w:val="18"/>
                <w:szCs w:val="18"/>
              </w:rPr>
              <w:t xml:space="preserve"> (</w:t>
            </w:r>
            <w:r w:rsidRPr="00D94FF6">
              <w:rPr>
                <w:rFonts w:ascii="Intel Clear" w:hAnsi="Intel Clear" w:cs="Intel Clear"/>
                <w:color w:val="0000FF"/>
                <w:sz w:val="18"/>
                <w:szCs w:val="18"/>
              </w:rPr>
              <w:t>8</w:t>
            </w:r>
            <w:r w:rsidR="00606FC1" w:rsidRPr="00D94FF6">
              <w:rPr>
                <w:rFonts w:ascii="Intel Clear" w:hAnsi="Intel Clear" w:cs="Intel Clear"/>
                <w:color w:val="0000FF"/>
                <w:sz w:val="18"/>
                <w:szCs w:val="18"/>
              </w:rPr>
              <w:t xml:space="preserve"> clock</w:t>
            </w:r>
            <w:r w:rsidR="00EA5BCA" w:rsidRPr="00D94FF6">
              <w:rPr>
                <w:rFonts w:ascii="Intel Clear" w:hAnsi="Intel Clear" w:cs="Intel Clear"/>
                <w:color w:val="0000FF"/>
                <w:sz w:val="18"/>
                <w:szCs w:val="18"/>
              </w:rPr>
              <w:t>)</w:t>
            </w:r>
          </w:p>
        </w:tc>
      </w:tr>
      <w:tr w:rsidR="00812C68" w:rsidRPr="00D94FF6" w14:paraId="202241AB"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6386BE55"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4</w:t>
            </w: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4340B7B1"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cfg_tinaccrstup</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24D3E1F6"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IP-Inaccessible Exit</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6F9059FB" w14:textId="77777777" w:rsidR="00812C68" w:rsidRPr="00D94FF6" w:rsidRDefault="005F2D16" w:rsidP="00830E7B">
            <w:pPr>
              <w:rPr>
                <w:rFonts w:ascii="Intel Clear" w:hAnsi="Intel Clear" w:cs="Intel Clear"/>
                <w:color w:val="0000FF"/>
                <w:sz w:val="18"/>
                <w:szCs w:val="18"/>
              </w:rPr>
            </w:pPr>
            <w:r w:rsidRPr="00D94FF6">
              <w:rPr>
                <w:rFonts w:ascii="Intel Clear" w:hAnsi="Intel Clear" w:cs="Intel Clear"/>
                <w:color w:val="0000FF"/>
                <w:sz w:val="18"/>
                <w:szCs w:val="18"/>
              </w:rPr>
              <w:t>INACC</w:t>
            </w:r>
            <w:r w:rsidR="00812C68" w:rsidRPr="00D94FF6">
              <w:rPr>
                <w:rFonts w:ascii="Intel Clear" w:hAnsi="Intel Clear" w:cs="Intel Clear"/>
                <w:color w:val="0000FF"/>
                <w:sz w:val="18"/>
                <w:szCs w:val="18"/>
              </w:rPr>
              <w:t>RSTINACTIV</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0FD8D431" w14:textId="77777777" w:rsidR="00812C68" w:rsidRPr="00D94FF6" w:rsidRDefault="00780CE5" w:rsidP="00830E7B">
            <w:pPr>
              <w:rPr>
                <w:rFonts w:ascii="Intel Clear" w:hAnsi="Intel Clear" w:cs="Intel Clear"/>
                <w:color w:val="0000FF"/>
                <w:sz w:val="18"/>
                <w:szCs w:val="18"/>
              </w:rPr>
            </w:pPr>
            <w:r w:rsidRPr="00D94FF6">
              <w:rPr>
                <w:rFonts w:ascii="Intel Clear" w:hAnsi="Intel Clear" w:cs="Intel Clear"/>
                <w:color w:val="0000FF"/>
                <w:sz w:val="18"/>
                <w:szCs w:val="18"/>
              </w:rPr>
              <w:t>RESTORE</w:t>
            </w: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0C5125C2" w14:textId="77777777" w:rsidR="00812C68" w:rsidRPr="00D94FF6" w:rsidRDefault="005F2D16" w:rsidP="005F2D16">
            <w:pPr>
              <w:rPr>
                <w:rFonts w:ascii="Intel Clear" w:hAnsi="Intel Clear" w:cs="Intel Clear"/>
                <w:color w:val="0000FF"/>
                <w:sz w:val="18"/>
                <w:szCs w:val="18"/>
              </w:rPr>
            </w:pPr>
            <w:r w:rsidRPr="00D94FF6">
              <w:rPr>
                <w:rFonts w:ascii="Intel Clear" w:hAnsi="Intel Clear" w:cs="Intel Clear"/>
                <w:color w:val="0000FF"/>
                <w:sz w:val="18"/>
                <w:szCs w:val="18"/>
              </w:rPr>
              <w:t>1</w:t>
            </w:r>
            <w:r w:rsidR="00563CDA" w:rsidRPr="00D94FF6">
              <w:rPr>
                <w:rFonts w:ascii="Intel Clear" w:hAnsi="Intel Clear" w:cs="Intel Clear"/>
                <w:color w:val="0000FF"/>
                <w:sz w:val="18"/>
                <w:szCs w:val="18"/>
              </w:rPr>
              <w:t xml:space="preserve"> clock</w:t>
            </w:r>
            <w:r w:rsidR="003150DA" w:rsidRPr="00D94FF6">
              <w:rPr>
                <w:rFonts w:ascii="Intel Clear" w:hAnsi="Intel Clear" w:cs="Intel Clear"/>
                <w:color w:val="0000FF"/>
                <w:sz w:val="18"/>
                <w:szCs w:val="18"/>
              </w:rPr>
              <w:t xml:space="preserve"> (2</w:t>
            </w:r>
            <w:r w:rsidRPr="00D94FF6">
              <w:rPr>
                <w:rFonts w:ascii="Intel Clear" w:hAnsi="Intel Clear" w:cs="Intel Clear"/>
                <w:color w:val="0000FF"/>
                <w:sz w:val="18"/>
                <w:szCs w:val="18"/>
              </w:rPr>
              <w:t xml:space="preserve"> clock</w:t>
            </w:r>
            <w:r w:rsidR="003150DA" w:rsidRPr="00D94FF6">
              <w:rPr>
                <w:rFonts w:ascii="Intel Clear" w:hAnsi="Intel Clear" w:cs="Intel Clear"/>
                <w:color w:val="0000FF"/>
                <w:sz w:val="18"/>
                <w:szCs w:val="18"/>
              </w:rPr>
              <w:t>s</w:t>
            </w:r>
            <w:r w:rsidR="00780CE5" w:rsidRPr="00D94FF6">
              <w:rPr>
                <w:rFonts w:ascii="Intel Clear" w:hAnsi="Intel Clear" w:cs="Intel Clear"/>
                <w:color w:val="0000FF"/>
                <w:sz w:val="18"/>
                <w:szCs w:val="18"/>
              </w:rPr>
              <w:t>)</w:t>
            </w:r>
          </w:p>
        </w:tc>
      </w:tr>
      <w:tr w:rsidR="005F2D16" w:rsidRPr="00D94FF6" w14:paraId="1EB741CD" w14:textId="77777777" w:rsidTr="00F046CC">
        <w:tc>
          <w:tcPr>
            <w:tcW w:w="468" w:type="dxa"/>
            <w:vMerge w:val="restart"/>
            <w:tcBorders>
              <w:top w:val="single" w:sz="8" w:space="0" w:color="78C0D4"/>
              <w:left w:val="single" w:sz="8" w:space="0" w:color="78C0D4"/>
              <w:right w:val="single" w:sz="8" w:space="0" w:color="78C0D4"/>
            </w:tcBorders>
            <w:shd w:val="clear" w:color="auto" w:fill="DAEEF3"/>
          </w:tcPr>
          <w:p w14:paraId="5D3E0DD1" w14:textId="77777777" w:rsidR="005F2D16" w:rsidRPr="00D94FF6" w:rsidRDefault="005F2D16" w:rsidP="00830E7B">
            <w:pPr>
              <w:rPr>
                <w:rFonts w:ascii="Intel Clear" w:hAnsi="Intel Clear" w:cs="Intel Clear"/>
                <w:b/>
                <w:color w:val="0000FF"/>
                <w:sz w:val="18"/>
                <w:szCs w:val="18"/>
              </w:rPr>
            </w:pPr>
            <w:r w:rsidRPr="00D94FF6">
              <w:rPr>
                <w:rFonts w:ascii="Intel Clear" w:hAnsi="Intel Clear" w:cs="Intel Clear"/>
                <w:b/>
                <w:color w:val="0000FF"/>
                <w:sz w:val="18"/>
                <w:szCs w:val="18"/>
              </w:rPr>
              <w:t>5</w:t>
            </w:r>
          </w:p>
        </w:tc>
        <w:tc>
          <w:tcPr>
            <w:tcW w:w="1800" w:type="dxa"/>
            <w:vMerge w:val="restart"/>
            <w:tcBorders>
              <w:top w:val="single" w:sz="8" w:space="0" w:color="78C0D4"/>
              <w:left w:val="single" w:sz="8" w:space="0" w:color="78C0D4"/>
              <w:right w:val="single" w:sz="8" w:space="0" w:color="78C0D4"/>
            </w:tcBorders>
            <w:shd w:val="clear" w:color="auto" w:fill="DAEEF3"/>
          </w:tcPr>
          <w:p w14:paraId="30A4FCD1" w14:textId="77777777" w:rsidR="005F2D16" w:rsidRPr="00D94FF6" w:rsidRDefault="005F2D16"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cfg_taccrstup</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4483BB5D" w14:textId="77777777" w:rsidR="005F2D16" w:rsidRPr="00D94FF6" w:rsidRDefault="005F2D16" w:rsidP="00830E7B">
            <w:pPr>
              <w:rPr>
                <w:rFonts w:ascii="Intel Clear" w:hAnsi="Intel Clear" w:cs="Intel Clear"/>
                <w:color w:val="0000FF"/>
                <w:sz w:val="18"/>
                <w:szCs w:val="18"/>
              </w:rPr>
            </w:pPr>
            <w:r w:rsidRPr="00D94FF6">
              <w:rPr>
                <w:rFonts w:ascii="Intel Clear" w:hAnsi="Intel Clear" w:cs="Intel Clear"/>
                <w:color w:val="0000FF"/>
                <w:sz w:val="18"/>
                <w:szCs w:val="18"/>
              </w:rPr>
              <w:t>IP-Accessible Exit w/</w:t>
            </w:r>
          </w:p>
          <w:p w14:paraId="0CB7A5AC" w14:textId="77777777" w:rsidR="005F2D16" w:rsidRPr="00D94FF6" w:rsidRDefault="005F2D16" w:rsidP="00830E7B">
            <w:pPr>
              <w:rPr>
                <w:rFonts w:ascii="Intel Clear" w:hAnsi="Intel Clear" w:cs="Intel Clear"/>
                <w:color w:val="0000FF"/>
                <w:sz w:val="18"/>
                <w:szCs w:val="18"/>
              </w:rPr>
            </w:pPr>
            <w:r w:rsidRPr="00D94FF6">
              <w:rPr>
                <w:rFonts w:ascii="Intel Clear" w:hAnsi="Intel Clear" w:cs="Intel Clear"/>
                <w:color w:val="0000FF"/>
                <w:sz w:val="18"/>
                <w:szCs w:val="18"/>
              </w:rPr>
              <w:t>frc_clk_cp_en==0</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7C5B6483" w14:textId="77777777" w:rsidR="005F2D16" w:rsidRPr="00D94FF6" w:rsidRDefault="005F2D16" w:rsidP="00830E7B">
            <w:pPr>
              <w:rPr>
                <w:rFonts w:ascii="Intel Clear" w:hAnsi="Intel Clear" w:cs="Intel Clear"/>
                <w:color w:val="0000FF"/>
                <w:sz w:val="18"/>
                <w:szCs w:val="18"/>
              </w:rPr>
            </w:pPr>
            <w:r w:rsidRPr="00D94FF6">
              <w:rPr>
                <w:rFonts w:ascii="Intel Clear" w:hAnsi="Intel Clear" w:cs="Intel Clear"/>
                <w:color w:val="0000FF"/>
                <w:sz w:val="18"/>
                <w:szCs w:val="18"/>
              </w:rPr>
              <w:t>ACCRSTINACTIV</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592BFC29" w14:textId="77777777" w:rsidR="005F2D16" w:rsidRPr="00D94FF6" w:rsidRDefault="005F2D16" w:rsidP="00830E7B">
            <w:pPr>
              <w:rPr>
                <w:rFonts w:ascii="Intel Clear" w:hAnsi="Intel Clear" w:cs="Intel Clear"/>
                <w:color w:val="0000FF"/>
                <w:sz w:val="18"/>
                <w:szCs w:val="18"/>
              </w:rPr>
            </w:pPr>
            <w:r w:rsidRPr="00D94FF6">
              <w:rPr>
                <w:rFonts w:ascii="Intel Clear" w:hAnsi="Intel Clear" w:cs="Intel Clear"/>
                <w:color w:val="0000FF"/>
                <w:sz w:val="18"/>
                <w:szCs w:val="18"/>
              </w:rPr>
              <w:t>ACCSRETLOW</w:t>
            </w:r>
          </w:p>
        </w:tc>
        <w:tc>
          <w:tcPr>
            <w:tcW w:w="2962" w:type="dxa"/>
            <w:vMerge w:val="restart"/>
            <w:tcBorders>
              <w:top w:val="single" w:sz="8" w:space="0" w:color="78C0D4"/>
              <w:left w:val="single" w:sz="8" w:space="0" w:color="78C0D4"/>
              <w:right w:val="single" w:sz="8" w:space="0" w:color="78C0D4"/>
            </w:tcBorders>
            <w:shd w:val="clear" w:color="auto" w:fill="DAEEF3"/>
          </w:tcPr>
          <w:p w14:paraId="0775936E" w14:textId="77777777" w:rsidR="00E1523F" w:rsidRPr="00D94FF6" w:rsidRDefault="00E1523F" w:rsidP="001C1EAF">
            <w:pPr>
              <w:rPr>
                <w:rFonts w:ascii="Intel Clear" w:hAnsi="Intel Clear" w:cs="Intel Clear"/>
                <w:color w:val="0000FF"/>
                <w:sz w:val="18"/>
                <w:szCs w:val="18"/>
              </w:rPr>
            </w:pPr>
          </w:p>
          <w:p w14:paraId="44A590F8" w14:textId="77777777" w:rsidR="005F2D16" w:rsidRPr="00D94FF6" w:rsidRDefault="005F2D16" w:rsidP="001C1EAF">
            <w:pPr>
              <w:rPr>
                <w:rFonts w:ascii="Intel Clear" w:hAnsi="Intel Clear" w:cs="Intel Clear"/>
                <w:color w:val="0000FF"/>
                <w:sz w:val="18"/>
                <w:szCs w:val="18"/>
              </w:rPr>
            </w:pPr>
            <w:r w:rsidRPr="00D94FF6">
              <w:rPr>
                <w:rFonts w:ascii="Intel Clear" w:hAnsi="Intel Clear" w:cs="Intel Clear"/>
                <w:color w:val="0000FF"/>
                <w:sz w:val="18"/>
                <w:szCs w:val="18"/>
              </w:rPr>
              <w:t>2 clocks (8 clocks)</w:t>
            </w:r>
          </w:p>
        </w:tc>
      </w:tr>
      <w:tr w:rsidR="005F2D16" w:rsidRPr="00D94FF6" w14:paraId="546CDDF8" w14:textId="77777777" w:rsidTr="00F046CC">
        <w:tc>
          <w:tcPr>
            <w:tcW w:w="468" w:type="dxa"/>
            <w:vMerge/>
            <w:tcBorders>
              <w:left w:val="single" w:sz="8" w:space="0" w:color="78C0D4"/>
              <w:bottom w:val="single" w:sz="8" w:space="0" w:color="78C0D4"/>
              <w:right w:val="single" w:sz="8" w:space="0" w:color="78C0D4"/>
            </w:tcBorders>
            <w:shd w:val="clear" w:color="auto" w:fill="DAEEF3"/>
          </w:tcPr>
          <w:p w14:paraId="776428CA" w14:textId="77777777" w:rsidR="005F2D16" w:rsidRPr="00D94FF6" w:rsidRDefault="005F2D16" w:rsidP="00830E7B">
            <w:pPr>
              <w:rPr>
                <w:rFonts w:ascii="Intel Clear" w:hAnsi="Intel Clear" w:cs="Intel Clear"/>
                <w:b/>
                <w:color w:val="0000FF"/>
                <w:sz w:val="18"/>
                <w:szCs w:val="18"/>
              </w:rPr>
            </w:pPr>
          </w:p>
        </w:tc>
        <w:tc>
          <w:tcPr>
            <w:tcW w:w="1800" w:type="dxa"/>
            <w:vMerge/>
            <w:tcBorders>
              <w:left w:val="single" w:sz="8" w:space="0" w:color="78C0D4"/>
              <w:bottom w:val="single" w:sz="8" w:space="0" w:color="78C0D4"/>
              <w:right w:val="single" w:sz="8" w:space="0" w:color="78C0D4"/>
            </w:tcBorders>
            <w:shd w:val="clear" w:color="auto" w:fill="DAEEF3"/>
          </w:tcPr>
          <w:p w14:paraId="587DCCFC" w14:textId="77777777" w:rsidR="005F2D16" w:rsidRPr="00D94FF6" w:rsidRDefault="005F2D16" w:rsidP="00830E7B">
            <w:pPr>
              <w:rPr>
                <w:rFonts w:ascii="Intel Clear" w:hAnsi="Intel Clear" w:cs="Intel Clear"/>
                <w:b/>
                <w:color w:val="0000FF"/>
                <w:sz w:val="18"/>
                <w:szCs w:val="18"/>
              </w:rPr>
            </w:pP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6D2DC645" w14:textId="77777777" w:rsidR="005F2D16" w:rsidRPr="00D94FF6" w:rsidRDefault="005F2D16" w:rsidP="00830E7B">
            <w:pPr>
              <w:rPr>
                <w:rFonts w:ascii="Intel Clear" w:hAnsi="Intel Clear" w:cs="Intel Clear"/>
                <w:color w:val="0000FF"/>
                <w:sz w:val="18"/>
                <w:szCs w:val="18"/>
              </w:rPr>
            </w:pPr>
            <w:r w:rsidRPr="00D94FF6">
              <w:rPr>
                <w:rFonts w:ascii="Intel Clear" w:hAnsi="Intel Clear" w:cs="Intel Clear"/>
                <w:color w:val="0000FF"/>
                <w:sz w:val="18"/>
                <w:szCs w:val="18"/>
              </w:rPr>
              <w:t>IP-Accessible Exit w/</w:t>
            </w:r>
          </w:p>
          <w:p w14:paraId="101C4665" w14:textId="77777777" w:rsidR="005F2D16" w:rsidRPr="00D94FF6" w:rsidRDefault="005F2D16" w:rsidP="00830E7B">
            <w:pPr>
              <w:rPr>
                <w:rFonts w:ascii="Intel Clear" w:hAnsi="Intel Clear" w:cs="Intel Clear"/>
                <w:color w:val="0000FF"/>
                <w:sz w:val="18"/>
                <w:szCs w:val="18"/>
              </w:rPr>
            </w:pPr>
            <w:r w:rsidRPr="00D94FF6">
              <w:rPr>
                <w:rFonts w:ascii="Intel Clear" w:hAnsi="Intel Clear" w:cs="Intel Clear"/>
                <w:color w:val="0000FF"/>
                <w:sz w:val="18"/>
                <w:szCs w:val="18"/>
              </w:rPr>
              <w:t>frc_clk_cp_en==1</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27C557F3" w14:textId="77777777" w:rsidR="005F2D16" w:rsidRPr="00D94FF6" w:rsidRDefault="005F2D16" w:rsidP="00830E7B">
            <w:pPr>
              <w:rPr>
                <w:rFonts w:ascii="Intel Clear" w:hAnsi="Intel Clear" w:cs="Intel Clear"/>
                <w:color w:val="0000FF"/>
                <w:sz w:val="18"/>
                <w:szCs w:val="18"/>
              </w:rPr>
            </w:pPr>
            <w:r w:rsidRPr="00D94FF6">
              <w:rPr>
                <w:rFonts w:ascii="Intel Clear" w:hAnsi="Intel Clear" w:cs="Intel Clear"/>
                <w:color w:val="0000FF"/>
                <w:sz w:val="18"/>
                <w:szCs w:val="18"/>
              </w:rPr>
              <w:t>CLKSOFFACK_CP</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58CBD526" w14:textId="77777777" w:rsidR="005F2D16" w:rsidRPr="00D94FF6" w:rsidRDefault="005F2D16" w:rsidP="00830E7B">
            <w:pPr>
              <w:rPr>
                <w:rFonts w:ascii="Intel Clear" w:hAnsi="Intel Clear" w:cs="Intel Clear"/>
                <w:color w:val="0000FF"/>
                <w:sz w:val="18"/>
                <w:szCs w:val="18"/>
              </w:rPr>
            </w:pPr>
            <w:r w:rsidRPr="00D94FF6">
              <w:rPr>
                <w:rFonts w:ascii="Intel Clear" w:hAnsi="Intel Clear" w:cs="Intel Clear"/>
                <w:color w:val="0000FF"/>
                <w:sz w:val="18"/>
                <w:szCs w:val="18"/>
              </w:rPr>
              <w:t>ACCSRETLOW</w:t>
            </w:r>
          </w:p>
        </w:tc>
        <w:tc>
          <w:tcPr>
            <w:tcW w:w="2962" w:type="dxa"/>
            <w:vMerge/>
            <w:tcBorders>
              <w:left w:val="single" w:sz="8" w:space="0" w:color="78C0D4"/>
              <w:bottom w:val="single" w:sz="8" w:space="0" w:color="78C0D4"/>
              <w:right w:val="single" w:sz="8" w:space="0" w:color="78C0D4"/>
            </w:tcBorders>
            <w:shd w:val="clear" w:color="auto" w:fill="DAEEF3"/>
          </w:tcPr>
          <w:p w14:paraId="1EBD04C6" w14:textId="77777777" w:rsidR="005F2D16" w:rsidRPr="00D94FF6" w:rsidRDefault="005F2D16" w:rsidP="00830E7B">
            <w:pPr>
              <w:rPr>
                <w:rFonts w:ascii="Intel Clear" w:hAnsi="Intel Clear" w:cs="Intel Clear"/>
                <w:color w:val="0000FF"/>
                <w:sz w:val="18"/>
                <w:szCs w:val="18"/>
              </w:rPr>
            </w:pPr>
          </w:p>
        </w:tc>
      </w:tr>
      <w:tr w:rsidR="00812C68" w:rsidRPr="00D94FF6" w14:paraId="75E7B7B5"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6F8C5C37"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6</w:t>
            </w: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76BAA41C"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cfg_tlatchen</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7136C95E"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IP-Accessible Exit w/</w:t>
            </w:r>
          </w:p>
          <w:p w14:paraId="5DD81D72"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State Retention or ISOLLATCH_NOSR_EN==1</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46EE99D2"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ISOLLATCHEN</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4A8FED59"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RESTORE</w:t>
            </w: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0E9143EE" w14:textId="77777777" w:rsidR="00812C68" w:rsidRPr="00D94FF6" w:rsidRDefault="00563CDA" w:rsidP="00563CDA">
            <w:pPr>
              <w:rPr>
                <w:rFonts w:ascii="Intel Clear" w:hAnsi="Intel Clear" w:cs="Intel Clear"/>
                <w:color w:val="0000FF"/>
                <w:sz w:val="18"/>
                <w:szCs w:val="18"/>
              </w:rPr>
            </w:pPr>
            <w:r w:rsidRPr="00D94FF6">
              <w:rPr>
                <w:rFonts w:ascii="Intel Clear" w:hAnsi="Intel Clear" w:cs="Intel Clear"/>
                <w:color w:val="0000FF"/>
                <w:sz w:val="18"/>
                <w:szCs w:val="18"/>
              </w:rPr>
              <w:t>2 clocks</w:t>
            </w:r>
            <w:r w:rsidR="00EC1212" w:rsidRPr="00D94FF6">
              <w:rPr>
                <w:rFonts w:ascii="Intel Clear" w:hAnsi="Intel Clear" w:cs="Intel Clear"/>
                <w:color w:val="0000FF"/>
                <w:sz w:val="18"/>
                <w:szCs w:val="18"/>
              </w:rPr>
              <w:t xml:space="preserve"> (8</w:t>
            </w:r>
            <w:r w:rsidR="00606FC1" w:rsidRPr="00D94FF6">
              <w:rPr>
                <w:rFonts w:ascii="Intel Clear" w:hAnsi="Intel Clear" w:cs="Intel Clear"/>
                <w:color w:val="0000FF"/>
                <w:sz w:val="18"/>
                <w:szCs w:val="18"/>
              </w:rPr>
              <w:t xml:space="preserve"> clocks</w:t>
            </w:r>
            <w:r w:rsidR="00EC1212" w:rsidRPr="00D94FF6">
              <w:rPr>
                <w:rFonts w:ascii="Intel Clear" w:hAnsi="Intel Clear" w:cs="Intel Clear"/>
                <w:color w:val="0000FF"/>
                <w:sz w:val="18"/>
                <w:szCs w:val="18"/>
              </w:rPr>
              <w:t>)</w:t>
            </w:r>
          </w:p>
        </w:tc>
      </w:tr>
      <w:tr w:rsidR="00812C68" w:rsidRPr="00D94FF6" w14:paraId="0D60060A"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557F8813"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7</w:t>
            </w: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18941B58"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cfg_tpokdown</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04E9BBAA"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IP-Inaccessible Entry /</w:t>
            </w:r>
          </w:p>
          <w:p w14:paraId="15D1212F"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Warm Reset</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12F2B2F0"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POKLOW</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03C750C5"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ISOLLATCHDIS / WARMRST</w:t>
            </w:r>
            <w:r w:rsidR="00E1523F" w:rsidRPr="00D94FF6">
              <w:rPr>
                <w:rFonts w:ascii="Intel Clear" w:hAnsi="Intel Clear" w:cs="Intel Clear"/>
                <w:color w:val="0000FF"/>
                <w:sz w:val="18"/>
                <w:szCs w:val="18"/>
              </w:rPr>
              <w:t>/ WRSTCLKSON</w:t>
            </w: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10725628" w14:textId="77777777" w:rsidR="00812C68" w:rsidRPr="00D94FF6" w:rsidRDefault="00563CDA" w:rsidP="00830E7B">
            <w:pPr>
              <w:rPr>
                <w:rFonts w:ascii="Intel Clear" w:hAnsi="Intel Clear" w:cs="Intel Clear"/>
                <w:color w:val="0000FF"/>
                <w:sz w:val="18"/>
                <w:szCs w:val="18"/>
              </w:rPr>
            </w:pPr>
            <w:r w:rsidRPr="00D94FF6">
              <w:rPr>
                <w:rFonts w:ascii="Intel Clear" w:hAnsi="Intel Clear" w:cs="Intel Clear"/>
                <w:color w:val="0000FF"/>
                <w:sz w:val="18"/>
                <w:szCs w:val="18"/>
              </w:rPr>
              <w:t>1 clock</w:t>
            </w:r>
            <w:r w:rsidR="003150DA" w:rsidRPr="00D94FF6">
              <w:rPr>
                <w:rFonts w:ascii="Intel Clear" w:hAnsi="Intel Clear" w:cs="Intel Clear"/>
                <w:color w:val="0000FF"/>
                <w:sz w:val="18"/>
                <w:szCs w:val="18"/>
              </w:rPr>
              <w:t xml:space="preserve"> (2</w:t>
            </w:r>
            <w:r w:rsidR="00606FC1" w:rsidRPr="00D94FF6">
              <w:rPr>
                <w:rFonts w:ascii="Intel Clear" w:hAnsi="Intel Clear" w:cs="Intel Clear"/>
                <w:color w:val="0000FF"/>
                <w:sz w:val="18"/>
                <w:szCs w:val="18"/>
              </w:rPr>
              <w:t xml:space="preserve"> clocks</w:t>
            </w:r>
            <w:r w:rsidR="00EA5BCA" w:rsidRPr="00D94FF6">
              <w:rPr>
                <w:rFonts w:ascii="Intel Clear" w:hAnsi="Intel Clear" w:cs="Intel Clear"/>
                <w:color w:val="0000FF"/>
                <w:sz w:val="18"/>
                <w:szCs w:val="18"/>
              </w:rPr>
              <w:t>)</w:t>
            </w:r>
          </w:p>
        </w:tc>
      </w:tr>
      <w:tr w:rsidR="00812C68" w:rsidRPr="00D94FF6" w14:paraId="73472E1D"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37D46861"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8</w:t>
            </w: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6AB5144C"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cfg_tlatchdis</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3FD89741"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IP-Accessible Entry w/</w:t>
            </w:r>
          </w:p>
          <w:p w14:paraId="732F64D0"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State Retention or ISOLLATCH_NOSR_EN==1</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7C3B7559"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ISOLLATCHDIS</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1011C5DB"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ACCSRETHIGH</w:t>
            </w: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14E0130A" w14:textId="77777777" w:rsidR="00812C68" w:rsidRPr="00D94FF6" w:rsidRDefault="00563CDA" w:rsidP="00830E7B">
            <w:pPr>
              <w:rPr>
                <w:rFonts w:ascii="Intel Clear" w:hAnsi="Intel Clear" w:cs="Intel Clear"/>
                <w:color w:val="0000FF"/>
                <w:sz w:val="18"/>
                <w:szCs w:val="18"/>
              </w:rPr>
            </w:pPr>
            <w:r w:rsidRPr="00D94FF6">
              <w:rPr>
                <w:rFonts w:ascii="Intel Clear" w:hAnsi="Intel Clear" w:cs="Intel Clear"/>
                <w:color w:val="0000FF"/>
                <w:sz w:val="18"/>
                <w:szCs w:val="18"/>
              </w:rPr>
              <w:t>2 clocks</w:t>
            </w:r>
            <w:r w:rsidR="00EC1212" w:rsidRPr="00D94FF6">
              <w:rPr>
                <w:rFonts w:ascii="Intel Clear" w:hAnsi="Intel Clear" w:cs="Intel Clear"/>
                <w:color w:val="0000FF"/>
                <w:sz w:val="18"/>
                <w:szCs w:val="18"/>
              </w:rPr>
              <w:t xml:space="preserve"> (8 clocks)</w:t>
            </w:r>
          </w:p>
        </w:tc>
      </w:tr>
      <w:tr w:rsidR="00606FC1" w:rsidRPr="00D94FF6" w14:paraId="50D8A434" w14:textId="77777777" w:rsidTr="00F046CC">
        <w:tc>
          <w:tcPr>
            <w:tcW w:w="468" w:type="dxa"/>
            <w:vMerge w:val="restart"/>
            <w:tcBorders>
              <w:top w:val="single" w:sz="8" w:space="0" w:color="78C0D4"/>
              <w:left w:val="single" w:sz="8" w:space="0" w:color="78C0D4"/>
              <w:right w:val="single" w:sz="8" w:space="0" w:color="78C0D4"/>
            </w:tcBorders>
            <w:shd w:val="clear" w:color="auto" w:fill="DAEEF3"/>
          </w:tcPr>
          <w:p w14:paraId="0CC0F351" w14:textId="77777777" w:rsidR="00606FC1" w:rsidRPr="00D94FF6" w:rsidRDefault="00606FC1" w:rsidP="00830E7B">
            <w:pPr>
              <w:rPr>
                <w:rFonts w:ascii="Intel Clear" w:hAnsi="Intel Clear" w:cs="Intel Clear"/>
                <w:b/>
                <w:color w:val="0000FF"/>
                <w:sz w:val="18"/>
                <w:szCs w:val="18"/>
              </w:rPr>
            </w:pPr>
            <w:r w:rsidRPr="00D94FF6">
              <w:rPr>
                <w:rFonts w:ascii="Intel Clear" w:hAnsi="Intel Clear" w:cs="Intel Clear"/>
                <w:b/>
                <w:color w:val="0000FF"/>
                <w:sz w:val="18"/>
                <w:szCs w:val="18"/>
              </w:rPr>
              <w:t>9</w:t>
            </w:r>
          </w:p>
        </w:tc>
        <w:tc>
          <w:tcPr>
            <w:tcW w:w="1800" w:type="dxa"/>
            <w:vMerge w:val="restart"/>
            <w:tcBorders>
              <w:top w:val="single" w:sz="8" w:space="0" w:color="78C0D4"/>
              <w:left w:val="single" w:sz="8" w:space="0" w:color="78C0D4"/>
              <w:right w:val="single" w:sz="8" w:space="0" w:color="78C0D4"/>
            </w:tcBorders>
            <w:shd w:val="clear" w:color="auto" w:fill="DAEEF3"/>
          </w:tcPr>
          <w:p w14:paraId="614329BD" w14:textId="77777777" w:rsidR="00606FC1" w:rsidRPr="00D94FF6" w:rsidRDefault="00606FC1"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cfg_tsleepact</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68A52427" w14:textId="77777777" w:rsidR="00606FC1" w:rsidRPr="00D94FF6" w:rsidRDefault="00606FC1" w:rsidP="00830E7B">
            <w:pPr>
              <w:rPr>
                <w:rFonts w:ascii="Intel Clear" w:hAnsi="Intel Clear" w:cs="Intel Clear"/>
                <w:color w:val="0000FF"/>
                <w:sz w:val="18"/>
                <w:szCs w:val="18"/>
              </w:rPr>
            </w:pPr>
            <w:r w:rsidRPr="00D94FF6">
              <w:rPr>
                <w:rFonts w:ascii="Intel Clear" w:hAnsi="Intel Clear" w:cs="Intel Clear"/>
                <w:color w:val="0000FF"/>
                <w:sz w:val="18"/>
                <w:szCs w:val="18"/>
              </w:rPr>
              <w:t>IP-Accessible Entry w/</w:t>
            </w:r>
          </w:p>
          <w:p w14:paraId="2268ECF9" w14:textId="77777777" w:rsidR="00606FC1" w:rsidRPr="00D94FF6" w:rsidRDefault="00606FC1" w:rsidP="00830E7B">
            <w:pPr>
              <w:rPr>
                <w:rFonts w:ascii="Intel Clear" w:hAnsi="Intel Clear" w:cs="Intel Clear"/>
                <w:color w:val="0000FF"/>
                <w:sz w:val="18"/>
                <w:szCs w:val="18"/>
              </w:rPr>
            </w:pPr>
            <w:r w:rsidRPr="00D94FF6">
              <w:rPr>
                <w:rFonts w:ascii="Intel Clear" w:hAnsi="Intel Clear" w:cs="Intel Clear"/>
                <w:color w:val="0000FF"/>
                <w:sz w:val="18"/>
                <w:szCs w:val="18"/>
              </w:rPr>
              <w:t>State Retention</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2E57C926" w14:textId="77777777" w:rsidR="00606FC1" w:rsidRPr="00D94FF6" w:rsidRDefault="00606FC1" w:rsidP="00830E7B">
            <w:pPr>
              <w:rPr>
                <w:rFonts w:ascii="Intel Clear" w:hAnsi="Intel Clear" w:cs="Intel Clear"/>
                <w:color w:val="0000FF"/>
                <w:sz w:val="18"/>
                <w:szCs w:val="18"/>
              </w:rPr>
            </w:pPr>
            <w:r w:rsidRPr="00D94FF6">
              <w:rPr>
                <w:rFonts w:ascii="Intel Clear" w:hAnsi="Intel Clear" w:cs="Intel Clear"/>
                <w:color w:val="0000FF"/>
                <w:sz w:val="18"/>
                <w:szCs w:val="18"/>
              </w:rPr>
              <w:t>ACCSRETHIGH</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78CC9596" w14:textId="77777777" w:rsidR="00606FC1" w:rsidRPr="00D94FF6" w:rsidRDefault="00606FC1" w:rsidP="00830E7B">
            <w:pPr>
              <w:rPr>
                <w:rFonts w:ascii="Intel Clear" w:hAnsi="Intel Clear" w:cs="Intel Clear"/>
                <w:color w:val="0000FF"/>
                <w:sz w:val="18"/>
                <w:szCs w:val="18"/>
              </w:rPr>
            </w:pPr>
            <w:r w:rsidRPr="00D94FF6">
              <w:rPr>
                <w:rFonts w:ascii="Intel Clear" w:hAnsi="Intel Clear" w:cs="Intel Clear"/>
                <w:color w:val="0000FF"/>
                <w:sz w:val="18"/>
                <w:szCs w:val="18"/>
              </w:rPr>
              <w:t>INTISOLEN</w:t>
            </w:r>
          </w:p>
        </w:tc>
        <w:tc>
          <w:tcPr>
            <w:tcW w:w="2962" w:type="dxa"/>
            <w:vMerge w:val="restart"/>
            <w:tcBorders>
              <w:top w:val="single" w:sz="8" w:space="0" w:color="78C0D4"/>
              <w:left w:val="single" w:sz="8" w:space="0" w:color="78C0D4"/>
              <w:right w:val="single" w:sz="8" w:space="0" w:color="78C0D4"/>
            </w:tcBorders>
            <w:shd w:val="clear" w:color="auto" w:fill="DAEEF3"/>
          </w:tcPr>
          <w:p w14:paraId="5B939314" w14:textId="77777777" w:rsidR="00606FC1" w:rsidRPr="00D94FF6" w:rsidRDefault="00606FC1" w:rsidP="00563CDA">
            <w:pPr>
              <w:rPr>
                <w:rFonts w:ascii="Intel Clear" w:hAnsi="Intel Clear" w:cs="Intel Clear"/>
                <w:color w:val="0000FF"/>
                <w:sz w:val="18"/>
                <w:szCs w:val="18"/>
              </w:rPr>
            </w:pPr>
          </w:p>
          <w:p w14:paraId="477E3C35" w14:textId="77777777" w:rsidR="00606FC1" w:rsidRPr="00D94FF6" w:rsidRDefault="00606FC1" w:rsidP="00563CDA">
            <w:pPr>
              <w:rPr>
                <w:rFonts w:ascii="Intel Clear" w:hAnsi="Intel Clear" w:cs="Intel Clear"/>
                <w:color w:val="0000FF"/>
                <w:sz w:val="18"/>
                <w:szCs w:val="18"/>
              </w:rPr>
            </w:pPr>
            <w:r w:rsidRPr="00D94FF6">
              <w:rPr>
                <w:rFonts w:ascii="Intel Clear" w:hAnsi="Intel Clear" w:cs="Intel Clear"/>
                <w:color w:val="0000FF"/>
                <w:sz w:val="18"/>
                <w:szCs w:val="18"/>
              </w:rPr>
              <w:t>1 clock</w:t>
            </w:r>
            <w:r w:rsidR="003150DA" w:rsidRPr="00D94FF6">
              <w:rPr>
                <w:rFonts w:ascii="Intel Clear" w:hAnsi="Intel Clear" w:cs="Intel Clear"/>
                <w:color w:val="0000FF"/>
                <w:sz w:val="18"/>
                <w:szCs w:val="18"/>
              </w:rPr>
              <w:t xml:space="preserve"> (2</w:t>
            </w:r>
            <w:r w:rsidRPr="00D94FF6">
              <w:rPr>
                <w:rFonts w:ascii="Intel Clear" w:hAnsi="Intel Clear" w:cs="Intel Clear"/>
                <w:color w:val="0000FF"/>
                <w:sz w:val="18"/>
                <w:szCs w:val="18"/>
              </w:rPr>
              <w:t xml:space="preserve"> clocks)</w:t>
            </w:r>
          </w:p>
        </w:tc>
      </w:tr>
      <w:tr w:rsidR="00606FC1" w:rsidRPr="00D94FF6" w14:paraId="0ADD8B08" w14:textId="77777777" w:rsidTr="00F046CC">
        <w:tc>
          <w:tcPr>
            <w:tcW w:w="468" w:type="dxa"/>
            <w:vMerge/>
            <w:tcBorders>
              <w:left w:val="single" w:sz="8" w:space="0" w:color="78C0D4"/>
              <w:right w:val="single" w:sz="8" w:space="0" w:color="78C0D4"/>
            </w:tcBorders>
            <w:shd w:val="clear" w:color="auto" w:fill="DAEEF3"/>
          </w:tcPr>
          <w:p w14:paraId="22204EC3" w14:textId="77777777" w:rsidR="00606FC1" w:rsidRPr="00D94FF6" w:rsidRDefault="00606FC1" w:rsidP="00830E7B">
            <w:pPr>
              <w:rPr>
                <w:rFonts w:ascii="Intel Clear" w:hAnsi="Intel Clear" w:cs="Intel Clear"/>
                <w:b/>
                <w:color w:val="0000FF"/>
                <w:sz w:val="18"/>
                <w:szCs w:val="18"/>
              </w:rPr>
            </w:pPr>
          </w:p>
        </w:tc>
        <w:tc>
          <w:tcPr>
            <w:tcW w:w="1800" w:type="dxa"/>
            <w:vMerge/>
            <w:tcBorders>
              <w:left w:val="single" w:sz="8" w:space="0" w:color="78C0D4"/>
              <w:right w:val="single" w:sz="8" w:space="0" w:color="78C0D4"/>
            </w:tcBorders>
            <w:shd w:val="clear" w:color="auto" w:fill="DAEEF3"/>
          </w:tcPr>
          <w:p w14:paraId="4C7A4995" w14:textId="77777777" w:rsidR="00606FC1" w:rsidRPr="00D94FF6" w:rsidRDefault="00606FC1" w:rsidP="00830E7B">
            <w:pPr>
              <w:rPr>
                <w:rFonts w:ascii="Intel Clear" w:hAnsi="Intel Clear" w:cs="Intel Clear"/>
                <w:b/>
                <w:color w:val="0000FF"/>
                <w:sz w:val="18"/>
                <w:szCs w:val="18"/>
              </w:rPr>
            </w:pP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0A65C28E" w14:textId="77777777" w:rsidR="00606FC1" w:rsidRPr="00D94FF6" w:rsidRDefault="00606FC1" w:rsidP="00830E7B">
            <w:pPr>
              <w:rPr>
                <w:rFonts w:ascii="Intel Clear" w:hAnsi="Intel Clear" w:cs="Intel Clear"/>
                <w:color w:val="0000FF"/>
                <w:sz w:val="18"/>
                <w:szCs w:val="18"/>
              </w:rPr>
            </w:pPr>
            <w:r w:rsidRPr="00D94FF6">
              <w:rPr>
                <w:rFonts w:ascii="Intel Clear" w:hAnsi="Intel Clear" w:cs="Intel Clear"/>
                <w:color w:val="0000FF"/>
                <w:sz w:val="18"/>
                <w:szCs w:val="18"/>
              </w:rPr>
              <w:t>IP-Accessible Entry w/o</w:t>
            </w:r>
          </w:p>
          <w:p w14:paraId="7CE58ADD" w14:textId="77777777" w:rsidR="00606FC1" w:rsidRPr="00D94FF6" w:rsidRDefault="00606FC1" w:rsidP="00830E7B">
            <w:pPr>
              <w:rPr>
                <w:rFonts w:ascii="Intel Clear" w:hAnsi="Intel Clear" w:cs="Intel Clear"/>
                <w:color w:val="0000FF"/>
                <w:sz w:val="18"/>
                <w:szCs w:val="18"/>
              </w:rPr>
            </w:pPr>
            <w:r w:rsidRPr="00D94FF6">
              <w:rPr>
                <w:rFonts w:ascii="Intel Clear" w:hAnsi="Intel Clear" w:cs="Intel Clear"/>
                <w:color w:val="0000FF"/>
                <w:sz w:val="18"/>
                <w:szCs w:val="18"/>
              </w:rPr>
              <w:t>State Retention</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0D0D32DB" w14:textId="77777777" w:rsidR="00606FC1" w:rsidRPr="00D94FF6" w:rsidRDefault="00606FC1" w:rsidP="00830E7B">
            <w:pPr>
              <w:rPr>
                <w:rFonts w:ascii="Intel Clear" w:hAnsi="Intel Clear" w:cs="Intel Clear"/>
                <w:color w:val="0000FF"/>
                <w:sz w:val="18"/>
                <w:szCs w:val="18"/>
              </w:rPr>
            </w:pPr>
            <w:r w:rsidRPr="00D94FF6">
              <w:rPr>
                <w:rFonts w:ascii="Intel Clear" w:hAnsi="Intel Clear" w:cs="Intel Clear"/>
                <w:color w:val="0000FF"/>
                <w:sz w:val="18"/>
                <w:szCs w:val="18"/>
              </w:rPr>
              <w:t>INACCSRETHIGH</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4E64A4B2" w14:textId="77777777" w:rsidR="00606FC1" w:rsidRPr="00D94FF6" w:rsidRDefault="00606FC1" w:rsidP="00830E7B">
            <w:pPr>
              <w:rPr>
                <w:rFonts w:ascii="Intel Clear" w:hAnsi="Intel Clear" w:cs="Intel Clear"/>
                <w:color w:val="0000FF"/>
                <w:sz w:val="18"/>
                <w:szCs w:val="18"/>
              </w:rPr>
            </w:pPr>
            <w:r w:rsidRPr="00D94FF6">
              <w:rPr>
                <w:rFonts w:ascii="Intel Clear" w:hAnsi="Intel Clear" w:cs="Intel Clear"/>
                <w:color w:val="0000FF"/>
                <w:sz w:val="18"/>
                <w:szCs w:val="18"/>
              </w:rPr>
              <w:t>PWRDNREQ</w:t>
            </w:r>
          </w:p>
        </w:tc>
        <w:tc>
          <w:tcPr>
            <w:tcW w:w="2962" w:type="dxa"/>
            <w:vMerge/>
            <w:tcBorders>
              <w:left w:val="single" w:sz="8" w:space="0" w:color="78C0D4"/>
              <w:right w:val="single" w:sz="8" w:space="0" w:color="78C0D4"/>
            </w:tcBorders>
            <w:shd w:val="clear" w:color="auto" w:fill="DAEEF3"/>
          </w:tcPr>
          <w:p w14:paraId="060F0FCB" w14:textId="77777777" w:rsidR="00606FC1" w:rsidRPr="00D94FF6" w:rsidRDefault="00606FC1" w:rsidP="00563CDA">
            <w:pPr>
              <w:rPr>
                <w:rFonts w:ascii="Intel Clear" w:hAnsi="Intel Clear" w:cs="Intel Clear"/>
                <w:color w:val="0000FF"/>
                <w:sz w:val="18"/>
                <w:szCs w:val="18"/>
              </w:rPr>
            </w:pPr>
          </w:p>
        </w:tc>
      </w:tr>
      <w:tr w:rsidR="00606FC1" w:rsidRPr="00D94FF6" w14:paraId="3C7CC1D5" w14:textId="77777777" w:rsidTr="00F046CC">
        <w:tc>
          <w:tcPr>
            <w:tcW w:w="468" w:type="dxa"/>
            <w:vMerge/>
            <w:tcBorders>
              <w:left w:val="single" w:sz="8" w:space="0" w:color="78C0D4"/>
              <w:bottom w:val="single" w:sz="8" w:space="0" w:color="78C0D4"/>
              <w:right w:val="single" w:sz="8" w:space="0" w:color="78C0D4"/>
            </w:tcBorders>
            <w:shd w:val="clear" w:color="auto" w:fill="DAEEF3"/>
          </w:tcPr>
          <w:p w14:paraId="702B72CB" w14:textId="77777777" w:rsidR="00606FC1" w:rsidRPr="00D94FF6" w:rsidRDefault="00606FC1" w:rsidP="00830E7B">
            <w:pPr>
              <w:rPr>
                <w:rFonts w:ascii="Intel Clear" w:hAnsi="Intel Clear" w:cs="Intel Clear"/>
                <w:b/>
                <w:color w:val="0000FF"/>
                <w:sz w:val="18"/>
                <w:szCs w:val="18"/>
              </w:rPr>
            </w:pPr>
          </w:p>
        </w:tc>
        <w:tc>
          <w:tcPr>
            <w:tcW w:w="1800" w:type="dxa"/>
            <w:vMerge/>
            <w:tcBorders>
              <w:left w:val="single" w:sz="8" w:space="0" w:color="78C0D4"/>
              <w:bottom w:val="single" w:sz="8" w:space="0" w:color="78C0D4"/>
              <w:right w:val="single" w:sz="8" w:space="0" w:color="78C0D4"/>
            </w:tcBorders>
            <w:shd w:val="clear" w:color="auto" w:fill="DAEEF3"/>
          </w:tcPr>
          <w:p w14:paraId="4DDFBB20" w14:textId="77777777" w:rsidR="00606FC1" w:rsidRPr="00D94FF6" w:rsidRDefault="00606FC1" w:rsidP="00830E7B">
            <w:pPr>
              <w:rPr>
                <w:rFonts w:ascii="Intel Clear" w:hAnsi="Intel Clear" w:cs="Intel Clear"/>
                <w:b/>
                <w:color w:val="0000FF"/>
                <w:sz w:val="18"/>
                <w:szCs w:val="18"/>
              </w:rPr>
            </w:pP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1B1A8B53" w14:textId="77777777" w:rsidR="00606FC1" w:rsidRPr="00D94FF6" w:rsidRDefault="00606FC1" w:rsidP="00830E7B">
            <w:pPr>
              <w:rPr>
                <w:rFonts w:ascii="Intel Clear" w:hAnsi="Intel Clear" w:cs="Intel Clear"/>
                <w:color w:val="0000FF"/>
                <w:sz w:val="18"/>
                <w:szCs w:val="18"/>
              </w:rPr>
            </w:pPr>
            <w:r w:rsidRPr="00D94FF6">
              <w:rPr>
                <w:rFonts w:ascii="Intel Clear" w:hAnsi="Intel Clear" w:cs="Intel Clear"/>
                <w:color w:val="0000FF"/>
                <w:sz w:val="18"/>
                <w:szCs w:val="18"/>
              </w:rPr>
              <w:t>IP-Inaccessible Entry</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645FBAAE" w14:textId="77777777" w:rsidR="00606FC1" w:rsidRPr="00D94FF6" w:rsidRDefault="00606FC1" w:rsidP="00830E7B">
            <w:pPr>
              <w:rPr>
                <w:rFonts w:ascii="Intel Clear" w:hAnsi="Intel Clear" w:cs="Intel Clear"/>
                <w:color w:val="0000FF"/>
                <w:sz w:val="18"/>
                <w:szCs w:val="18"/>
              </w:rPr>
            </w:pPr>
            <w:r w:rsidRPr="00D94FF6">
              <w:rPr>
                <w:rFonts w:ascii="Intel Clear" w:hAnsi="Intel Clear" w:cs="Intel Clear"/>
                <w:color w:val="0000FF"/>
                <w:sz w:val="18"/>
                <w:szCs w:val="18"/>
              </w:rPr>
              <w:t>INACCSRETHIGH</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478982A5" w14:textId="77777777" w:rsidR="00606FC1" w:rsidRPr="00D94FF6" w:rsidRDefault="00606FC1" w:rsidP="00830E7B">
            <w:pPr>
              <w:rPr>
                <w:rFonts w:ascii="Intel Clear" w:hAnsi="Intel Clear" w:cs="Intel Clear"/>
                <w:color w:val="0000FF"/>
                <w:sz w:val="18"/>
                <w:szCs w:val="18"/>
              </w:rPr>
            </w:pPr>
            <w:r w:rsidRPr="00D94FF6">
              <w:rPr>
                <w:rFonts w:ascii="Intel Clear" w:hAnsi="Intel Clear" w:cs="Intel Clear"/>
                <w:color w:val="0000FF"/>
                <w:sz w:val="18"/>
                <w:szCs w:val="18"/>
              </w:rPr>
              <w:t>PWRDNREQ</w:t>
            </w:r>
          </w:p>
        </w:tc>
        <w:tc>
          <w:tcPr>
            <w:tcW w:w="2962" w:type="dxa"/>
            <w:vMerge/>
            <w:tcBorders>
              <w:left w:val="single" w:sz="8" w:space="0" w:color="78C0D4"/>
              <w:bottom w:val="single" w:sz="8" w:space="0" w:color="78C0D4"/>
              <w:right w:val="single" w:sz="8" w:space="0" w:color="78C0D4"/>
            </w:tcBorders>
            <w:shd w:val="clear" w:color="auto" w:fill="DAEEF3"/>
          </w:tcPr>
          <w:p w14:paraId="0165E131" w14:textId="77777777" w:rsidR="00606FC1" w:rsidRPr="00D94FF6" w:rsidRDefault="00606FC1" w:rsidP="00563CDA">
            <w:pPr>
              <w:rPr>
                <w:rFonts w:ascii="Intel Clear" w:hAnsi="Intel Clear" w:cs="Intel Clear"/>
                <w:color w:val="0000FF"/>
                <w:sz w:val="18"/>
                <w:szCs w:val="18"/>
              </w:rPr>
            </w:pPr>
          </w:p>
        </w:tc>
      </w:tr>
      <w:tr w:rsidR="00812C68" w:rsidRPr="00D94FF6" w14:paraId="62546987"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1924E897"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10</w:t>
            </w: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37FBB07D"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cfg_tisolate</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4DAE77C3"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All Entry</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39355134"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INTISOLEN</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4D78F7CE"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RSTACT</w:t>
            </w: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34C7715A" w14:textId="77777777" w:rsidR="00812C68" w:rsidRPr="00D94FF6" w:rsidRDefault="00563CDA" w:rsidP="00830E7B">
            <w:pPr>
              <w:rPr>
                <w:rFonts w:ascii="Intel Clear" w:hAnsi="Intel Clear" w:cs="Intel Clear"/>
                <w:color w:val="0000FF"/>
                <w:sz w:val="18"/>
                <w:szCs w:val="18"/>
              </w:rPr>
            </w:pPr>
            <w:r w:rsidRPr="00D94FF6">
              <w:rPr>
                <w:rFonts w:ascii="Intel Clear" w:hAnsi="Intel Clear" w:cs="Intel Clear"/>
                <w:color w:val="0000FF"/>
                <w:sz w:val="18"/>
                <w:szCs w:val="18"/>
              </w:rPr>
              <w:t>2 clocks</w:t>
            </w:r>
            <w:r w:rsidR="00E12C4F" w:rsidRPr="00D94FF6">
              <w:rPr>
                <w:rFonts w:ascii="Intel Clear" w:hAnsi="Intel Clear" w:cs="Intel Clear"/>
                <w:color w:val="0000FF"/>
                <w:sz w:val="18"/>
                <w:szCs w:val="18"/>
              </w:rPr>
              <w:t xml:space="preserve"> (8</w:t>
            </w:r>
            <w:r w:rsidR="00606FC1" w:rsidRPr="00D94FF6">
              <w:rPr>
                <w:rFonts w:ascii="Intel Clear" w:hAnsi="Intel Clear" w:cs="Intel Clear"/>
                <w:color w:val="0000FF"/>
                <w:sz w:val="18"/>
                <w:szCs w:val="18"/>
              </w:rPr>
              <w:t xml:space="preserve"> clocks</w:t>
            </w:r>
            <w:r w:rsidR="00E12C4F" w:rsidRPr="00D94FF6">
              <w:rPr>
                <w:rFonts w:ascii="Intel Clear" w:hAnsi="Intel Clear" w:cs="Intel Clear"/>
                <w:color w:val="0000FF"/>
                <w:sz w:val="18"/>
                <w:szCs w:val="18"/>
              </w:rPr>
              <w:t>)</w:t>
            </w:r>
          </w:p>
        </w:tc>
      </w:tr>
      <w:tr w:rsidR="00812C68" w:rsidRPr="00D94FF6" w14:paraId="1FFF6850"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5B614618"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11</w:t>
            </w: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3DCAEFB2"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cfg_trstdown</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2D5A4580"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All Entry</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7B28FE10"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RSTACT</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6EA79F59"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INACCSRETHIGH</w:t>
            </w: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2F991D22" w14:textId="77777777" w:rsidR="00812C68" w:rsidRPr="00D94FF6" w:rsidRDefault="00E12C4F" w:rsidP="00830E7B">
            <w:pPr>
              <w:rPr>
                <w:rFonts w:ascii="Intel Clear" w:hAnsi="Intel Clear" w:cs="Intel Clear"/>
                <w:color w:val="0000FF"/>
                <w:sz w:val="18"/>
                <w:szCs w:val="18"/>
              </w:rPr>
            </w:pPr>
            <w:r w:rsidRPr="00D94FF6">
              <w:rPr>
                <w:rFonts w:ascii="Intel Clear" w:hAnsi="Intel Clear" w:cs="Intel Clear"/>
                <w:color w:val="0000FF"/>
                <w:sz w:val="18"/>
                <w:szCs w:val="18"/>
              </w:rPr>
              <w:t>1</w:t>
            </w:r>
            <w:r w:rsidR="00B63D2F" w:rsidRPr="00D94FF6">
              <w:rPr>
                <w:rFonts w:ascii="Intel Clear" w:hAnsi="Intel Clear" w:cs="Intel Clear"/>
                <w:color w:val="0000FF"/>
                <w:sz w:val="18"/>
                <w:szCs w:val="18"/>
              </w:rPr>
              <w:t>clock</w:t>
            </w:r>
            <w:r w:rsidR="003150DA" w:rsidRPr="00D94FF6">
              <w:rPr>
                <w:rFonts w:ascii="Intel Clear" w:hAnsi="Intel Clear" w:cs="Intel Clear"/>
                <w:color w:val="0000FF"/>
                <w:sz w:val="18"/>
                <w:szCs w:val="18"/>
              </w:rPr>
              <w:t xml:space="preserve"> (2</w:t>
            </w:r>
            <w:r w:rsidR="00606FC1" w:rsidRPr="00D94FF6">
              <w:rPr>
                <w:rFonts w:ascii="Intel Clear" w:hAnsi="Intel Clear" w:cs="Intel Clear"/>
                <w:color w:val="0000FF"/>
                <w:sz w:val="18"/>
                <w:szCs w:val="18"/>
              </w:rPr>
              <w:t xml:space="preserve"> clocks)</w:t>
            </w:r>
          </w:p>
        </w:tc>
      </w:tr>
      <w:tr w:rsidR="00812C68" w:rsidRPr="00D94FF6" w14:paraId="5EFB2ECE"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24517911"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12</w:t>
            </w: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649E36E6"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cfg_tclksonack_srst</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24ACF876" w14:textId="0DCFC306"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All Exit w/ frc_clk_srst</w:t>
            </w:r>
            <w:r w:rsidR="007E6EAB" w:rsidRPr="00D94FF6">
              <w:rPr>
                <w:rFonts w:ascii="Intel Clear" w:hAnsi="Intel Clear" w:cs="Intel Clear"/>
                <w:color w:val="0000FF"/>
                <w:sz w:val="18"/>
                <w:szCs w:val="18"/>
              </w:rPr>
              <w:t>_cc</w:t>
            </w:r>
            <w:r w:rsidRPr="00D94FF6">
              <w:rPr>
                <w:rFonts w:ascii="Intel Clear" w:hAnsi="Intel Clear" w:cs="Intel Clear"/>
                <w:color w:val="0000FF"/>
                <w:sz w:val="18"/>
                <w:szCs w:val="18"/>
              </w:rPr>
              <w:t>_en==1</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1AC497B8"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CLKSONACK_SRST</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02FD20F3"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CLKSOFF_SRST</w:t>
            </w: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43E5B91C" w14:textId="77777777" w:rsidR="00812C68" w:rsidRPr="00D94FF6" w:rsidRDefault="00E12C4F" w:rsidP="00830E7B">
            <w:pPr>
              <w:rPr>
                <w:rFonts w:ascii="Intel Clear" w:hAnsi="Intel Clear" w:cs="Intel Clear"/>
                <w:color w:val="0000FF"/>
                <w:sz w:val="18"/>
                <w:szCs w:val="18"/>
              </w:rPr>
            </w:pPr>
            <w:r w:rsidRPr="00D94FF6">
              <w:rPr>
                <w:rFonts w:ascii="Intel Clear" w:hAnsi="Intel Clear" w:cs="Intel Clear"/>
                <w:color w:val="0000FF"/>
                <w:sz w:val="18"/>
                <w:szCs w:val="18"/>
              </w:rPr>
              <w:t>IP-specific</w:t>
            </w:r>
            <w:r w:rsidR="00EA5BCA" w:rsidRPr="00D94FF6">
              <w:rPr>
                <w:rFonts w:ascii="Intel Clear" w:hAnsi="Intel Clear" w:cs="Intel Clear"/>
                <w:color w:val="0000FF"/>
                <w:sz w:val="18"/>
                <w:szCs w:val="18"/>
              </w:rPr>
              <w:t xml:space="preserve"> (if applicable to IP)</w:t>
            </w:r>
          </w:p>
        </w:tc>
      </w:tr>
      <w:tr w:rsidR="00812C68" w:rsidRPr="00D94FF6" w14:paraId="041DBAD6"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653F7830"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13</w:t>
            </w: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4EF2C418"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cfg_tclksoffack_srst</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5259B3D2" w14:textId="767968DC"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All Exit w/ frc_clk_srst</w:t>
            </w:r>
            <w:r w:rsidR="007E6EAB" w:rsidRPr="00D94FF6">
              <w:rPr>
                <w:rFonts w:ascii="Intel Clear" w:hAnsi="Intel Clear" w:cs="Intel Clear"/>
                <w:color w:val="0000FF"/>
                <w:sz w:val="18"/>
                <w:szCs w:val="18"/>
              </w:rPr>
              <w:t>_cc</w:t>
            </w:r>
            <w:r w:rsidRPr="00D94FF6">
              <w:rPr>
                <w:rFonts w:ascii="Intel Clear" w:hAnsi="Intel Clear" w:cs="Intel Clear"/>
                <w:color w:val="0000FF"/>
                <w:sz w:val="18"/>
                <w:szCs w:val="18"/>
              </w:rPr>
              <w:t>_en==1</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565456BB"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CLKSOFFACK_SRST</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7C901CCC" w14:textId="77777777" w:rsidR="00812C68" w:rsidRPr="00D94FF6" w:rsidRDefault="00812C68" w:rsidP="00830E7B">
            <w:pPr>
              <w:rPr>
                <w:rFonts w:ascii="Intel Clear" w:hAnsi="Intel Clear" w:cs="Intel Clear"/>
                <w:color w:val="0000FF"/>
                <w:sz w:val="18"/>
                <w:szCs w:val="18"/>
              </w:rPr>
            </w:pPr>
            <w:r w:rsidRPr="00D94FF6">
              <w:rPr>
                <w:rFonts w:ascii="Intel Clear" w:hAnsi="Intel Clear" w:cs="Intel Clear"/>
                <w:color w:val="0000FF"/>
                <w:sz w:val="18"/>
                <w:szCs w:val="18"/>
              </w:rPr>
              <w:t>INTISOLDIS</w:t>
            </w: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3FADA848" w14:textId="77777777" w:rsidR="00812C68"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IP-specific (if applicable to IP)</w:t>
            </w:r>
          </w:p>
        </w:tc>
      </w:tr>
      <w:tr w:rsidR="00EA5BCA" w:rsidRPr="00D94FF6" w14:paraId="1253D3EB"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03954DB5" w14:textId="77777777" w:rsidR="00EA5BCA" w:rsidRPr="00D94FF6" w:rsidRDefault="00EA5BCA" w:rsidP="00830E7B">
            <w:pPr>
              <w:rPr>
                <w:rFonts w:ascii="Intel Clear" w:hAnsi="Intel Clear" w:cs="Intel Clear"/>
                <w:b/>
                <w:color w:val="0000FF"/>
                <w:sz w:val="18"/>
                <w:szCs w:val="18"/>
              </w:rPr>
            </w:pPr>
            <w:r w:rsidRPr="00D94FF6">
              <w:rPr>
                <w:rFonts w:ascii="Intel Clear" w:hAnsi="Intel Clear" w:cs="Intel Clear"/>
                <w:b/>
                <w:color w:val="0000FF"/>
                <w:sz w:val="18"/>
                <w:szCs w:val="18"/>
              </w:rPr>
              <w:t>14</w:t>
            </w: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11D2C171" w14:textId="77777777" w:rsidR="00EA5BCA" w:rsidRPr="00D94FF6" w:rsidRDefault="00EA5BCA"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cfg_tclksonack_cp</w:t>
            </w:r>
            <w:r w:rsidRPr="00D94FF6">
              <w:rPr>
                <w:rFonts w:ascii="Intel Clear" w:hAnsi="Intel Clear" w:cs="Intel Clear"/>
                <w:b/>
                <w:vanish/>
                <w:color w:val="0000FF"/>
                <w:sz w:val="18"/>
                <w:szCs w:val="18"/>
              </w:rPr>
              <w:t>rst:0]al state information for debug visibility.  This output should be tied into the IP'following table descri</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5D53D7BA"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IP-Accessible Exit w/</w:t>
            </w:r>
          </w:p>
          <w:p w14:paraId="7487E5F1"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frc_clk_cp_en==1</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1C8D338E"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CLKSONACK_CP</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6FFFA2BA"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CLKSOFF_CP</w:t>
            </w: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3D12B919"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IP-specific (if applicable to IP)</w:t>
            </w:r>
          </w:p>
        </w:tc>
      </w:tr>
      <w:tr w:rsidR="00EA5BCA" w:rsidRPr="00D94FF6" w14:paraId="75DE85DF"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34F59E10" w14:textId="77777777" w:rsidR="00EA5BCA" w:rsidRPr="00D94FF6" w:rsidRDefault="00EA5BCA" w:rsidP="00830E7B">
            <w:pPr>
              <w:rPr>
                <w:rFonts w:ascii="Intel Clear" w:hAnsi="Intel Clear" w:cs="Intel Clear"/>
                <w:b/>
                <w:color w:val="0000FF"/>
                <w:sz w:val="18"/>
                <w:szCs w:val="18"/>
              </w:rPr>
            </w:pPr>
            <w:r w:rsidRPr="00D94FF6">
              <w:rPr>
                <w:rFonts w:ascii="Intel Clear" w:hAnsi="Intel Clear" w:cs="Intel Clear"/>
                <w:b/>
                <w:color w:val="0000FF"/>
                <w:sz w:val="18"/>
                <w:szCs w:val="18"/>
              </w:rPr>
              <w:t>15</w:t>
            </w: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4DBD8E6C" w14:textId="77777777" w:rsidR="00EA5BCA" w:rsidRPr="00D94FF6" w:rsidRDefault="00EA5BCA"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cfg_trstup2frcclks</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7C0DB16D"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IP-Accessible Exit w/</w:t>
            </w:r>
          </w:p>
          <w:p w14:paraId="345CADE4"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frc_clk_cp_en==1</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6287D114"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RSTINACTIV</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0F6CD086"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CLKSON_CP</w:t>
            </w: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5C885981"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IP-specific (if applicable to IP)</w:t>
            </w:r>
          </w:p>
        </w:tc>
      </w:tr>
      <w:tr w:rsidR="00812C68" w:rsidRPr="00D94FF6" w14:paraId="70515B31"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74C2BE4F" w14:textId="77777777" w:rsidR="00812C68" w:rsidRPr="00D94FF6" w:rsidRDefault="008106F9" w:rsidP="00830E7B">
            <w:pPr>
              <w:rPr>
                <w:rFonts w:ascii="Intel Clear" w:hAnsi="Intel Clear" w:cs="Intel Clear"/>
                <w:b/>
                <w:color w:val="0000FF"/>
                <w:sz w:val="18"/>
                <w:szCs w:val="18"/>
              </w:rPr>
            </w:pPr>
            <w:r w:rsidRPr="00D94FF6">
              <w:rPr>
                <w:rFonts w:ascii="Intel Clear" w:hAnsi="Intel Clear" w:cs="Intel Clear"/>
                <w:b/>
                <w:color w:val="0000FF"/>
                <w:sz w:val="18"/>
                <w:szCs w:val="18"/>
              </w:rPr>
              <w:t>16</w:t>
            </w: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6E0BD81B" w14:textId="77777777" w:rsidR="00812C68" w:rsidRPr="00D94FF6" w:rsidRDefault="00812C68"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cfg_trsvd0</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576E63F1" w14:textId="2AB8BC28" w:rsidR="00812C68" w:rsidRPr="00D94FF6" w:rsidRDefault="008106F9" w:rsidP="00830E7B">
            <w:pPr>
              <w:rPr>
                <w:rFonts w:ascii="Intel Clear" w:hAnsi="Intel Clear" w:cs="Intel Clear"/>
                <w:color w:val="0000FF"/>
                <w:sz w:val="18"/>
                <w:szCs w:val="18"/>
              </w:rPr>
            </w:pPr>
            <w:r w:rsidRPr="00D94FF6">
              <w:rPr>
                <w:rFonts w:ascii="Intel Clear" w:hAnsi="Intel Clear" w:cs="Intel Clear"/>
                <w:color w:val="0000FF"/>
                <w:sz w:val="18"/>
                <w:szCs w:val="18"/>
              </w:rPr>
              <w:t>Warm Reset w/ frc_clk_srst</w:t>
            </w:r>
            <w:r w:rsidR="007E6EAB" w:rsidRPr="00D94FF6">
              <w:rPr>
                <w:rFonts w:ascii="Intel Clear" w:hAnsi="Intel Clear" w:cs="Intel Clear"/>
                <w:color w:val="0000FF"/>
                <w:sz w:val="18"/>
                <w:szCs w:val="18"/>
              </w:rPr>
              <w:t>_cc</w:t>
            </w:r>
            <w:r w:rsidRPr="00D94FF6">
              <w:rPr>
                <w:rFonts w:ascii="Intel Clear" w:hAnsi="Intel Clear" w:cs="Intel Clear"/>
                <w:color w:val="0000FF"/>
                <w:sz w:val="18"/>
                <w:szCs w:val="18"/>
              </w:rPr>
              <w:t>_en==1</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40FCF030" w14:textId="77777777" w:rsidR="00812C68" w:rsidRPr="00D94FF6" w:rsidRDefault="008106F9" w:rsidP="008106F9">
            <w:pPr>
              <w:rPr>
                <w:rFonts w:ascii="Intel Clear" w:hAnsi="Intel Clear" w:cs="Intel Clear"/>
                <w:color w:val="0000FF"/>
                <w:sz w:val="18"/>
                <w:szCs w:val="18"/>
              </w:rPr>
            </w:pPr>
            <w:r w:rsidRPr="00D94FF6">
              <w:rPr>
                <w:rFonts w:ascii="Intel Clear" w:hAnsi="Intel Clear" w:cs="Intel Clear"/>
                <w:color w:val="0000FF"/>
                <w:sz w:val="18"/>
                <w:szCs w:val="18"/>
              </w:rPr>
              <w:t>WRSTCLKSONACK</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429740E5" w14:textId="77777777" w:rsidR="00812C68" w:rsidRPr="00D94FF6" w:rsidRDefault="008106F9" w:rsidP="00830E7B">
            <w:pPr>
              <w:rPr>
                <w:rFonts w:ascii="Intel Clear" w:hAnsi="Intel Clear" w:cs="Intel Clear"/>
                <w:color w:val="0000FF"/>
                <w:sz w:val="18"/>
                <w:szCs w:val="18"/>
              </w:rPr>
            </w:pPr>
            <w:r w:rsidRPr="00D94FF6">
              <w:rPr>
                <w:rFonts w:ascii="Intel Clear" w:hAnsi="Intel Clear" w:cs="Intel Clear"/>
                <w:color w:val="0000FF"/>
                <w:sz w:val="18"/>
                <w:szCs w:val="18"/>
              </w:rPr>
              <w:t>WRSTCLKSOFF</w:t>
            </w: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3FA17AC4" w14:textId="77777777" w:rsidR="00606FC1" w:rsidRPr="00D94FF6" w:rsidRDefault="008106F9" w:rsidP="008106F9">
            <w:pPr>
              <w:rPr>
                <w:rFonts w:ascii="Intel Clear" w:hAnsi="Intel Clear" w:cs="Intel Clear"/>
                <w:color w:val="0000FF"/>
                <w:sz w:val="18"/>
                <w:szCs w:val="18"/>
              </w:rPr>
            </w:pPr>
            <w:r w:rsidRPr="00D94FF6">
              <w:rPr>
                <w:rFonts w:ascii="Intel Clear" w:hAnsi="Intel Clear" w:cs="Intel Clear"/>
                <w:color w:val="0000FF"/>
                <w:sz w:val="18"/>
                <w:szCs w:val="18"/>
              </w:rPr>
              <w:t>This is the minimum delay between these states, it is also dependent on ip_pgcb_pg_rdy_req_b deassertion.</w:t>
            </w:r>
            <w:r w:rsidR="00EA5BCA" w:rsidRPr="00D94FF6">
              <w:rPr>
                <w:rFonts w:ascii="Intel Clear" w:hAnsi="Intel Clear" w:cs="Intel Clear"/>
                <w:color w:val="0000FF"/>
                <w:sz w:val="18"/>
                <w:szCs w:val="18"/>
              </w:rPr>
              <w:t xml:space="preserve"> </w:t>
            </w:r>
          </w:p>
          <w:p w14:paraId="30EF886C" w14:textId="77777777" w:rsidR="00812C68" w:rsidRPr="00D94FF6" w:rsidRDefault="00EA5BCA" w:rsidP="008106F9">
            <w:pPr>
              <w:rPr>
                <w:rFonts w:ascii="Intel Clear" w:hAnsi="Intel Clear" w:cs="Intel Clear"/>
                <w:color w:val="0000FF"/>
                <w:sz w:val="18"/>
                <w:szCs w:val="18"/>
              </w:rPr>
            </w:pPr>
            <w:r w:rsidRPr="00D94FF6">
              <w:rPr>
                <w:rFonts w:ascii="Intel Clear" w:hAnsi="Intel Clear" w:cs="Intel Clear"/>
                <w:color w:val="0000FF"/>
                <w:sz w:val="18"/>
                <w:szCs w:val="18"/>
              </w:rPr>
              <w:t xml:space="preserve">Value is IP-specific (if applicable). </w:t>
            </w:r>
          </w:p>
        </w:tc>
      </w:tr>
      <w:tr w:rsidR="00EA5BCA" w:rsidRPr="00D94FF6" w14:paraId="1D1C4462" w14:textId="77777777" w:rsidTr="008106F9">
        <w:trPr>
          <w:trHeight w:val="358"/>
        </w:trPr>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7C245D56" w14:textId="77777777" w:rsidR="00EA5BCA" w:rsidRPr="00D94FF6" w:rsidRDefault="00EA5BCA" w:rsidP="00830E7B">
            <w:pPr>
              <w:rPr>
                <w:rFonts w:ascii="Intel Clear" w:hAnsi="Intel Clear" w:cs="Intel Clear"/>
                <w:b/>
                <w:color w:val="0000FF"/>
                <w:sz w:val="18"/>
                <w:szCs w:val="18"/>
              </w:rPr>
            </w:pPr>
            <w:r w:rsidRPr="00D94FF6">
              <w:rPr>
                <w:rFonts w:ascii="Intel Clear" w:hAnsi="Intel Clear" w:cs="Intel Clear"/>
                <w:b/>
                <w:color w:val="0000FF"/>
                <w:sz w:val="18"/>
                <w:szCs w:val="18"/>
              </w:rPr>
              <w:t>17</w:t>
            </w: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1A1D93DF" w14:textId="77777777" w:rsidR="00EA5BCA" w:rsidRPr="00D94FF6" w:rsidRDefault="00EA5BCA"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cfg_trsvd1</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7BBE8D94" w14:textId="0C17044E"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Warm Reset w/ frc_clk_srst</w:t>
            </w:r>
            <w:r w:rsidR="007E6EAB" w:rsidRPr="00D94FF6">
              <w:rPr>
                <w:rFonts w:ascii="Intel Clear" w:hAnsi="Intel Clear" w:cs="Intel Clear"/>
                <w:color w:val="0000FF"/>
                <w:sz w:val="18"/>
                <w:szCs w:val="18"/>
              </w:rPr>
              <w:t>_cc</w:t>
            </w:r>
            <w:r w:rsidRPr="00D94FF6">
              <w:rPr>
                <w:rFonts w:ascii="Intel Clear" w:hAnsi="Intel Clear" w:cs="Intel Clear"/>
                <w:color w:val="0000FF"/>
                <w:sz w:val="18"/>
                <w:szCs w:val="18"/>
              </w:rPr>
              <w:t>_en==1</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584A501D"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WRSTCLKSOFFACK</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35F0515C"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PWRSTBLE</w:t>
            </w: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5F6E14AE"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IP-specific (if applicable to IP)</w:t>
            </w:r>
          </w:p>
        </w:tc>
      </w:tr>
      <w:tr w:rsidR="00EA5BCA" w:rsidRPr="00D94FF6" w14:paraId="38481D0A"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60783007" w14:textId="77777777" w:rsidR="00EA5BCA" w:rsidRPr="00D94FF6" w:rsidRDefault="00EA5BCA" w:rsidP="00830E7B">
            <w:pPr>
              <w:rPr>
                <w:rFonts w:ascii="Intel Clear" w:hAnsi="Intel Clear" w:cs="Intel Clear"/>
                <w:b/>
                <w:color w:val="0000FF"/>
                <w:sz w:val="18"/>
                <w:szCs w:val="18"/>
              </w:rPr>
            </w:pPr>
            <w:r w:rsidRPr="00D94FF6">
              <w:rPr>
                <w:rFonts w:ascii="Intel Clear" w:hAnsi="Intel Clear" w:cs="Intel Clear"/>
                <w:b/>
                <w:color w:val="0000FF"/>
                <w:sz w:val="18"/>
                <w:szCs w:val="18"/>
              </w:rPr>
              <w:t>-</w:t>
            </w: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7DD760DE" w14:textId="77777777" w:rsidR="00EA5BCA" w:rsidRPr="00D94FF6" w:rsidRDefault="00EA5BCA"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cfg_trsvd2</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4AAC2D2B"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N/A</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4A4DA2A9"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1F6617A5"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w:t>
            </w: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2AA5DE26"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Reserved for future use</w:t>
            </w:r>
          </w:p>
        </w:tc>
      </w:tr>
      <w:tr w:rsidR="00EA5BCA" w:rsidRPr="00D94FF6" w14:paraId="5CDA48F5"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418EDC2E" w14:textId="77777777" w:rsidR="00EA5BCA" w:rsidRPr="00D94FF6" w:rsidRDefault="00EA5BCA" w:rsidP="00830E7B">
            <w:pPr>
              <w:rPr>
                <w:rFonts w:ascii="Intel Clear" w:hAnsi="Intel Clear" w:cs="Intel Clear"/>
                <w:b/>
                <w:color w:val="0000FF"/>
                <w:sz w:val="18"/>
                <w:szCs w:val="18"/>
              </w:rPr>
            </w:pPr>
            <w:r w:rsidRPr="00D94FF6">
              <w:rPr>
                <w:rFonts w:ascii="Intel Clear" w:hAnsi="Intel Clear" w:cs="Intel Clear"/>
                <w:b/>
                <w:color w:val="0000FF"/>
                <w:sz w:val="18"/>
                <w:szCs w:val="18"/>
              </w:rPr>
              <w:t>-</w:t>
            </w: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20A1987F" w14:textId="77777777" w:rsidR="00EA5BCA" w:rsidRPr="00D94FF6" w:rsidRDefault="00EA5BCA"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cfg_trsvd3</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7263F40F"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N/A</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7F96DEED"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59F3377C"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w:t>
            </w: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62A486F5"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Reserved for future use</w:t>
            </w:r>
          </w:p>
        </w:tc>
      </w:tr>
      <w:tr w:rsidR="00EA5BCA" w:rsidRPr="00D94FF6" w14:paraId="6A802DBE"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3D2DC4AF" w14:textId="77777777" w:rsidR="00EA5BCA" w:rsidRPr="00D94FF6" w:rsidRDefault="00EA5BCA" w:rsidP="00830E7B">
            <w:pPr>
              <w:rPr>
                <w:rFonts w:ascii="Intel Clear" w:hAnsi="Intel Clear" w:cs="Intel Clear"/>
                <w:b/>
                <w:color w:val="0000FF"/>
                <w:sz w:val="18"/>
                <w:szCs w:val="18"/>
              </w:rPr>
            </w:pPr>
            <w:r w:rsidRPr="00D94FF6">
              <w:rPr>
                <w:rFonts w:ascii="Intel Clear" w:hAnsi="Intel Clear" w:cs="Intel Clear"/>
                <w:b/>
                <w:color w:val="0000FF"/>
                <w:sz w:val="18"/>
                <w:szCs w:val="18"/>
              </w:rPr>
              <w:t>-</w:t>
            </w: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1FDF33B6" w14:textId="77777777" w:rsidR="00EA5BCA" w:rsidRPr="00D94FF6" w:rsidRDefault="00EA5BCA" w:rsidP="00830E7B">
            <w:pPr>
              <w:rPr>
                <w:rFonts w:ascii="Intel Clear" w:hAnsi="Intel Clear" w:cs="Intel Clear"/>
                <w:b/>
                <w:color w:val="0000FF"/>
                <w:sz w:val="18"/>
                <w:szCs w:val="18"/>
              </w:rPr>
            </w:pPr>
            <w:r w:rsidRPr="00D94FF6">
              <w:rPr>
                <w:rFonts w:ascii="Intel Clear" w:hAnsi="Intel Clear" w:cs="Intel Clear"/>
                <w:b/>
                <w:color w:val="0000FF"/>
                <w:sz w:val="18"/>
                <w:szCs w:val="18"/>
              </w:rPr>
              <w:t>cfg_trsvd4</w:t>
            </w: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50CF8131"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N/A</w:t>
            </w: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439C17DB"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w:t>
            </w: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564C0B58"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w:t>
            </w: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3E5C0031" w14:textId="77777777" w:rsidR="00EA5BCA" w:rsidRPr="00D94FF6" w:rsidRDefault="00EA5BCA" w:rsidP="00830E7B">
            <w:pPr>
              <w:rPr>
                <w:rFonts w:ascii="Intel Clear" w:hAnsi="Intel Clear" w:cs="Intel Clear"/>
                <w:color w:val="0000FF"/>
                <w:sz w:val="18"/>
                <w:szCs w:val="18"/>
              </w:rPr>
            </w:pPr>
            <w:r w:rsidRPr="00D94FF6">
              <w:rPr>
                <w:rFonts w:ascii="Intel Clear" w:hAnsi="Intel Clear" w:cs="Intel Clear"/>
                <w:color w:val="0000FF"/>
                <w:sz w:val="18"/>
                <w:szCs w:val="18"/>
              </w:rPr>
              <w:t>Reserved for future use</w:t>
            </w:r>
          </w:p>
        </w:tc>
      </w:tr>
      <w:tr w:rsidR="00EA5BCA" w:rsidRPr="00D94FF6" w14:paraId="7EBEA306" w14:textId="77777777" w:rsidTr="008106F9">
        <w:tc>
          <w:tcPr>
            <w:tcW w:w="468" w:type="dxa"/>
            <w:tcBorders>
              <w:top w:val="single" w:sz="8" w:space="0" w:color="78C0D4"/>
              <w:left w:val="single" w:sz="8" w:space="0" w:color="78C0D4"/>
              <w:bottom w:val="single" w:sz="8" w:space="0" w:color="78C0D4"/>
              <w:right w:val="single" w:sz="8" w:space="0" w:color="78C0D4"/>
            </w:tcBorders>
            <w:shd w:val="clear" w:color="auto" w:fill="DAEEF3"/>
          </w:tcPr>
          <w:p w14:paraId="5267B8F9" w14:textId="77777777" w:rsidR="00EA5BCA" w:rsidRPr="00D94FF6" w:rsidRDefault="00EA5BCA" w:rsidP="00830E7B">
            <w:pPr>
              <w:rPr>
                <w:rFonts w:ascii="Intel Clear" w:hAnsi="Intel Clear" w:cs="Intel Clear"/>
                <w:b/>
                <w:color w:val="0000FF"/>
                <w:sz w:val="18"/>
                <w:szCs w:val="18"/>
              </w:rPr>
            </w:pPr>
          </w:p>
        </w:tc>
        <w:tc>
          <w:tcPr>
            <w:tcW w:w="1800" w:type="dxa"/>
            <w:tcBorders>
              <w:top w:val="single" w:sz="8" w:space="0" w:color="78C0D4"/>
              <w:left w:val="single" w:sz="8" w:space="0" w:color="78C0D4"/>
              <w:bottom w:val="single" w:sz="8" w:space="0" w:color="78C0D4"/>
              <w:right w:val="single" w:sz="8" w:space="0" w:color="78C0D4"/>
            </w:tcBorders>
            <w:shd w:val="clear" w:color="auto" w:fill="DAEEF3"/>
          </w:tcPr>
          <w:p w14:paraId="70301853" w14:textId="77777777" w:rsidR="00EA5BCA" w:rsidRPr="00D94FF6" w:rsidRDefault="00EA5BCA" w:rsidP="00830E7B">
            <w:pPr>
              <w:rPr>
                <w:rFonts w:ascii="Intel Clear" w:hAnsi="Intel Clear" w:cs="Intel Clear"/>
                <w:b/>
                <w:color w:val="0000FF"/>
                <w:sz w:val="18"/>
                <w:szCs w:val="18"/>
              </w:rPr>
            </w:pPr>
          </w:p>
        </w:tc>
        <w:tc>
          <w:tcPr>
            <w:tcW w:w="2250" w:type="dxa"/>
            <w:tcBorders>
              <w:top w:val="single" w:sz="8" w:space="0" w:color="78C0D4"/>
              <w:left w:val="single" w:sz="8" w:space="0" w:color="78C0D4"/>
              <w:bottom w:val="single" w:sz="8" w:space="0" w:color="78C0D4"/>
              <w:right w:val="single" w:sz="8" w:space="0" w:color="78C0D4"/>
            </w:tcBorders>
            <w:shd w:val="clear" w:color="auto" w:fill="DAEEF3"/>
          </w:tcPr>
          <w:p w14:paraId="00220943" w14:textId="77777777" w:rsidR="00EA5BCA" w:rsidRPr="00D94FF6" w:rsidRDefault="00EA5BCA" w:rsidP="00830E7B">
            <w:pPr>
              <w:rPr>
                <w:rFonts w:ascii="Intel Clear" w:hAnsi="Intel Clear" w:cs="Intel Clear"/>
                <w:color w:val="0000FF"/>
                <w:sz w:val="18"/>
                <w:szCs w:val="18"/>
              </w:rPr>
            </w:pPr>
          </w:p>
        </w:tc>
        <w:tc>
          <w:tcPr>
            <w:tcW w:w="1710" w:type="dxa"/>
            <w:tcBorders>
              <w:top w:val="single" w:sz="8" w:space="0" w:color="78C0D4"/>
              <w:left w:val="single" w:sz="8" w:space="0" w:color="78C0D4"/>
              <w:bottom w:val="single" w:sz="8" w:space="0" w:color="78C0D4"/>
              <w:right w:val="single" w:sz="8" w:space="0" w:color="78C0D4"/>
            </w:tcBorders>
            <w:shd w:val="clear" w:color="auto" w:fill="DAEEF3"/>
          </w:tcPr>
          <w:p w14:paraId="34CA1267" w14:textId="77777777" w:rsidR="00EA5BCA" w:rsidRPr="00D94FF6" w:rsidRDefault="00EA5BCA" w:rsidP="00830E7B">
            <w:pPr>
              <w:rPr>
                <w:rFonts w:ascii="Intel Clear" w:hAnsi="Intel Clear" w:cs="Intel Clear"/>
                <w:color w:val="0000FF"/>
                <w:sz w:val="18"/>
                <w:szCs w:val="18"/>
              </w:rPr>
            </w:pPr>
          </w:p>
        </w:tc>
        <w:tc>
          <w:tcPr>
            <w:tcW w:w="1620" w:type="dxa"/>
            <w:tcBorders>
              <w:top w:val="single" w:sz="8" w:space="0" w:color="78C0D4"/>
              <w:left w:val="single" w:sz="8" w:space="0" w:color="78C0D4"/>
              <w:bottom w:val="single" w:sz="8" w:space="0" w:color="78C0D4"/>
              <w:right w:val="single" w:sz="8" w:space="0" w:color="78C0D4"/>
            </w:tcBorders>
            <w:shd w:val="clear" w:color="auto" w:fill="DAEEF3"/>
          </w:tcPr>
          <w:p w14:paraId="4730C2B3" w14:textId="77777777" w:rsidR="00EA5BCA" w:rsidRPr="00D94FF6" w:rsidRDefault="00EA5BCA" w:rsidP="00830E7B">
            <w:pPr>
              <w:rPr>
                <w:rFonts w:ascii="Intel Clear" w:hAnsi="Intel Clear" w:cs="Intel Clear"/>
                <w:color w:val="0000FF"/>
                <w:sz w:val="18"/>
                <w:szCs w:val="18"/>
              </w:rPr>
            </w:pPr>
          </w:p>
        </w:tc>
        <w:tc>
          <w:tcPr>
            <w:tcW w:w="2962" w:type="dxa"/>
            <w:tcBorders>
              <w:top w:val="single" w:sz="8" w:space="0" w:color="78C0D4"/>
              <w:left w:val="single" w:sz="8" w:space="0" w:color="78C0D4"/>
              <w:bottom w:val="single" w:sz="8" w:space="0" w:color="78C0D4"/>
              <w:right w:val="single" w:sz="8" w:space="0" w:color="78C0D4"/>
            </w:tcBorders>
            <w:shd w:val="clear" w:color="auto" w:fill="DAEEF3"/>
          </w:tcPr>
          <w:p w14:paraId="34AA279E" w14:textId="77777777" w:rsidR="00EA5BCA" w:rsidRPr="00D94FF6" w:rsidRDefault="00EA5BCA" w:rsidP="00830E7B">
            <w:pPr>
              <w:rPr>
                <w:rFonts w:ascii="Intel Clear" w:hAnsi="Intel Clear" w:cs="Intel Clear"/>
                <w:color w:val="0000FF"/>
                <w:sz w:val="18"/>
                <w:szCs w:val="18"/>
              </w:rPr>
            </w:pPr>
          </w:p>
        </w:tc>
      </w:tr>
    </w:tbl>
    <w:p w14:paraId="72811A15" w14:textId="77777777" w:rsidR="00812C68" w:rsidRPr="00D94FF6" w:rsidRDefault="00812C68" w:rsidP="006044EF">
      <w:pPr>
        <w:rPr>
          <w:rFonts w:ascii="Intel Clear" w:hAnsi="Intel Clear" w:cs="Intel Clear"/>
        </w:rPr>
      </w:pPr>
    </w:p>
    <w:p w14:paraId="5DD2900A" w14:textId="77777777" w:rsidR="006044EF" w:rsidRPr="00D94FF6" w:rsidRDefault="006044EF" w:rsidP="006044EF">
      <w:pPr>
        <w:rPr>
          <w:rFonts w:ascii="Intel Clear" w:hAnsi="Intel Clear" w:cs="Intel Clear"/>
        </w:rPr>
      </w:pPr>
    </w:p>
    <w:p w14:paraId="71ECA593" w14:textId="77777777" w:rsidR="00750776" w:rsidRPr="00D94FF6" w:rsidRDefault="00750776" w:rsidP="005D687C">
      <w:pPr>
        <w:pStyle w:val="Heading3"/>
        <w:rPr>
          <w:rFonts w:ascii="Intel Clear" w:hAnsi="Intel Clear" w:cs="Intel Clear"/>
        </w:rPr>
      </w:pPr>
      <w:r w:rsidRPr="00D94FF6">
        <w:rPr>
          <w:rFonts w:ascii="Intel Clear" w:hAnsi="Intel Clear" w:cs="Intel Clear"/>
        </w:rPr>
        <w:t>Parameters</w:t>
      </w: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2808"/>
        <w:gridCol w:w="1530"/>
        <w:gridCol w:w="5598"/>
      </w:tblGrid>
      <w:tr w:rsidR="00750776" w:rsidRPr="00D94FF6" w14:paraId="223B6E14" w14:textId="77777777" w:rsidTr="000138EA">
        <w:tc>
          <w:tcPr>
            <w:tcW w:w="2808" w:type="dxa"/>
            <w:tcBorders>
              <w:top w:val="single" w:sz="8" w:space="0" w:color="78C0D4"/>
              <w:left w:val="single" w:sz="8" w:space="0" w:color="78C0D4"/>
              <w:bottom w:val="single" w:sz="8" w:space="0" w:color="78C0D4"/>
              <w:right w:val="single" w:sz="8" w:space="0" w:color="78C0D4"/>
            </w:tcBorders>
            <w:shd w:val="clear" w:color="auto" w:fill="B6DDE8"/>
          </w:tcPr>
          <w:p w14:paraId="1E98DF5B" w14:textId="77777777" w:rsidR="00750776" w:rsidRPr="00D94FF6" w:rsidRDefault="00750776" w:rsidP="000138EA">
            <w:pPr>
              <w:rPr>
                <w:rFonts w:ascii="Intel Clear" w:hAnsi="Intel Clear" w:cs="Intel Clear"/>
                <w:b/>
                <w:bCs/>
                <w:color w:val="0000FF"/>
                <w:szCs w:val="22"/>
              </w:rPr>
            </w:pPr>
            <w:r w:rsidRPr="00D94FF6">
              <w:rPr>
                <w:rFonts w:ascii="Intel Clear" w:hAnsi="Intel Clear" w:cs="Intel Clear"/>
                <w:b/>
                <w:bCs/>
                <w:color w:val="0000FF"/>
              </w:rPr>
              <w:t>Parameter Name</w:t>
            </w:r>
          </w:p>
        </w:tc>
        <w:tc>
          <w:tcPr>
            <w:tcW w:w="1530" w:type="dxa"/>
            <w:tcBorders>
              <w:top w:val="single" w:sz="8" w:space="0" w:color="78C0D4"/>
              <w:left w:val="single" w:sz="8" w:space="0" w:color="78C0D4"/>
              <w:bottom w:val="single" w:sz="8" w:space="0" w:color="78C0D4"/>
              <w:right w:val="single" w:sz="8" w:space="0" w:color="78C0D4"/>
            </w:tcBorders>
            <w:shd w:val="clear" w:color="auto" w:fill="B6DDE8"/>
          </w:tcPr>
          <w:p w14:paraId="69BD6FB6" w14:textId="77777777" w:rsidR="00750776" w:rsidRPr="00D94FF6" w:rsidRDefault="00750776" w:rsidP="000138EA">
            <w:pPr>
              <w:rPr>
                <w:rFonts w:ascii="Intel Clear" w:hAnsi="Intel Clear" w:cs="Intel Clear"/>
                <w:b/>
                <w:bCs/>
                <w:color w:val="0000FF"/>
                <w:szCs w:val="22"/>
              </w:rPr>
            </w:pPr>
            <w:r w:rsidRPr="00D94FF6">
              <w:rPr>
                <w:rFonts w:ascii="Intel Clear" w:hAnsi="Intel Clear" w:cs="Intel Clear"/>
                <w:b/>
                <w:bCs/>
                <w:color w:val="0000FF"/>
              </w:rPr>
              <w:t>Default Value</w:t>
            </w:r>
          </w:p>
        </w:tc>
        <w:tc>
          <w:tcPr>
            <w:tcW w:w="5598" w:type="dxa"/>
            <w:tcBorders>
              <w:top w:val="single" w:sz="8" w:space="0" w:color="78C0D4"/>
              <w:left w:val="single" w:sz="8" w:space="0" w:color="78C0D4"/>
              <w:bottom w:val="single" w:sz="8" w:space="0" w:color="78C0D4"/>
              <w:right w:val="single" w:sz="8" w:space="0" w:color="78C0D4"/>
            </w:tcBorders>
            <w:shd w:val="clear" w:color="auto" w:fill="B6DDE8"/>
          </w:tcPr>
          <w:p w14:paraId="2373882A" w14:textId="77777777" w:rsidR="00750776" w:rsidRPr="00D94FF6" w:rsidRDefault="00750776" w:rsidP="000138EA">
            <w:pPr>
              <w:rPr>
                <w:rFonts w:ascii="Intel Clear" w:hAnsi="Intel Clear" w:cs="Intel Clear"/>
                <w:b/>
                <w:bCs/>
                <w:color w:val="0000FF"/>
                <w:szCs w:val="22"/>
              </w:rPr>
            </w:pPr>
            <w:r w:rsidRPr="00D94FF6">
              <w:rPr>
                <w:rFonts w:ascii="Intel Clear" w:hAnsi="Intel Clear" w:cs="Intel Clear"/>
                <w:b/>
                <w:bCs/>
                <w:color w:val="0000FF"/>
              </w:rPr>
              <w:t>Description</w:t>
            </w:r>
          </w:p>
        </w:tc>
      </w:tr>
      <w:tr w:rsidR="00750776" w:rsidRPr="00D94FF6" w14:paraId="14B65FBF" w14:textId="77777777" w:rsidTr="000138EA">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5CFABF4B" w14:textId="77777777" w:rsidR="00750776" w:rsidRPr="00D94FF6" w:rsidRDefault="00750776" w:rsidP="000138EA">
            <w:pPr>
              <w:rPr>
                <w:rFonts w:ascii="Intel Clear" w:hAnsi="Intel Clear" w:cs="Intel Clear"/>
                <w:color w:val="0000FF"/>
                <w:szCs w:val="16"/>
              </w:rPr>
            </w:pPr>
            <w:r w:rsidRPr="00D94FF6">
              <w:rPr>
                <w:rFonts w:ascii="Intel Clear" w:hAnsi="Intel Clear" w:cs="Intel Clear"/>
                <w:color w:val="0000FF"/>
                <w:szCs w:val="16"/>
              </w:rPr>
              <w:t>DEF_PWRON</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1A898BC5" w14:textId="77777777" w:rsidR="00750776" w:rsidRPr="00D94FF6" w:rsidRDefault="00750776" w:rsidP="000138EA">
            <w:pPr>
              <w:rPr>
                <w:rFonts w:ascii="Intel Clear" w:hAnsi="Intel Clear" w:cs="Intel Clear"/>
                <w:color w:val="0000FF"/>
                <w:szCs w:val="16"/>
              </w:rPr>
            </w:pPr>
            <w:r w:rsidRPr="00D94FF6">
              <w:rPr>
                <w:rFonts w:ascii="Intel Clear" w:hAnsi="Intel Clear" w:cs="Intel Clear"/>
                <w:color w:val="0000FF"/>
                <w:szCs w:val="16"/>
              </w:rPr>
              <w:t>0</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29C3D125" w14:textId="77777777" w:rsidR="00750776" w:rsidRPr="00D94FF6" w:rsidRDefault="00750776" w:rsidP="000138EA">
            <w:pPr>
              <w:rPr>
                <w:rFonts w:ascii="Intel Clear" w:hAnsi="Intel Clear" w:cs="Intel Clear"/>
                <w:color w:val="0000FF"/>
                <w:szCs w:val="16"/>
              </w:rPr>
            </w:pPr>
            <w:r w:rsidRPr="00D94FF6">
              <w:rPr>
                <w:rFonts w:ascii="Intel Clear" w:hAnsi="Intel Clear" w:cs="Intel Clear"/>
                <w:color w:val="0000FF"/>
                <w:szCs w:val="16"/>
              </w:rPr>
              <w:t xml:space="preserve">‘0’ – PGCB will default to an IP-Inaccessible power-gated state.  </w:t>
            </w:r>
          </w:p>
          <w:p w14:paraId="583B4458" w14:textId="77777777" w:rsidR="00750776" w:rsidRPr="00D94FF6" w:rsidRDefault="00750776" w:rsidP="000138EA">
            <w:pPr>
              <w:rPr>
                <w:rFonts w:ascii="Intel Clear" w:hAnsi="Intel Clear" w:cs="Intel Clear"/>
                <w:color w:val="0000FF"/>
                <w:szCs w:val="16"/>
              </w:rPr>
            </w:pPr>
          </w:p>
          <w:p w14:paraId="74B9BDE1" w14:textId="77777777" w:rsidR="00750776" w:rsidRPr="00D94FF6" w:rsidRDefault="00750776" w:rsidP="000138EA">
            <w:pPr>
              <w:rPr>
                <w:rFonts w:ascii="Intel Clear" w:hAnsi="Intel Clear" w:cs="Intel Clear"/>
                <w:color w:val="0000FF"/>
                <w:szCs w:val="16"/>
              </w:rPr>
            </w:pPr>
            <w:r w:rsidRPr="00D94FF6">
              <w:rPr>
                <w:rFonts w:ascii="Intel Clear" w:hAnsi="Intel Clear" w:cs="Intel Clear"/>
                <w:color w:val="0000FF"/>
                <w:szCs w:val="16"/>
              </w:rPr>
              <w:t xml:space="preserve">‘1’ </w:t>
            </w:r>
            <w:proofErr w:type="gramStart"/>
            <w:r w:rsidRPr="00D94FF6">
              <w:rPr>
                <w:rFonts w:ascii="Intel Clear" w:hAnsi="Intel Clear" w:cs="Intel Clear"/>
                <w:color w:val="0000FF"/>
                <w:szCs w:val="16"/>
              </w:rPr>
              <w:t>-  PGCB</w:t>
            </w:r>
            <w:proofErr w:type="gramEnd"/>
            <w:r w:rsidRPr="00D94FF6">
              <w:rPr>
                <w:rFonts w:ascii="Intel Clear" w:hAnsi="Intel Clear" w:cs="Intel Clear"/>
                <w:color w:val="0000FF"/>
                <w:szCs w:val="16"/>
              </w:rPr>
              <w:t xml:space="preserve"> will default to a powered on state. Please see the section titled “Power Ungated Default State” for details</w:t>
            </w:r>
          </w:p>
        </w:tc>
      </w:tr>
      <w:tr w:rsidR="00750776" w:rsidRPr="00D94FF6" w14:paraId="60B59037" w14:textId="77777777" w:rsidTr="000138EA">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3383D15E" w14:textId="77777777" w:rsidR="00750776" w:rsidRPr="00D94FF6" w:rsidRDefault="00750776" w:rsidP="000138EA">
            <w:pPr>
              <w:rPr>
                <w:rFonts w:ascii="Intel Clear" w:hAnsi="Intel Clear" w:cs="Intel Clear"/>
                <w:color w:val="0000FF"/>
                <w:szCs w:val="16"/>
              </w:rPr>
            </w:pPr>
            <w:r w:rsidRPr="00D94FF6">
              <w:rPr>
                <w:rFonts w:ascii="Intel Clear" w:hAnsi="Intel Clear" w:cs="Intel Clear"/>
                <w:color w:val="0000FF"/>
                <w:szCs w:val="16"/>
              </w:rPr>
              <w:t>ISOLLATCH_NOSR_EN</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6303D8B7" w14:textId="77777777" w:rsidR="00750776" w:rsidRPr="00D94FF6" w:rsidRDefault="00750776" w:rsidP="000138EA">
            <w:pPr>
              <w:rPr>
                <w:rFonts w:ascii="Intel Clear" w:hAnsi="Intel Clear" w:cs="Intel Clear"/>
                <w:color w:val="0000FF"/>
                <w:szCs w:val="16"/>
              </w:rPr>
            </w:pPr>
            <w:r w:rsidRPr="00D94FF6">
              <w:rPr>
                <w:rFonts w:ascii="Intel Clear" w:hAnsi="Intel Clear" w:cs="Intel Clear"/>
                <w:color w:val="0000FF"/>
                <w:szCs w:val="16"/>
              </w:rPr>
              <w:t>0</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259DCEF5" w14:textId="77777777" w:rsidR="00750776" w:rsidRPr="00D94FF6" w:rsidRDefault="00750776" w:rsidP="000138EA">
            <w:pPr>
              <w:rPr>
                <w:rFonts w:ascii="Intel Clear" w:hAnsi="Intel Clear" w:cs="Intel Clear"/>
                <w:color w:val="0000FF"/>
                <w:szCs w:val="16"/>
              </w:rPr>
            </w:pPr>
            <w:r w:rsidRPr="00D94FF6">
              <w:rPr>
                <w:rFonts w:ascii="Intel Clear" w:hAnsi="Intel Clear" w:cs="Intel Clear"/>
                <w:color w:val="0000FF"/>
                <w:szCs w:val="16"/>
              </w:rPr>
              <w:t>‘0’ – pgcb_ip_isol_latchen will only deassert when state retention is enabled and as part of the IP-Accessible flows, preventing isolation latches from closing if state-retention is disabled (ip_pgcb_sleep_en=0).</w:t>
            </w:r>
          </w:p>
          <w:p w14:paraId="321944C0" w14:textId="77777777" w:rsidR="00750776" w:rsidRPr="00D94FF6" w:rsidRDefault="00750776" w:rsidP="000138EA">
            <w:pPr>
              <w:rPr>
                <w:rFonts w:ascii="Intel Clear" w:hAnsi="Intel Clear" w:cs="Intel Clear"/>
                <w:color w:val="0000FF"/>
                <w:szCs w:val="16"/>
              </w:rPr>
            </w:pPr>
          </w:p>
          <w:p w14:paraId="0E6F58FD" w14:textId="77777777" w:rsidR="00750776" w:rsidRPr="00D94FF6" w:rsidRDefault="00750776" w:rsidP="000138EA">
            <w:pPr>
              <w:rPr>
                <w:rFonts w:ascii="Intel Clear" w:hAnsi="Intel Clear" w:cs="Intel Clear"/>
                <w:color w:val="0000FF"/>
                <w:szCs w:val="16"/>
              </w:rPr>
            </w:pPr>
            <w:r w:rsidRPr="00D94FF6">
              <w:rPr>
                <w:rFonts w:ascii="Intel Clear" w:hAnsi="Intel Clear" w:cs="Intel Clear"/>
                <w:color w:val="0000FF"/>
                <w:szCs w:val="16"/>
              </w:rPr>
              <w:t>‘1’ – pgcb_ip_isol_latchen will deassert/assert at the normal points in the IP-Accessible flows even if state retention is disabled (ip_pgcb_sleep_en=0).</w:t>
            </w:r>
          </w:p>
        </w:tc>
      </w:tr>
      <w:tr w:rsidR="004A0484" w:rsidRPr="00D94FF6" w14:paraId="16837D03" w14:textId="77777777" w:rsidTr="000138EA">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306A7190" w14:textId="77777777" w:rsidR="004A0484" w:rsidRPr="00D94FF6" w:rsidRDefault="004A0484" w:rsidP="000138EA">
            <w:pPr>
              <w:rPr>
                <w:rFonts w:ascii="Intel Clear" w:hAnsi="Intel Clear" w:cs="Intel Clear"/>
                <w:color w:val="0000FF"/>
                <w:szCs w:val="16"/>
              </w:rPr>
            </w:pPr>
            <w:r w:rsidRPr="00D94FF6">
              <w:rPr>
                <w:rFonts w:ascii="Intel Clear" w:hAnsi="Intel Clear" w:cs="Intel Clear"/>
                <w:color w:val="0000FF"/>
                <w:szCs w:val="16"/>
              </w:rPr>
              <w:t>USE_DFX_SEQ</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7E936425" w14:textId="77777777" w:rsidR="004A0484" w:rsidRPr="00D94FF6" w:rsidRDefault="004A0484" w:rsidP="000138EA">
            <w:pPr>
              <w:rPr>
                <w:rFonts w:ascii="Intel Clear" w:hAnsi="Intel Clear" w:cs="Intel Clear"/>
                <w:color w:val="0000FF"/>
                <w:szCs w:val="16"/>
              </w:rPr>
            </w:pPr>
            <w:r w:rsidRPr="00D94FF6">
              <w:rPr>
                <w:rFonts w:ascii="Intel Clear" w:hAnsi="Intel Clear" w:cs="Intel Clear"/>
                <w:color w:val="0000FF"/>
                <w:szCs w:val="16"/>
              </w:rPr>
              <w:t>1</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7775E08A" w14:textId="77777777" w:rsidR="00973465" w:rsidRPr="00D94FF6" w:rsidRDefault="00973465" w:rsidP="00973465">
            <w:pPr>
              <w:rPr>
                <w:rFonts w:ascii="Intel Clear" w:hAnsi="Intel Clear" w:cs="Intel Clear"/>
                <w:color w:val="0000FF"/>
                <w:szCs w:val="16"/>
              </w:rPr>
            </w:pPr>
            <w:r w:rsidRPr="00D94FF6">
              <w:rPr>
                <w:rFonts w:ascii="Intel Clear" w:hAnsi="Intel Clear" w:cs="Intel Clear"/>
                <w:color w:val="0000FF"/>
                <w:szCs w:val="16"/>
              </w:rPr>
              <w:t>‘1’ - The DFx sequencer is used to override the defined outputs from the PGCB.</w:t>
            </w:r>
          </w:p>
          <w:p w14:paraId="00340D24" w14:textId="77777777" w:rsidR="00973465" w:rsidRPr="00D94FF6" w:rsidRDefault="00973465" w:rsidP="004A0484">
            <w:pPr>
              <w:rPr>
                <w:rFonts w:ascii="Intel Clear" w:hAnsi="Intel Clear" w:cs="Intel Clear"/>
                <w:color w:val="0000FF"/>
                <w:szCs w:val="16"/>
              </w:rPr>
            </w:pPr>
          </w:p>
          <w:p w14:paraId="67E8CD0E" w14:textId="77777777" w:rsidR="004A0484" w:rsidRPr="00D94FF6" w:rsidRDefault="004A0484" w:rsidP="004A0484">
            <w:pPr>
              <w:rPr>
                <w:rFonts w:ascii="Intel Clear" w:hAnsi="Intel Clear" w:cs="Intel Clear"/>
                <w:color w:val="0000FF"/>
                <w:szCs w:val="16"/>
              </w:rPr>
            </w:pPr>
            <w:r w:rsidRPr="00D94FF6">
              <w:rPr>
                <w:rFonts w:ascii="Intel Clear" w:hAnsi="Intel Clear" w:cs="Intel Clear"/>
                <w:color w:val="0000FF"/>
                <w:szCs w:val="16"/>
              </w:rPr>
              <w:t xml:space="preserve">‘0’ – </w:t>
            </w:r>
            <w:r w:rsidR="00973465" w:rsidRPr="00D94FF6">
              <w:rPr>
                <w:rFonts w:ascii="Intel Clear" w:hAnsi="Intel Clear" w:cs="Intel Clear"/>
                <w:color w:val="0000FF"/>
                <w:szCs w:val="16"/>
              </w:rPr>
              <w:t>The DFx sequencer is not</w:t>
            </w:r>
            <w:r w:rsidRPr="00D94FF6">
              <w:rPr>
                <w:rFonts w:ascii="Intel Clear" w:hAnsi="Intel Clear" w:cs="Intel Clear"/>
                <w:color w:val="0000FF"/>
                <w:szCs w:val="16"/>
              </w:rPr>
              <w:t xml:space="preserve"> used, instead, the outputs of the functional PGCB </w:t>
            </w:r>
            <w:r w:rsidR="00973465" w:rsidRPr="00D94FF6">
              <w:rPr>
                <w:rFonts w:ascii="Intel Clear" w:hAnsi="Intel Clear" w:cs="Intel Clear"/>
                <w:color w:val="0000FF"/>
                <w:szCs w:val="16"/>
              </w:rPr>
              <w:t>are</w:t>
            </w:r>
            <w:r w:rsidRPr="00D94FF6">
              <w:rPr>
                <w:rFonts w:ascii="Intel Clear" w:hAnsi="Intel Clear" w:cs="Intel Clear"/>
                <w:color w:val="0000FF"/>
                <w:szCs w:val="16"/>
              </w:rPr>
              <w:t xml:space="preserve"> latched and held constant based on fdfx_pgcb_bypass.</w:t>
            </w:r>
          </w:p>
          <w:p w14:paraId="690F8E04" w14:textId="77777777" w:rsidR="004A0484" w:rsidRPr="00D94FF6" w:rsidRDefault="004A0484" w:rsidP="004A0484">
            <w:pPr>
              <w:rPr>
                <w:rFonts w:ascii="Intel Clear" w:hAnsi="Intel Clear" w:cs="Intel Clear"/>
                <w:color w:val="0000FF"/>
                <w:szCs w:val="16"/>
              </w:rPr>
            </w:pPr>
          </w:p>
          <w:p w14:paraId="14C82851" w14:textId="77777777" w:rsidR="004A0484" w:rsidRPr="00D94FF6" w:rsidRDefault="004A0484" w:rsidP="004A0484">
            <w:pPr>
              <w:rPr>
                <w:rFonts w:ascii="Intel Clear" w:hAnsi="Intel Clear" w:cs="Intel Clear"/>
                <w:color w:val="0000FF"/>
                <w:szCs w:val="16"/>
              </w:rPr>
            </w:pPr>
            <w:r w:rsidRPr="00D94FF6">
              <w:rPr>
                <w:rFonts w:ascii="Intel Clear" w:hAnsi="Intel Clear" w:cs="Intel Clear"/>
                <w:color w:val="0000FF"/>
                <w:szCs w:val="16"/>
              </w:rPr>
              <w:lastRenderedPageBreak/>
              <w:t>The following outputs will be affected by this feature:</w:t>
            </w:r>
          </w:p>
          <w:p w14:paraId="5DBF5E60" w14:textId="77777777" w:rsidR="004A0484" w:rsidRPr="00D94FF6" w:rsidRDefault="004A0484" w:rsidP="008A4F40">
            <w:pPr>
              <w:pStyle w:val="ListParagraph"/>
              <w:numPr>
                <w:ilvl w:val="0"/>
                <w:numId w:val="35"/>
              </w:numPr>
              <w:spacing w:after="0" w:line="240" w:lineRule="auto"/>
              <w:rPr>
                <w:rFonts w:ascii="Intel Clear" w:hAnsi="Intel Clear" w:cs="Intel Clear"/>
                <w:color w:val="0000FF"/>
                <w:szCs w:val="16"/>
              </w:rPr>
            </w:pPr>
            <w:r w:rsidRPr="00D94FF6">
              <w:rPr>
                <w:rFonts w:ascii="Intel Clear" w:hAnsi="Intel Clear" w:cs="Intel Clear"/>
                <w:color w:val="0000FF"/>
                <w:szCs w:val="16"/>
              </w:rPr>
              <w:t>pgcb_isol_en_b</w:t>
            </w:r>
          </w:p>
          <w:p w14:paraId="11947680" w14:textId="77777777" w:rsidR="004A0484" w:rsidRPr="00D94FF6" w:rsidRDefault="004A0484" w:rsidP="008A4F40">
            <w:pPr>
              <w:pStyle w:val="ListParagraph"/>
              <w:numPr>
                <w:ilvl w:val="0"/>
                <w:numId w:val="35"/>
              </w:numPr>
              <w:spacing w:after="0" w:line="240" w:lineRule="auto"/>
              <w:rPr>
                <w:rFonts w:ascii="Intel Clear" w:hAnsi="Intel Clear" w:cs="Intel Clear"/>
                <w:color w:val="0000FF"/>
                <w:szCs w:val="16"/>
              </w:rPr>
            </w:pPr>
            <w:r w:rsidRPr="00D94FF6">
              <w:rPr>
                <w:rFonts w:ascii="Intel Clear" w:hAnsi="Intel Clear" w:cs="Intel Clear"/>
                <w:color w:val="0000FF"/>
                <w:szCs w:val="16"/>
              </w:rPr>
              <w:t>pgcb_isol_latchen</w:t>
            </w:r>
          </w:p>
          <w:p w14:paraId="0792B604" w14:textId="77777777" w:rsidR="004A0484" w:rsidRPr="00D94FF6" w:rsidRDefault="004A0484" w:rsidP="008A4F40">
            <w:pPr>
              <w:pStyle w:val="ListParagraph"/>
              <w:numPr>
                <w:ilvl w:val="0"/>
                <w:numId w:val="35"/>
              </w:numPr>
              <w:spacing w:after="0" w:line="240" w:lineRule="auto"/>
              <w:rPr>
                <w:rFonts w:ascii="Intel Clear" w:hAnsi="Intel Clear" w:cs="Intel Clear"/>
                <w:color w:val="0000FF"/>
                <w:szCs w:val="16"/>
              </w:rPr>
            </w:pPr>
            <w:r w:rsidRPr="00D94FF6">
              <w:rPr>
                <w:rFonts w:ascii="Intel Clear" w:hAnsi="Intel Clear" w:cs="Intel Clear"/>
                <w:color w:val="0000FF"/>
                <w:szCs w:val="16"/>
              </w:rPr>
              <w:t>pgcb_force_rst_b</w:t>
            </w:r>
          </w:p>
          <w:p w14:paraId="225D5CB2" w14:textId="77777777" w:rsidR="004A0484" w:rsidRPr="00D94FF6" w:rsidRDefault="004A0484" w:rsidP="008A4F40">
            <w:pPr>
              <w:pStyle w:val="ListParagraph"/>
              <w:numPr>
                <w:ilvl w:val="0"/>
                <w:numId w:val="35"/>
              </w:numPr>
              <w:spacing w:after="0" w:line="240" w:lineRule="auto"/>
              <w:rPr>
                <w:rFonts w:ascii="Intel Clear" w:hAnsi="Intel Clear" w:cs="Intel Clear"/>
                <w:color w:val="0000FF"/>
                <w:szCs w:val="16"/>
              </w:rPr>
            </w:pPr>
            <w:r w:rsidRPr="00D94FF6">
              <w:rPr>
                <w:rFonts w:ascii="Intel Clear" w:hAnsi="Intel Clear" w:cs="Intel Clear"/>
                <w:color w:val="0000FF"/>
                <w:szCs w:val="16"/>
              </w:rPr>
              <w:t>pgcb_sleep</w:t>
            </w:r>
          </w:p>
          <w:p w14:paraId="72B9D6B4" w14:textId="77777777" w:rsidR="004A0484" w:rsidRPr="00D94FF6" w:rsidRDefault="004A0484" w:rsidP="008A4F40">
            <w:pPr>
              <w:pStyle w:val="ListParagraph"/>
              <w:numPr>
                <w:ilvl w:val="0"/>
                <w:numId w:val="35"/>
              </w:numPr>
              <w:tabs>
                <w:tab w:val="left" w:pos="1909"/>
              </w:tabs>
              <w:spacing w:after="0" w:line="240" w:lineRule="auto"/>
              <w:rPr>
                <w:rFonts w:ascii="Intel Clear" w:hAnsi="Intel Clear" w:cs="Intel Clear"/>
                <w:color w:val="0000FF"/>
                <w:szCs w:val="16"/>
              </w:rPr>
            </w:pPr>
            <w:r w:rsidRPr="00D94FF6">
              <w:rPr>
                <w:rFonts w:ascii="Intel Clear" w:hAnsi="Intel Clear" w:cs="Intel Clear"/>
                <w:color w:val="0000FF"/>
                <w:szCs w:val="16"/>
              </w:rPr>
              <w:t>pgcb_ip_fet_en_b</w:t>
            </w:r>
            <w:r w:rsidRPr="00D94FF6">
              <w:rPr>
                <w:rFonts w:ascii="Intel Clear" w:hAnsi="Intel Clear" w:cs="Intel Clear"/>
                <w:color w:val="0000FF"/>
                <w:szCs w:val="16"/>
              </w:rPr>
              <w:tab/>
            </w:r>
          </w:p>
          <w:p w14:paraId="5E6EA083" w14:textId="77777777" w:rsidR="00BA41C5" w:rsidRPr="00D94FF6" w:rsidRDefault="00BA41C5" w:rsidP="00BA41C5">
            <w:pPr>
              <w:tabs>
                <w:tab w:val="left" w:pos="1909"/>
              </w:tabs>
              <w:rPr>
                <w:rFonts w:ascii="Intel Clear" w:hAnsi="Intel Clear" w:cs="Intel Clear"/>
                <w:color w:val="0000FF"/>
                <w:szCs w:val="16"/>
              </w:rPr>
            </w:pPr>
          </w:p>
          <w:p w14:paraId="5510BBCC" w14:textId="77777777" w:rsidR="00BA41C5" w:rsidRPr="00D94FF6" w:rsidRDefault="00973465" w:rsidP="00BA41C5">
            <w:pPr>
              <w:tabs>
                <w:tab w:val="left" w:pos="1909"/>
              </w:tabs>
              <w:rPr>
                <w:rFonts w:ascii="Intel Clear" w:hAnsi="Intel Clear" w:cs="Intel Clear"/>
                <w:color w:val="0000FF"/>
                <w:szCs w:val="16"/>
              </w:rPr>
            </w:pPr>
            <w:r w:rsidRPr="00D94FF6">
              <w:rPr>
                <w:rFonts w:ascii="Intel Clear" w:hAnsi="Intel Clear" w:cs="Intel Clear"/>
                <w:color w:val="0000FF"/>
                <w:szCs w:val="16"/>
              </w:rPr>
              <w:t>As the</w:t>
            </w:r>
            <w:r w:rsidR="00BA41C5" w:rsidRPr="00D94FF6">
              <w:rPr>
                <w:rFonts w:ascii="Intel Clear" w:hAnsi="Intel Clear" w:cs="Intel Clear"/>
                <w:color w:val="0000FF"/>
                <w:szCs w:val="16"/>
              </w:rPr>
              <w:t xml:space="preserve"> value is SoC specific, it is recommended that this parameter be brought up to the top level of the SIP for the SoC to be able to define.</w:t>
            </w:r>
          </w:p>
          <w:p w14:paraId="7E0164C3" w14:textId="77777777" w:rsidR="00973465" w:rsidRPr="00D94FF6" w:rsidRDefault="00973465" w:rsidP="00BA41C5">
            <w:pPr>
              <w:tabs>
                <w:tab w:val="left" w:pos="1909"/>
              </w:tabs>
              <w:rPr>
                <w:rFonts w:ascii="Intel Clear" w:hAnsi="Intel Clear" w:cs="Intel Clear"/>
                <w:color w:val="0000FF"/>
                <w:szCs w:val="16"/>
              </w:rPr>
            </w:pPr>
          </w:p>
        </w:tc>
      </w:tr>
      <w:tr w:rsidR="004A0484" w:rsidRPr="00D94FF6" w14:paraId="505D4EA4" w14:textId="77777777" w:rsidTr="000138EA">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4D5F8C6B" w14:textId="77777777" w:rsidR="004A0484" w:rsidRPr="00D94FF6" w:rsidRDefault="004A0484" w:rsidP="000138EA">
            <w:pPr>
              <w:rPr>
                <w:rFonts w:ascii="Intel Clear" w:hAnsi="Intel Clear" w:cs="Intel Clear"/>
                <w:color w:val="0000FF"/>
                <w:szCs w:val="16"/>
              </w:rPr>
            </w:pPr>
            <w:r w:rsidRPr="00D94FF6">
              <w:rPr>
                <w:rFonts w:ascii="Intel Clear" w:hAnsi="Intel Clear" w:cs="Intel Clear"/>
                <w:color w:val="0000FF"/>
                <w:szCs w:val="16"/>
              </w:rPr>
              <w:lastRenderedPageBreak/>
              <w:t>UNGATE_TIMER</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659AC4C7" w14:textId="77777777" w:rsidR="004A0484" w:rsidRPr="00D94FF6" w:rsidRDefault="004A0484" w:rsidP="000138EA">
            <w:pPr>
              <w:rPr>
                <w:rFonts w:ascii="Intel Clear" w:hAnsi="Intel Clear" w:cs="Intel Clear"/>
                <w:color w:val="0000FF"/>
                <w:szCs w:val="16"/>
              </w:rPr>
            </w:pPr>
            <w:r w:rsidRPr="00D94FF6">
              <w:rPr>
                <w:rFonts w:ascii="Intel Clear" w:hAnsi="Intel Clear" w:cs="Intel Clear"/>
                <w:color w:val="0000FF"/>
                <w:szCs w:val="16"/>
              </w:rPr>
              <w:t>2’b01</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7D7BF34F" w14:textId="77777777" w:rsidR="004A0484" w:rsidRPr="00D94FF6" w:rsidRDefault="004A0484" w:rsidP="004A0484">
            <w:pPr>
              <w:rPr>
                <w:rFonts w:ascii="Intel Clear" w:hAnsi="Intel Clear" w:cs="Intel Clear"/>
                <w:color w:val="0000FF"/>
                <w:szCs w:val="16"/>
              </w:rPr>
            </w:pPr>
            <w:r w:rsidRPr="00D94FF6">
              <w:rPr>
                <w:rFonts w:ascii="Intel Clear" w:hAnsi="Intel Clear" w:cs="Intel Clear"/>
                <w:color w:val="0000FF"/>
                <w:szCs w:val="16"/>
              </w:rPr>
              <w:t>Defines the number of ftap_tck clocks that the DFx override sequencer wait</w:t>
            </w:r>
            <w:r w:rsidR="00950A8E" w:rsidRPr="00D94FF6">
              <w:rPr>
                <w:rFonts w:ascii="Intel Clear" w:hAnsi="Intel Clear" w:cs="Intel Clear"/>
                <w:color w:val="0000FF"/>
                <w:szCs w:val="16"/>
              </w:rPr>
              <w:t>s</w:t>
            </w:r>
            <w:r w:rsidRPr="00D94FF6">
              <w:rPr>
                <w:rFonts w:ascii="Intel Clear" w:hAnsi="Intel Clear" w:cs="Intel Clear"/>
                <w:color w:val="0000FF"/>
                <w:szCs w:val="16"/>
              </w:rPr>
              <w:t xml:space="preserve"> between turning on the FET and deasserting isol_en_b/force_rst_b.</w:t>
            </w:r>
          </w:p>
          <w:p w14:paraId="173228EB" w14:textId="77777777" w:rsidR="004A0484" w:rsidRPr="00D94FF6" w:rsidRDefault="004A0484" w:rsidP="004A0484">
            <w:pPr>
              <w:rPr>
                <w:rFonts w:ascii="Intel Clear" w:hAnsi="Intel Clear" w:cs="Intel Clear"/>
                <w:color w:val="0000FF"/>
                <w:szCs w:val="16"/>
              </w:rPr>
            </w:pPr>
          </w:p>
          <w:p w14:paraId="7A5885BA" w14:textId="77777777" w:rsidR="004A0484" w:rsidRPr="00D94FF6" w:rsidRDefault="004A0484" w:rsidP="004A0484">
            <w:pPr>
              <w:rPr>
                <w:rFonts w:ascii="Intel Clear" w:hAnsi="Intel Clear" w:cs="Intel Clear"/>
                <w:color w:val="0000FF"/>
                <w:szCs w:val="16"/>
              </w:rPr>
            </w:pPr>
            <w:r w:rsidRPr="00D94FF6">
              <w:rPr>
                <w:rFonts w:ascii="Intel Clear" w:hAnsi="Intel Clear" w:cs="Intel Clear"/>
                <w:color w:val="0000FF"/>
                <w:szCs w:val="16"/>
              </w:rPr>
              <w:t>Encoding:</w:t>
            </w:r>
          </w:p>
          <w:p w14:paraId="310F1FEA" w14:textId="77777777" w:rsidR="004A0484" w:rsidRPr="00D94FF6" w:rsidRDefault="004A0484" w:rsidP="004A0484">
            <w:pPr>
              <w:rPr>
                <w:rFonts w:ascii="Intel Clear" w:hAnsi="Intel Clear" w:cs="Intel Clear"/>
                <w:color w:val="0000FF"/>
                <w:szCs w:val="16"/>
              </w:rPr>
            </w:pPr>
            <w:r w:rsidRPr="00D94FF6">
              <w:rPr>
                <w:rFonts w:ascii="Intel Clear" w:hAnsi="Intel Clear" w:cs="Intel Clear"/>
                <w:color w:val="0000FF"/>
                <w:szCs w:val="16"/>
              </w:rPr>
              <w:t>1’b00 – 8 clocks</w:t>
            </w:r>
          </w:p>
          <w:p w14:paraId="2C482ADA" w14:textId="77777777" w:rsidR="004A0484" w:rsidRPr="00D94FF6" w:rsidRDefault="004A0484" w:rsidP="004A0484">
            <w:pPr>
              <w:rPr>
                <w:rFonts w:ascii="Intel Clear" w:hAnsi="Intel Clear" w:cs="Intel Clear"/>
                <w:color w:val="0000FF"/>
                <w:szCs w:val="16"/>
              </w:rPr>
            </w:pPr>
            <w:r w:rsidRPr="00D94FF6">
              <w:rPr>
                <w:rFonts w:ascii="Intel Clear" w:hAnsi="Intel Clear" w:cs="Intel Clear"/>
                <w:color w:val="0000FF"/>
                <w:szCs w:val="16"/>
              </w:rPr>
              <w:t>1’b0</w:t>
            </w:r>
            <w:r w:rsidR="00531278" w:rsidRPr="00D94FF6">
              <w:rPr>
                <w:rFonts w:ascii="Intel Clear" w:hAnsi="Intel Clear" w:cs="Intel Clear"/>
                <w:color w:val="0000FF"/>
                <w:szCs w:val="16"/>
              </w:rPr>
              <w:t>1</w:t>
            </w:r>
            <w:r w:rsidRPr="00D94FF6">
              <w:rPr>
                <w:rFonts w:ascii="Intel Clear" w:hAnsi="Intel Clear" w:cs="Intel Clear"/>
                <w:color w:val="0000FF"/>
                <w:szCs w:val="16"/>
              </w:rPr>
              <w:t xml:space="preserve"> – 16 clocks</w:t>
            </w:r>
          </w:p>
          <w:p w14:paraId="67A0B4AD" w14:textId="77777777" w:rsidR="004A0484" w:rsidRPr="00D94FF6" w:rsidRDefault="004A0484" w:rsidP="004A0484">
            <w:pPr>
              <w:rPr>
                <w:rFonts w:ascii="Intel Clear" w:hAnsi="Intel Clear" w:cs="Intel Clear"/>
                <w:color w:val="0000FF"/>
                <w:szCs w:val="16"/>
              </w:rPr>
            </w:pPr>
            <w:r w:rsidRPr="00D94FF6">
              <w:rPr>
                <w:rFonts w:ascii="Intel Clear" w:hAnsi="Intel Clear" w:cs="Intel Clear"/>
                <w:color w:val="0000FF"/>
                <w:szCs w:val="16"/>
              </w:rPr>
              <w:t>1’b</w:t>
            </w:r>
            <w:r w:rsidR="00531278" w:rsidRPr="00D94FF6">
              <w:rPr>
                <w:rFonts w:ascii="Intel Clear" w:hAnsi="Intel Clear" w:cs="Intel Clear"/>
                <w:color w:val="0000FF"/>
                <w:szCs w:val="16"/>
              </w:rPr>
              <w:t>1</w:t>
            </w:r>
            <w:r w:rsidRPr="00D94FF6">
              <w:rPr>
                <w:rFonts w:ascii="Intel Clear" w:hAnsi="Intel Clear" w:cs="Intel Clear"/>
                <w:color w:val="0000FF"/>
                <w:szCs w:val="16"/>
              </w:rPr>
              <w:t>0 – 32 clocks</w:t>
            </w:r>
          </w:p>
          <w:p w14:paraId="1B4035A1" w14:textId="77777777" w:rsidR="004A0484" w:rsidRPr="00D94FF6" w:rsidRDefault="004A0484" w:rsidP="004A0484">
            <w:pPr>
              <w:rPr>
                <w:rFonts w:ascii="Intel Clear" w:hAnsi="Intel Clear" w:cs="Intel Clear"/>
                <w:color w:val="0000FF"/>
                <w:szCs w:val="16"/>
              </w:rPr>
            </w:pPr>
            <w:r w:rsidRPr="00D94FF6">
              <w:rPr>
                <w:rFonts w:ascii="Intel Clear" w:hAnsi="Intel Clear" w:cs="Intel Clear"/>
                <w:color w:val="0000FF"/>
                <w:szCs w:val="16"/>
              </w:rPr>
              <w:t>1’b</w:t>
            </w:r>
            <w:r w:rsidR="00531278" w:rsidRPr="00D94FF6">
              <w:rPr>
                <w:rFonts w:ascii="Intel Clear" w:hAnsi="Intel Clear" w:cs="Intel Clear"/>
                <w:color w:val="0000FF"/>
                <w:szCs w:val="16"/>
              </w:rPr>
              <w:t>11</w:t>
            </w:r>
            <w:r w:rsidRPr="00D94FF6">
              <w:rPr>
                <w:rFonts w:ascii="Intel Clear" w:hAnsi="Intel Clear" w:cs="Intel Clear"/>
                <w:color w:val="0000FF"/>
                <w:szCs w:val="16"/>
              </w:rPr>
              <w:t xml:space="preserve"> – 256 clocks</w:t>
            </w:r>
          </w:p>
          <w:p w14:paraId="095620BB" w14:textId="77777777" w:rsidR="00BA41C5" w:rsidRPr="00D94FF6" w:rsidRDefault="00BA41C5" w:rsidP="004A0484">
            <w:pPr>
              <w:rPr>
                <w:rFonts w:ascii="Intel Clear" w:hAnsi="Intel Clear" w:cs="Intel Clear"/>
                <w:color w:val="0000FF"/>
                <w:szCs w:val="16"/>
              </w:rPr>
            </w:pPr>
          </w:p>
          <w:p w14:paraId="48326519" w14:textId="77777777" w:rsidR="00BA41C5" w:rsidRPr="00D94FF6" w:rsidRDefault="00973465" w:rsidP="004A0484">
            <w:pPr>
              <w:rPr>
                <w:rFonts w:ascii="Intel Clear" w:hAnsi="Intel Clear" w:cs="Intel Clear"/>
                <w:color w:val="0000FF"/>
                <w:szCs w:val="16"/>
              </w:rPr>
            </w:pPr>
            <w:r w:rsidRPr="00D94FF6">
              <w:rPr>
                <w:rFonts w:ascii="Intel Clear" w:hAnsi="Intel Clear" w:cs="Intel Clear"/>
                <w:color w:val="0000FF"/>
                <w:szCs w:val="16"/>
              </w:rPr>
              <w:t>As the value</w:t>
            </w:r>
            <w:r w:rsidR="00BA41C5" w:rsidRPr="00D94FF6">
              <w:rPr>
                <w:rFonts w:ascii="Intel Clear" w:hAnsi="Intel Clear" w:cs="Intel Clear"/>
                <w:color w:val="0000FF"/>
                <w:szCs w:val="16"/>
              </w:rPr>
              <w:t xml:space="preserve"> is SoC specific, it is recommended that this parameter be brought up to the top level of the SIP for the SoC to be able to define.</w:t>
            </w:r>
          </w:p>
        </w:tc>
      </w:tr>
      <w:tr w:rsidR="005B0A7F" w:rsidRPr="00D94FF6" w14:paraId="598B93DB" w14:textId="77777777" w:rsidTr="000138EA">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54D32582" w14:textId="5AB410F9" w:rsidR="005B0A7F" w:rsidRPr="00D94FF6" w:rsidRDefault="005B0A7F" w:rsidP="000138EA">
            <w:pPr>
              <w:rPr>
                <w:rFonts w:ascii="Intel Clear" w:hAnsi="Intel Clear" w:cs="Intel Clear"/>
                <w:color w:val="0000FF"/>
                <w:szCs w:val="16"/>
              </w:rPr>
            </w:pPr>
            <w:r w:rsidRPr="00D94FF6">
              <w:rPr>
                <w:rFonts w:ascii="Intel Clear" w:hAnsi="Intel Clear" w:cs="Intel Clear"/>
                <w:color w:val="0000FF"/>
                <w:szCs w:val="16"/>
              </w:rPr>
              <w:t>DELAY_ASSN_RST</w:t>
            </w:r>
          </w:p>
        </w:tc>
        <w:tc>
          <w:tcPr>
            <w:tcW w:w="1530" w:type="dxa"/>
            <w:tcBorders>
              <w:top w:val="single" w:sz="8" w:space="0" w:color="78C0D4"/>
              <w:left w:val="single" w:sz="8" w:space="0" w:color="78C0D4"/>
              <w:bottom w:val="single" w:sz="8" w:space="0" w:color="78C0D4"/>
              <w:right w:val="single" w:sz="8" w:space="0" w:color="78C0D4"/>
            </w:tcBorders>
            <w:shd w:val="clear" w:color="auto" w:fill="DAEEF3"/>
          </w:tcPr>
          <w:p w14:paraId="4352D773" w14:textId="48FC072F" w:rsidR="005B0A7F" w:rsidRPr="00D94FF6" w:rsidRDefault="005B0A7F" w:rsidP="000138EA">
            <w:pPr>
              <w:rPr>
                <w:rFonts w:ascii="Intel Clear" w:hAnsi="Intel Clear" w:cs="Intel Clear"/>
                <w:color w:val="0000FF"/>
                <w:szCs w:val="16"/>
              </w:rPr>
            </w:pPr>
            <w:r w:rsidRPr="00D94FF6">
              <w:rPr>
                <w:rFonts w:ascii="Intel Clear" w:hAnsi="Intel Clear" w:cs="Intel Clear"/>
                <w:color w:val="0000FF"/>
                <w:szCs w:val="16"/>
              </w:rPr>
              <w:t>0</w:t>
            </w:r>
          </w:p>
        </w:tc>
        <w:tc>
          <w:tcPr>
            <w:tcW w:w="5598" w:type="dxa"/>
            <w:tcBorders>
              <w:top w:val="single" w:sz="8" w:space="0" w:color="78C0D4"/>
              <w:left w:val="single" w:sz="8" w:space="0" w:color="78C0D4"/>
              <w:bottom w:val="single" w:sz="8" w:space="0" w:color="78C0D4"/>
              <w:right w:val="single" w:sz="8" w:space="0" w:color="78C0D4"/>
            </w:tcBorders>
            <w:shd w:val="clear" w:color="auto" w:fill="DAEEF3"/>
          </w:tcPr>
          <w:p w14:paraId="0ACF7146" w14:textId="77777777" w:rsidR="005B0A7F" w:rsidRPr="00D94FF6" w:rsidRDefault="005B0A7F" w:rsidP="004A0484">
            <w:pPr>
              <w:rPr>
                <w:rFonts w:ascii="Intel Clear" w:hAnsi="Intel Clear" w:cs="Intel Clear"/>
                <w:color w:val="0000FF"/>
                <w:szCs w:val="16"/>
              </w:rPr>
            </w:pPr>
            <w:r w:rsidRPr="00D94FF6">
              <w:rPr>
                <w:rFonts w:ascii="Intel Clear" w:hAnsi="Intel Clear" w:cs="Intel Clear"/>
                <w:color w:val="0000FF"/>
                <w:szCs w:val="16"/>
              </w:rPr>
              <w:t xml:space="preserve">If set, the deassertion of the reset used by the assertions within the PGCB will be delayed by 1 clock to ensure they see a clock edge with the reset asserted.  This is relevant for IPs that use </w:t>
            </w:r>
            <w:proofErr w:type="gramStart"/>
            <w:r w:rsidRPr="00D94FF6">
              <w:rPr>
                <w:rFonts w:ascii="Intel Clear" w:hAnsi="Intel Clear" w:cs="Intel Clear"/>
                <w:color w:val="0000FF"/>
                <w:szCs w:val="16"/>
              </w:rPr>
              <w:t>a</w:t>
            </w:r>
            <w:proofErr w:type="gramEnd"/>
            <w:r w:rsidRPr="00D94FF6">
              <w:rPr>
                <w:rFonts w:ascii="Intel Clear" w:hAnsi="Intel Clear" w:cs="Intel Clear"/>
                <w:color w:val="0000FF"/>
                <w:szCs w:val="16"/>
              </w:rPr>
              <w:t xml:space="preserve"> ungated clock to synchronize pgcb_rst_b while the clock is gated to the PGCB.</w:t>
            </w:r>
          </w:p>
          <w:p w14:paraId="5961586A" w14:textId="77777777" w:rsidR="005B0A7F" w:rsidRPr="00D94FF6" w:rsidRDefault="005B0A7F" w:rsidP="004A0484">
            <w:pPr>
              <w:rPr>
                <w:rFonts w:ascii="Intel Clear" w:hAnsi="Intel Clear" w:cs="Intel Clear"/>
                <w:color w:val="0000FF"/>
                <w:szCs w:val="16"/>
              </w:rPr>
            </w:pPr>
          </w:p>
          <w:p w14:paraId="5C202DD8" w14:textId="0689B374" w:rsidR="005B0A7F" w:rsidRPr="00D94FF6" w:rsidRDefault="005B0A7F" w:rsidP="004A0484">
            <w:pPr>
              <w:rPr>
                <w:rFonts w:ascii="Intel Clear" w:hAnsi="Intel Clear" w:cs="Intel Clear"/>
                <w:color w:val="0000FF"/>
                <w:szCs w:val="16"/>
              </w:rPr>
            </w:pPr>
            <w:r w:rsidRPr="00D94FF6">
              <w:rPr>
                <w:rFonts w:ascii="Intel Clear" w:hAnsi="Intel Clear" w:cs="Intel Clear"/>
                <w:color w:val="0000FF"/>
                <w:szCs w:val="16"/>
              </w:rPr>
              <w:t>This parameter does not affect any functional behavior of the PGCB.</w:t>
            </w:r>
          </w:p>
        </w:tc>
      </w:tr>
    </w:tbl>
    <w:p w14:paraId="269ECC43" w14:textId="5339543C" w:rsidR="0079151B" w:rsidRPr="00D94FF6" w:rsidRDefault="00702D87" w:rsidP="00BF69A9">
      <w:pPr>
        <w:pStyle w:val="Heading3"/>
        <w:rPr>
          <w:rFonts w:ascii="Intel Clear" w:hAnsi="Intel Clear" w:cs="Intel Clear"/>
        </w:rPr>
      </w:pPr>
      <w:r w:rsidRPr="00D94FF6">
        <w:rPr>
          <w:rFonts w:ascii="Intel Clear" w:hAnsi="Intel Clear" w:cs="Intel Clear"/>
        </w:rPr>
        <w:t>Macros (</w:t>
      </w:r>
      <w:r w:rsidR="00BF69A9" w:rsidRPr="00D94FF6">
        <w:rPr>
          <w:rFonts w:ascii="Intel Clear" w:hAnsi="Intel Clear" w:cs="Intel Clear"/>
        </w:rPr>
        <w:t>`defines</w:t>
      </w:r>
      <w:r w:rsidRPr="00D94FF6">
        <w:rPr>
          <w:rFonts w:ascii="Intel Clear" w:hAnsi="Intel Clear" w:cs="Intel Clear"/>
        </w:rPr>
        <w:t>)</w:t>
      </w: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2808"/>
        <w:gridCol w:w="7110"/>
      </w:tblGrid>
      <w:tr w:rsidR="00BF69A9" w:rsidRPr="00D94FF6" w14:paraId="41952B98" w14:textId="77777777" w:rsidTr="00BF69A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350EE249" w14:textId="77777777" w:rsidR="00BF69A9" w:rsidRPr="00D94FF6" w:rsidRDefault="00BF69A9" w:rsidP="00BF69A9">
            <w:pPr>
              <w:rPr>
                <w:rFonts w:ascii="Intel Clear" w:hAnsi="Intel Clear" w:cs="Intel Clear"/>
                <w:color w:val="0000FF"/>
                <w:szCs w:val="16"/>
              </w:rPr>
            </w:pPr>
            <w:r w:rsidRPr="00D94FF6">
              <w:rPr>
                <w:rFonts w:ascii="Intel Clear" w:hAnsi="Intel Clear" w:cs="Intel Clear"/>
                <w:color w:val="0000FF"/>
                <w:szCs w:val="16"/>
              </w:rPr>
              <w:t>PGCB_FORCERST_DIS</w:t>
            </w:r>
          </w:p>
        </w:tc>
        <w:tc>
          <w:tcPr>
            <w:tcW w:w="7110" w:type="dxa"/>
            <w:tcBorders>
              <w:top w:val="single" w:sz="8" w:space="0" w:color="78C0D4"/>
              <w:left w:val="single" w:sz="8" w:space="0" w:color="78C0D4"/>
              <w:bottom w:val="single" w:sz="8" w:space="0" w:color="78C0D4"/>
              <w:right w:val="single" w:sz="8" w:space="0" w:color="78C0D4"/>
            </w:tcBorders>
            <w:shd w:val="clear" w:color="auto" w:fill="DAEEF3"/>
          </w:tcPr>
          <w:p w14:paraId="170BC9FD" w14:textId="77777777" w:rsidR="00BF69A9" w:rsidRPr="00D94FF6" w:rsidRDefault="00BF69A9" w:rsidP="00BF69A9">
            <w:pPr>
              <w:rPr>
                <w:rFonts w:ascii="Intel Clear" w:hAnsi="Intel Clear" w:cs="Intel Clear"/>
                <w:color w:val="0000FF"/>
                <w:szCs w:val="16"/>
              </w:rPr>
            </w:pPr>
            <w:r w:rsidRPr="00D94FF6">
              <w:rPr>
                <w:rFonts w:ascii="Intel Clear" w:hAnsi="Intel Clear" w:cs="Intel Clear"/>
                <w:color w:val="0000FF"/>
                <w:szCs w:val="16"/>
              </w:rPr>
              <w:t>If defined, will prevent the pgcb_force_*_rst_b outputs fr</w:t>
            </w:r>
            <w:r w:rsidR="00702D87" w:rsidRPr="00D94FF6">
              <w:rPr>
                <w:rFonts w:ascii="Intel Clear" w:hAnsi="Intel Clear" w:cs="Intel Clear"/>
                <w:color w:val="0000FF"/>
                <w:szCs w:val="16"/>
              </w:rPr>
              <w:t>om asserting.  This is to enable partial State-Retention emulation in FPGAs.  This macro should NOT be defined for actual silicon.</w:t>
            </w:r>
          </w:p>
          <w:p w14:paraId="3A509C9E" w14:textId="77777777" w:rsidR="00702D87" w:rsidRPr="00D94FF6" w:rsidRDefault="00702D87" w:rsidP="00BF69A9">
            <w:pPr>
              <w:rPr>
                <w:rFonts w:ascii="Intel Clear" w:hAnsi="Intel Clear" w:cs="Intel Clear"/>
                <w:color w:val="0000FF"/>
                <w:szCs w:val="16"/>
              </w:rPr>
            </w:pPr>
          </w:p>
        </w:tc>
      </w:tr>
      <w:tr w:rsidR="00BF69A9" w:rsidRPr="00D94FF6" w14:paraId="4CCADF03" w14:textId="77777777" w:rsidTr="00BF69A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12B64A07" w14:textId="4553F807" w:rsidR="00BF69A9" w:rsidRPr="00D94FF6" w:rsidRDefault="008F6D72" w:rsidP="00BF69A9">
            <w:pPr>
              <w:rPr>
                <w:rFonts w:ascii="Intel Clear" w:hAnsi="Intel Clear" w:cs="Intel Clear"/>
                <w:color w:val="0000FF"/>
                <w:szCs w:val="16"/>
              </w:rPr>
            </w:pPr>
            <w:r w:rsidRPr="00D94FF6">
              <w:rPr>
                <w:rFonts w:ascii="Intel Clear" w:hAnsi="Intel Clear" w:cs="Intel Clear"/>
                <w:color w:val="0000FF"/>
                <w:szCs w:val="16"/>
              </w:rPr>
              <w:t>SVA_OFF</w:t>
            </w:r>
          </w:p>
        </w:tc>
        <w:tc>
          <w:tcPr>
            <w:tcW w:w="7110" w:type="dxa"/>
            <w:tcBorders>
              <w:top w:val="single" w:sz="8" w:space="0" w:color="78C0D4"/>
              <w:left w:val="single" w:sz="8" w:space="0" w:color="78C0D4"/>
              <w:bottom w:val="single" w:sz="8" w:space="0" w:color="78C0D4"/>
              <w:right w:val="single" w:sz="8" w:space="0" w:color="78C0D4"/>
            </w:tcBorders>
            <w:shd w:val="clear" w:color="auto" w:fill="DAEEF3"/>
          </w:tcPr>
          <w:p w14:paraId="76429FEB" w14:textId="415F02F4" w:rsidR="00BF69A9" w:rsidRPr="00D94FF6" w:rsidRDefault="00702D87" w:rsidP="00702D87">
            <w:pPr>
              <w:rPr>
                <w:rFonts w:ascii="Intel Clear" w:hAnsi="Intel Clear" w:cs="Intel Clear"/>
                <w:color w:val="0000FF"/>
                <w:szCs w:val="16"/>
              </w:rPr>
            </w:pPr>
            <w:r w:rsidRPr="00D94FF6">
              <w:rPr>
                <w:rFonts w:ascii="Intel Clear" w:hAnsi="Intel Clear" w:cs="Intel Clear"/>
                <w:color w:val="0000FF"/>
                <w:szCs w:val="16"/>
              </w:rPr>
              <w:t xml:space="preserve">If defined, </w:t>
            </w:r>
            <w:r w:rsidR="008F6D72" w:rsidRPr="00D94FF6">
              <w:rPr>
                <w:rFonts w:ascii="Intel Clear" w:hAnsi="Intel Clear" w:cs="Intel Clear"/>
                <w:color w:val="0000FF"/>
                <w:szCs w:val="16"/>
              </w:rPr>
              <w:t xml:space="preserve">disables </w:t>
            </w:r>
            <w:r w:rsidRPr="00D94FF6">
              <w:rPr>
                <w:rFonts w:ascii="Intel Clear" w:hAnsi="Intel Clear" w:cs="Intel Clear"/>
                <w:color w:val="0000FF"/>
                <w:szCs w:val="16"/>
              </w:rPr>
              <w:t>the embedded assertions within the PGCB.</w:t>
            </w:r>
          </w:p>
          <w:p w14:paraId="74FDEF1B" w14:textId="77777777" w:rsidR="00702D87" w:rsidRPr="00D94FF6" w:rsidRDefault="00702D87" w:rsidP="00702D87">
            <w:pPr>
              <w:rPr>
                <w:rFonts w:ascii="Intel Clear" w:hAnsi="Intel Clear" w:cs="Intel Clear"/>
                <w:color w:val="0000FF"/>
                <w:szCs w:val="16"/>
              </w:rPr>
            </w:pPr>
          </w:p>
        </w:tc>
      </w:tr>
      <w:tr w:rsidR="008F6D72" w:rsidRPr="00D94FF6" w14:paraId="0245DC52" w14:textId="77777777" w:rsidTr="00BF69A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478B95BE" w14:textId="4D21E3DF" w:rsidR="008F6D72" w:rsidRPr="00D94FF6" w:rsidDel="008F6D72" w:rsidRDefault="008F6D72" w:rsidP="00BF69A9">
            <w:pPr>
              <w:rPr>
                <w:rFonts w:ascii="Intel Clear" w:hAnsi="Intel Clear" w:cs="Intel Clear"/>
                <w:color w:val="0000FF"/>
                <w:szCs w:val="16"/>
              </w:rPr>
            </w:pPr>
            <w:r w:rsidRPr="00D94FF6">
              <w:rPr>
                <w:rFonts w:ascii="Intel Clear" w:hAnsi="Intel Clear" w:cs="Intel Clear"/>
                <w:color w:val="0000FF"/>
                <w:szCs w:val="16"/>
              </w:rPr>
              <w:t>DC</w:t>
            </w:r>
          </w:p>
        </w:tc>
        <w:tc>
          <w:tcPr>
            <w:tcW w:w="7110" w:type="dxa"/>
            <w:tcBorders>
              <w:top w:val="single" w:sz="8" w:space="0" w:color="78C0D4"/>
              <w:left w:val="single" w:sz="8" w:space="0" w:color="78C0D4"/>
              <w:bottom w:val="single" w:sz="8" w:space="0" w:color="78C0D4"/>
              <w:right w:val="single" w:sz="8" w:space="0" w:color="78C0D4"/>
            </w:tcBorders>
            <w:shd w:val="clear" w:color="auto" w:fill="DAEEF3"/>
          </w:tcPr>
          <w:p w14:paraId="6B94791B" w14:textId="77777777" w:rsidR="008F6D72" w:rsidRPr="00D94FF6" w:rsidRDefault="008F6D72" w:rsidP="00702D87">
            <w:pPr>
              <w:rPr>
                <w:rFonts w:ascii="Intel Clear" w:hAnsi="Intel Clear" w:cs="Intel Clear"/>
                <w:color w:val="0000FF"/>
                <w:szCs w:val="16"/>
              </w:rPr>
            </w:pPr>
            <w:r w:rsidRPr="00D94FF6">
              <w:rPr>
                <w:rFonts w:ascii="Intel Clear" w:hAnsi="Intel Clear" w:cs="Intel Clear"/>
                <w:color w:val="0000FF"/>
                <w:szCs w:val="16"/>
              </w:rPr>
              <w:t>If defined, disables the embedded assertions within the PGCB. Intended to be set during synthesis</w:t>
            </w:r>
          </w:p>
          <w:p w14:paraId="50FC834C" w14:textId="282FB0B1" w:rsidR="008F6D72" w:rsidRPr="00D94FF6" w:rsidRDefault="008F6D72" w:rsidP="00702D87">
            <w:pPr>
              <w:rPr>
                <w:rFonts w:ascii="Intel Clear" w:hAnsi="Intel Clear" w:cs="Intel Clear"/>
                <w:color w:val="0000FF"/>
                <w:szCs w:val="16"/>
              </w:rPr>
            </w:pPr>
          </w:p>
        </w:tc>
      </w:tr>
      <w:tr w:rsidR="008F6D72" w:rsidRPr="00D94FF6" w14:paraId="770A4B0B" w14:textId="77777777" w:rsidTr="00BF69A9">
        <w:tc>
          <w:tcPr>
            <w:tcW w:w="2808" w:type="dxa"/>
            <w:tcBorders>
              <w:top w:val="single" w:sz="8" w:space="0" w:color="78C0D4"/>
              <w:left w:val="single" w:sz="8" w:space="0" w:color="78C0D4"/>
              <w:bottom w:val="single" w:sz="8" w:space="0" w:color="78C0D4"/>
              <w:right w:val="single" w:sz="8" w:space="0" w:color="78C0D4"/>
            </w:tcBorders>
            <w:shd w:val="clear" w:color="auto" w:fill="DAEEF3"/>
          </w:tcPr>
          <w:p w14:paraId="49928514" w14:textId="60EDE5CC" w:rsidR="008F6D72" w:rsidRPr="00D94FF6" w:rsidRDefault="008F6D72" w:rsidP="00BF69A9">
            <w:pPr>
              <w:rPr>
                <w:rFonts w:ascii="Intel Clear" w:hAnsi="Intel Clear" w:cs="Intel Clear"/>
                <w:color w:val="0000FF"/>
                <w:szCs w:val="16"/>
              </w:rPr>
            </w:pPr>
            <w:r w:rsidRPr="00D94FF6">
              <w:rPr>
                <w:rFonts w:ascii="Intel Clear" w:hAnsi="Intel Clear" w:cs="Intel Clear"/>
                <w:color w:val="0000FF"/>
                <w:szCs w:val="16"/>
              </w:rPr>
              <w:t>SVA_FORMAL</w:t>
            </w:r>
          </w:p>
        </w:tc>
        <w:tc>
          <w:tcPr>
            <w:tcW w:w="7110" w:type="dxa"/>
            <w:tcBorders>
              <w:top w:val="single" w:sz="8" w:space="0" w:color="78C0D4"/>
              <w:left w:val="single" w:sz="8" w:space="0" w:color="78C0D4"/>
              <w:bottom w:val="single" w:sz="8" w:space="0" w:color="78C0D4"/>
              <w:right w:val="single" w:sz="8" w:space="0" w:color="78C0D4"/>
            </w:tcBorders>
            <w:shd w:val="clear" w:color="auto" w:fill="DAEEF3"/>
          </w:tcPr>
          <w:p w14:paraId="39F6FD7D" w14:textId="77777777" w:rsidR="008F6D72" w:rsidRPr="00D94FF6" w:rsidRDefault="008F6D72" w:rsidP="00702D87">
            <w:pPr>
              <w:rPr>
                <w:rFonts w:ascii="Intel Clear" w:hAnsi="Intel Clear" w:cs="Intel Clear"/>
                <w:color w:val="0000FF"/>
                <w:szCs w:val="16"/>
              </w:rPr>
            </w:pPr>
            <w:r w:rsidRPr="00D94FF6">
              <w:rPr>
                <w:rFonts w:ascii="Intel Clear" w:hAnsi="Intel Clear" w:cs="Intel Clear"/>
                <w:color w:val="0000FF"/>
                <w:szCs w:val="16"/>
              </w:rPr>
              <w:t>If defined, enables certain assertions/assumptions that are required for Formal Property Validation (FPV).  Should not be set during simulation.</w:t>
            </w:r>
          </w:p>
          <w:p w14:paraId="150835F2" w14:textId="051757EB" w:rsidR="008F6D72" w:rsidRPr="00D94FF6" w:rsidRDefault="008F6D72" w:rsidP="00702D87">
            <w:pPr>
              <w:rPr>
                <w:rFonts w:ascii="Intel Clear" w:hAnsi="Intel Clear" w:cs="Intel Clear"/>
                <w:color w:val="0000FF"/>
                <w:szCs w:val="16"/>
              </w:rPr>
            </w:pPr>
          </w:p>
        </w:tc>
      </w:tr>
    </w:tbl>
    <w:p w14:paraId="1DDA47D7" w14:textId="77777777" w:rsidR="00BF69A9" w:rsidRPr="00D94FF6" w:rsidRDefault="00BF69A9" w:rsidP="00BF69A9">
      <w:pPr>
        <w:rPr>
          <w:rFonts w:ascii="Intel Clear" w:hAnsi="Intel Clear" w:cs="Intel Clear"/>
        </w:rPr>
      </w:pPr>
    </w:p>
    <w:p w14:paraId="565CA0A5" w14:textId="77777777" w:rsidR="008A1E68" w:rsidRPr="00D94FF6" w:rsidRDefault="008A1E68" w:rsidP="008A1E68">
      <w:pPr>
        <w:pStyle w:val="Heading2"/>
        <w:rPr>
          <w:rFonts w:ascii="Intel Clear" w:hAnsi="Intel Clear" w:cs="Intel Clear"/>
        </w:rPr>
      </w:pPr>
      <w:r w:rsidRPr="00D94FF6">
        <w:rPr>
          <w:rFonts w:ascii="Intel Clear" w:hAnsi="Intel Clear" w:cs="Intel Clear"/>
        </w:rPr>
        <w:lastRenderedPageBreak/>
        <w:t>Reset States (DEF_PWRON==1)</w:t>
      </w:r>
    </w:p>
    <w:p w14:paraId="4EF2E720" w14:textId="00CE017A" w:rsidR="008A1E68" w:rsidRPr="00D94FF6" w:rsidRDefault="008A1E68" w:rsidP="008A1E68">
      <w:pPr>
        <w:rPr>
          <w:rFonts w:ascii="Intel Clear" w:hAnsi="Intel Clear" w:cs="Intel Clear"/>
        </w:rPr>
      </w:pPr>
      <w:r w:rsidRPr="00D94FF6">
        <w:rPr>
          <w:rFonts w:ascii="Intel Clear" w:hAnsi="Intel Clear" w:cs="Intel Clear"/>
        </w:rPr>
        <w:t>The reset values of the interface signals when DEF_PWRON==0 is shown in the tables above.  If the IP defaults to powered-on (DEF_PWRON==1) the reset values are as shown below.</w:t>
      </w:r>
    </w:p>
    <w:p w14:paraId="3A8BB31B" w14:textId="77777777" w:rsidR="008A1E68" w:rsidRPr="00D94FF6" w:rsidRDefault="008A1E68" w:rsidP="008A1E68">
      <w:pPr>
        <w:rPr>
          <w:rFonts w:ascii="Intel Clear" w:hAnsi="Intel Clear" w:cs="Intel Clear"/>
        </w:rPr>
      </w:pP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ayout w:type="fixed"/>
        <w:tblLook w:val="04A0" w:firstRow="1" w:lastRow="0" w:firstColumn="1" w:lastColumn="0" w:noHBand="0" w:noVBand="1"/>
      </w:tblPr>
      <w:tblGrid>
        <w:gridCol w:w="2898"/>
        <w:gridCol w:w="1800"/>
        <w:gridCol w:w="3330"/>
      </w:tblGrid>
      <w:tr w:rsidR="008A1E68" w:rsidRPr="00D94FF6" w14:paraId="030FFAAA"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B6DDE8" w:themeFill="accent5" w:themeFillTint="66"/>
          </w:tcPr>
          <w:p w14:paraId="1C62F27F" w14:textId="77777777" w:rsidR="008A1E68" w:rsidRPr="00D94FF6" w:rsidRDefault="008A1E68" w:rsidP="008F6D72">
            <w:pPr>
              <w:rPr>
                <w:rFonts w:ascii="Intel Clear" w:hAnsi="Intel Clear" w:cs="Intel Clear"/>
                <w:b/>
                <w:bCs/>
                <w:color w:val="C00000"/>
              </w:rPr>
            </w:pPr>
            <w:r w:rsidRPr="00D94FF6">
              <w:rPr>
                <w:rFonts w:ascii="Intel Clear" w:hAnsi="Intel Clear" w:cs="Intel Clear"/>
                <w:b/>
                <w:bCs/>
                <w:color w:val="0000FF"/>
              </w:rPr>
              <w:t>Signal Name</w:t>
            </w:r>
          </w:p>
        </w:tc>
        <w:tc>
          <w:tcPr>
            <w:tcW w:w="1800" w:type="dxa"/>
            <w:tcBorders>
              <w:top w:val="single" w:sz="8" w:space="0" w:color="78C0D4"/>
              <w:left w:val="single" w:sz="8" w:space="0" w:color="78C0D4"/>
              <w:bottom w:val="single" w:sz="8" w:space="0" w:color="78C0D4"/>
              <w:right w:val="single" w:sz="8" w:space="0" w:color="78C0D4"/>
            </w:tcBorders>
            <w:shd w:val="clear" w:color="auto" w:fill="B6DDE8" w:themeFill="accent5" w:themeFillTint="66"/>
          </w:tcPr>
          <w:p w14:paraId="1AFDA3E4" w14:textId="77777777" w:rsidR="008A1E68" w:rsidRPr="00D94FF6" w:rsidRDefault="008A1E68" w:rsidP="008F6D72">
            <w:pPr>
              <w:rPr>
                <w:rFonts w:ascii="Intel Clear" w:hAnsi="Intel Clear" w:cs="Intel Clear"/>
                <w:color w:val="C00000"/>
              </w:rPr>
            </w:pPr>
            <w:r w:rsidRPr="00D94FF6">
              <w:rPr>
                <w:rFonts w:ascii="Intel Clear" w:hAnsi="Intel Clear" w:cs="Intel Clear"/>
                <w:b/>
                <w:bCs/>
                <w:color w:val="0000FF"/>
              </w:rPr>
              <w:t>Input/Output</w:t>
            </w:r>
          </w:p>
        </w:tc>
        <w:tc>
          <w:tcPr>
            <w:tcW w:w="3330" w:type="dxa"/>
            <w:tcBorders>
              <w:top w:val="single" w:sz="8" w:space="0" w:color="78C0D4"/>
              <w:left w:val="single" w:sz="8" w:space="0" w:color="78C0D4"/>
              <w:bottom w:val="single" w:sz="8" w:space="0" w:color="78C0D4"/>
              <w:right w:val="single" w:sz="8" w:space="0" w:color="78C0D4"/>
            </w:tcBorders>
            <w:shd w:val="clear" w:color="auto" w:fill="B6DDE8" w:themeFill="accent5" w:themeFillTint="66"/>
          </w:tcPr>
          <w:p w14:paraId="0F852CAF" w14:textId="77777777" w:rsidR="008A1E68" w:rsidRPr="00D94FF6" w:rsidRDefault="008A1E68" w:rsidP="008F6D72">
            <w:pPr>
              <w:rPr>
                <w:rFonts w:ascii="Intel Clear" w:hAnsi="Intel Clear" w:cs="Intel Clear"/>
                <w:color w:val="C00000"/>
                <w:szCs w:val="22"/>
              </w:rPr>
            </w:pPr>
            <w:r w:rsidRPr="00D94FF6">
              <w:rPr>
                <w:rFonts w:ascii="Intel Clear" w:hAnsi="Intel Clear" w:cs="Intel Clear"/>
                <w:b/>
                <w:bCs/>
                <w:color w:val="0000FF"/>
              </w:rPr>
              <w:t>Reset Value / Expected Reset Value</w:t>
            </w:r>
          </w:p>
        </w:tc>
      </w:tr>
      <w:tr w:rsidR="008A1E68" w:rsidRPr="00D94FF6" w14:paraId="004DF954"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170FEB01" w14:textId="77777777" w:rsidR="008A1E68" w:rsidRPr="00D94FF6" w:rsidRDefault="008A1E68" w:rsidP="008F6D72">
            <w:pPr>
              <w:rPr>
                <w:rFonts w:ascii="Intel Clear" w:hAnsi="Intel Clear" w:cs="Intel Clear"/>
                <w:bCs/>
                <w:color w:val="C00000"/>
                <w:szCs w:val="22"/>
              </w:rPr>
            </w:pPr>
            <w:r w:rsidRPr="00D94FF6">
              <w:rPr>
                <w:rFonts w:ascii="Intel Clear" w:hAnsi="Intel Clear" w:cs="Intel Clear"/>
                <w:b/>
                <w:bCs/>
                <w:color w:val="C00000"/>
              </w:rPr>
              <w:t>pgcb_pmc_pg_req_b</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58B75563" w14:textId="77777777" w:rsidR="008A1E68" w:rsidRPr="00D94FF6" w:rsidRDefault="008A1E68" w:rsidP="008F6D72">
            <w:pPr>
              <w:rPr>
                <w:rFonts w:ascii="Intel Clear" w:hAnsi="Intel Clear" w:cs="Intel Clear"/>
                <w:color w:val="C00000"/>
                <w:szCs w:val="22"/>
              </w:rPr>
            </w:pPr>
            <w:r w:rsidRPr="00D94FF6">
              <w:rPr>
                <w:rFonts w:ascii="Intel Clear" w:hAnsi="Intel Clear" w:cs="Intel Clear"/>
                <w:color w:val="C00000"/>
              </w:rPr>
              <w:t>Output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0C53A783" w14:textId="77777777" w:rsidR="008A1E68" w:rsidRPr="00D94FF6" w:rsidRDefault="008A1E68" w:rsidP="008F6D72">
            <w:pPr>
              <w:rPr>
                <w:rFonts w:ascii="Intel Clear" w:hAnsi="Intel Clear" w:cs="Intel Clear"/>
                <w:color w:val="C00000"/>
                <w:szCs w:val="22"/>
              </w:rPr>
            </w:pPr>
            <w:r w:rsidRPr="00D94FF6">
              <w:rPr>
                <w:rFonts w:ascii="Intel Clear" w:hAnsi="Intel Clear" w:cs="Intel Clear"/>
                <w:color w:val="C00000"/>
                <w:szCs w:val="22"/>
              </w:rPr>
              <w:t>1’b1</w:t>
            </w:r>
          </w:p>
        </w:tc>
      </w:tr>
      <w:tr w:rsidR="008A1E68" w:rsidRPr="00D94FF6" w14:paraId="1245638A"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hideMark/>
          </w:tcPr>
          <w:p w14:paraId="4A62A97D" w14:textId="77777777" w:rsidR="008A1E68" w:rsidRPr="00D94FF6" w:rsidRDefault="008A1E68" w:rsidP="008F6D72">
            <w:pPr>
              <w:rPr>
                <w:rFonts w:ascii="Intel Clear" w:hAnsi="Intel Clear" w:cs="Intel Clear"/>
                <w:bCs/>
                <w:color w:val="00B050"/>
                <w:szCs w:val="22"/>
              </w:rPr>
            </w:pPr>
            <w:r w:rsidRPr="00D94FF6">
              <w:rPr>
                <w:rFonts w:ascii="Intel Clear" w:hAnsi="Intel Clear" w:cs="Intel Clear"/>
                <w:b/>
                <w:bCs/>
                <w:color w:val="00B050"/>
              </w:rPr>
              <w:t>pmc_pgcb_pg_ack_b</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hideMark/>
          </w:tcPr>
          <w:p w14:paraId="460CED10" w14:textId="77777777" w:rsidR="008A1E68" w:rsidRPr="00D94FF6" w:rsidRDefault="008A1E68" w:rsidP="008F6D72">
            <w:pPr>
              <w:rPr>
                <w:rFonts w:ascii="Intel Clear" w:hAnsi="Intel Clear" w:cs="Intel Clear"/>
                <w:color w:val="00B050"/>
                <w:szCs w:val="22"/>
              </w:rPr>
            </w:pPr>
            <w:r w:rsidRPr="00D94FF6">
              <w:rPr>
                <w:rFonts w:ascii="Intel Clear" w:hAnsi="Intel Clear" w:cs="Intel Clear"/>
                <w:color w:val="00B050"/>
              </w:rPr>
              <w:t>Input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78EF6011" w14:textId="77777777" w:rsidR="008A1E68" w:rsidRPr="00D94FF6" w:rsidRDefault="008A1E68" w:rsidP="008F6D72">
            <w:pPr>
              <w:rPr>
                <w:rFonts w:ascii="Intel Clear" w:hAnsi="Intel Clear" w:cs="Intel Clear"/>
                <w:color w:val="00B050"/>
                <w:szCs w:val="22"/>
              </w:rPr>
            </w:pPr>
            <w:r w:rsidRPr="00D94FF6">
              <w:rPr>
                <w:rFonts w:ascii="Intel Clear" w:hAnsi="Intel Clear" w:cs="Intel Clear"/>
                <w:color w:val="00B050"/>
                <w:szCs w:val="22"/>
              </w:rPr>
              <w:t>1’b1</w:t>
            </w:r>
          </w:p>
        </w:tc>
      </w:tr>
      <w:tr w:rsidR="008A1E68" w:rsidRPr="00D94FF6" w14:paraId="4365DB8D"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hideMark/>
          </w:tcPr>
          <w:p w14:paraId="0B086640" w14:textId="77777777" w:rsidR="008A1E68" w:rsidRPr="00D94FF6" w:rsidRDefault="008A1E68" w:rsidP="008F6D72">
            <w:pPr>
              <w:rPr>
                <w:rFonts w:ascii="Intel Clear" w:hAnsi="Intel Clear" w:cs="Intel Clear"/>
                <w:b/>
                <w:bCs/>
                <w:color w:val="00B050"/>
                <w:szCs w:val="22"/>
              </w:rPr>
            </w:pPr>
            <w:r w:rsidRPr="00D94FF6">
              <w:rPr>
                <w:rFonts w:ascii="Intel Clear" w:hAnsi="Intel Clear" w:cs="Intel Clear"/>
                <w:b/>
                <w:bCs/>
                <w:color w:val="00B050"/>
              </w:rPr>
              <w:t>pmc_pgcb_restore_b</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hideMark/>
          </w:tcPr>
          <w:p w14:paraId="5C4752CE" w14:textId="77777777" w:rsidR="008A1E68" w:rsidRPr="00D94FF6" w:rsidRDefault="008A1E68" w:rsidP="008F6D72">
            <w:pPr>
              <w:rPr>
                <w:rFonts w:ascii="Intel Clear" w:hAnsi="Intel Clear" w:cs="Intel Clear"/>
                <w:color w:val="00B050"/>
                <w:szCs w:val="22"/>
              </w:rPr>
            </w:pPr>
            <w:r w:rsidRPr="00D94FF6">
              <w:rPr>
                <w:rFonts w:ascii="Intel Clear" w:hAnsi="Intel Clear" w:cs="Intel Clear"/>
                <w:color w:val="00B050"/>
              </w:rPr>
              <w:t>Input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37409376" w14:textId="77777777" w:rsidR="008A1E68" w:rsidRPr="00D94FF6" w:rsidRDefault="008A1E68" w:rsidP="008F6D72">
            <w:pPr>
              <w:rPr>
                <w:rFonts w:ascii="Intel Clear" w:hAnsi="Intel Clear" w:cs="Intel Clear"/>
                <w:color w:val="00B050"/>
                <w:szCs w:val="22"/>
              </w:rPr>
            </w:pPr>
            <w:r w:rsidRPr="00D94FF6">
              <w:rPr>
                <w:rFonts w:ascii="Intel Clear" w:hAnsi="Intel Clear" w:cs="Intel Clear"/>
                <w:color w:val="00B050"/>
                <w:szCs w:val="22"/>
              </w:rPr>
              <w:t>Could be either 1’b1 or 1’b0</w:t>
            </w:r>
          </w:p>
        </w:tc>
      </w:tr>
      <w:tr w:rsidR="008A1E68" w:rsidRPr="00D94FF6" w14:paraId="7C1C8634"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35A48737" w14:textId="77777777" w:rsidR="008A1E68" w:rsidRPr="00D94FF6" w:rsidRDefault="008A1E68" w:rsidP="008F6D72">
            <w:pPr>
              <w:rPr>
                <w:rFonts w:ascii="Intel Clear" w:hAnsi="Intel Clear" w:cs="Intel Clear"/>
                <w:b/>
                <w:bCs/>
                <w:color w:val="0000FF"/>
              </w:rPr>
            </w:pPr>
            <w:r w:rsidRPr="00D94FF6">
              <w:rPr>
                <w:rFonts w:ascii="Intel Clear" w:hAnsi="Intel Clear" w:cs="Intel Clear"/>
                <w:b/>
                <w:bCs/>
                <w:color w:val="0000FF"/>
              </w:rPr>
              <w:t>ip_pgcb_pg_type</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03E41E67" w14:textId="77777777" w:rsidR="008A1E68" w:rsidRPr="00D94FF6" w:rsidRDefault="008A1E68" w:rsidP="008F6D72">
            <w:pPr>
              <w:rPr>
                <w:rFonts w:ascii="Intel Clear" w:hAnsi="Intel Clear" w:cs="Intel Clear"/>
                <w:color w:val="0000FF"/>
              </w:rPr>
            </w:pPr>
            <w:r w:rsidRPr="00D94FF6">
              <w:rPr>
                <w:rFonts w:ascii="Intel Clear" w:hAnsi="Intel Clear" w:cs="Intel Clear"/>
                <w:color w:val="0000FF"/>
              </w:rPr>
              <w:t>Input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616F0B97" w14:textId="77777777" w:rsidR="008A1E68" w:rsidRPr="00D94FF6" w:rsidRDefault="008A1E68" w:rsidP="008F6D72">
            <w:pPr>
              <w:rPr>
                <w:rFonts w:ascii="Intel Clear" w:hAnsi="Intel Clear" w:cs="Intel Clear"/>
                <w:color w:val="0000FF"/>
              </w:rPr>
            </w:pPr>
            <w:r w:rsidRPr="00D94FF6">
              <w:rPr>
                <w:rFonts w:ascii="Intel Clear" w:hAnsi="Intel Clear" w:cs="Intel Clear"/>
                <w:color w:val="0000FF"/>
              </w:rPr>
              <w:t>N/A (Don’t Care)</w:t>
            </w:r>
          </w:p>
        </w:tc>
      </w:tr>
      <w:tr w:rsidR="008A1E68" w:rsidRPr="00D94FF6" w14:paraId="69000F66"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6D557DBC" w14:textId="77777777" w:rsidR="008A1E68" w:rsidRPr="00D94FF6" w:rsidRDefault="008A1E68" w:rsidP="008F6D72">
            <w:pPr>
              <w:rPr>
                <w:rFonts w:ascii="Intel Clear" w:hAnsi="Intel Clear" w:cs="Intel Clear"/>
                <w:b/>
                <w:bCs/>
                <w:color w:val="0000FF"/>
              </w:rPr>
            </w:pPr>
            <w:r w:rsidRPr="00D94FF6">
              <w:rPr>
                <w:rFonts w:ascii="Intel Clear" w:hAnsi="Intel Clear" w:cs="Intel Clear"/>
                <w:b/>
                <w:bCs/>
                <w:color w:val="0000FF"/>
              </w:rPr>
              <w:t>ip_pgcb_pg_rdy_req_b</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03C59774" w14:textId="77777777" w:rsidR="008A1E68" w:rsidRPr="00D94FF6" w:rsidRDefault="008A1E68" w:rsidP="008F6D72">
            <w:pPr>
              <w:rPr>
                <w:rFonts w:ascii="Intel Clear" w:hAnsi="Intel Clear" w:cs="Intel Clear"/>
                <w:color w:val="0000FF"/>
              </w:rPr>
            </w:pPr>
            <w:r w:rsidRPr="00D94FF6">
              <w:rPr>
                <w:rFonts w:ascii="Intel Clear" w:hAnsi="Intel Clear" w:cs="Intel Clear"/>
                <w:color w:val="0000FF"/>
              </w:rPr>
              <w:t>Input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4E4FDDE2" w14:textId="77777777" w:rsidR="008A1E68" w:rsidRPr="00D94FF6" w:rsidRDefault="008A1E68" w:rsidP="008F6D72">
            <w:pPr>
              <w:rPr>
                <w:rFonts w:ascii="Intel Clear" w:hAnsi="Intel Clear" w:cs="Intel Clear"/>
                <w:color w:val="0000FF"/>
              </w:rPr>
            </w:pPr>
            <w:r w:rsidRPr="00D94FF6">
              <w:rPr>
                <w:rFonts w:ascii="Intel Clear" w:hAnsi="Intel Clear" w:cs="Intel Clear"/>
                <w:color w:val="0000FF"/>
              </w:rPr>
              <w:t>1’b1</w:t>
            </w:r>
          </w:p>
        </w:tc>
      </w:tr>
      <w:tr w:rsidR="008A1E68" w:rsidRPr="00D94FF6" w14:paraId="079868AC"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425BB643" w14:textId="77777777" w:rsidR="008A1E68" w:rsidRPr="00D94FF6" w:rsidRDefault="008A1E68" w:rsidP="008F6D72">
            <w:pPr>
              <w:rPr>
                <w:rFonts w:ascii="Intel Clear" w:hAnsi="Intel Clear" w:cs="Intel Clear"/>
                <w:b/>
                <w:bCs/>
                <w:color w:val="0000FF"/>
              </w:rPr>
            </w:pPr>
            <w:r w:rsidRPr="00D94FF6">
              <w:rPr>
                <w:rFonts w:ascii="Intel Clear" w:hAnsi="Intel Clear" w:cs="Intel Clear"/>
                <w:b/>
                <w:bCs/>
                <w:color w:val="C00000"/>
              </w:rPr>
              <w:t>pgcb_ip_pg_rdy_ack_b</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536C0BFE" w14:textId="77777777" w:rsidR="008A1E68" w:rsidRPr="00D94FF6" w:rsidRDefault="008A1E68" w:rsidP="008F6D72">
            <w:pPr>
              <w:rPr>
                <w:rFonts w:ascii="Intel Clear" w:hAnsi="Intel Clear" w:cs="Intel Clear"/>
                <w:color w:val="0000FF"/>
              </w:rPr>
            </w:pPr>
            <w:r w:rsidRPr="00D94FF6">
              <w:rPr>
                <w:rFonts w:ascii="Intel Clear" w:hAnsi="Intel Clear" w:cs="Intel Clear"/>
                <w:color w:val="C00000"/>
              </w:rPr>
              <w:t>Output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7314FF70" w14:textId="77777777" w:rsidR="008A1E68" w:rsidRPr="00D94FF6" w:rsidRDefault="008A1E68" w:rsidP="008F6D72">
            <w:pPr>
              <w:rPr>
                <w:rFonts w:ascii="Intel Clear" w:hAnsi="Intel Clear" w:cs="Intel Clear"/>
                <w:color w:val="0000FF"/>
              </w:rPr>
            </w:pPr>
            <w:r w:rsidRPr="00D94FF6">
              <w:rPr>
                <w:rFonts w:ascii="Intel Clear" w:hAnsi="Intel Clear" w:cs="Intel Clear"/>
                <w:color w:val="C00000"/>
              </w:rPr>
              <w:t>1’b0</w:t>
            </w:r>
          </w:p>
        </w:tc>
      </w:tr>
      <w:tr w:rsidR="008A1E68" w:rsidRPr="00D94FF6" w14:paraId="58AEB2B6"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7CF4410F" w14:textId="77777777" w:rsidR="008A1E68" w:rsidRPr="00D94FF6" w:rsidRDefault="008A1E68" w:rsidP="008F6D72">
            <w:pPr>
              <w:rPr>
                <w:rFonts w:ascii="Intel Clear" w:hAnsi="Intel Clear" w:cs="Intel Clear"/>
                <w:b/>
                <w:bCs/>
                <w:color w:val="C00000"/>
              </w:rPr>
            </w:pPr>
            <w:r w:rsidRPr="00D94FF6">
              <w:rPr>
                <w:rFonts w:ascii="Intel Clear" w:hAnsi="Intel Clear" w:cs="Intel Clear"/>
                <w:b/>
                <w:bCs/>
                <w:color w:val="C00000"/>
              </w:rPr>
              <w:t>pgcb_pok</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4170CD97"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 xml:space="preserve">Output </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1F8BFE7D"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1’b1</w:t>
            </w:r>
          </w:p>
        </w:tc>
      </w:tr>
      <w:tr w:rsidR="008A1E68" w:rsidRPr="00D94FF6" w14:paraId="6764EB52"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410ADDE3" w14:textId="77777777" w:rsidR="008A1E68" w:rsidRPr="00D94FF6" w:rsidRDefault="008A1E68" w:rsidP="008F6D72">
            <w:pPr>
              <w:rPr>
                <w:rFonts w:ascii="Intel Clear" w:hAnsi="Intel Clear" w:cs="Intel Clear"/>
                <w:b/>
                <w:bCs/>
                <w:color w:val="C00000"/>
              </w:rPr>
            </w:pPr>
            <w:r w:rsidRPr="00D94FF6">
              <w:rPr>
                <w:rFonts w:ascii="Intel Clear" w:hAnsi="Intel Clear" w:cs="Intel Clear"/>
                <w:b/>
                <w:bCs/>
                <w:color w:val="C00000"/>
              </w:rPr>
              <w:t>pgcb_restore</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58EF2B46"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Output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6A5C0627"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1’b1</w:t>
            </w:r>
          </w:p>
        </w:tc>
      </w:tr>
      <w:tr w:rsidR="008A1E68" w:rsidRPr="00D94FF6" w14:paraId="39EF070D"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25A48ADF" w14:textId="77777777" w:rsidR="008A1E68" w:rsidRPr="00D94FF6" w:rsidRDefault="008A1E68" w:rsidP="008F6D72">
            <w:pPr>
              <w:rPr>
                <w:rFonts w:ascii="Intel Clear" w:hAnsi="Intel Clear" w:cs="Intel Clear"/>
                <w:b/>
                <w:bCs/>
                <w:color w:val="C00000"/>
              </w:rPr>
            </w:pPr>
            <w:r w:rsidRPr="00D94FF6">
              <w:rPr>
                <w:rFonts w:ascii="Intel Clear" w:hAnsi="Intel Clear" w:cs="Intel Clear"/>
                <w:b/>
                <w:bCs/>
                <w:color w:val="C00000"/>
              </w:rPr>
              <w:t>pgcb_restore_force_reg_rw</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34705DEF"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Output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55D07A42"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1’b1</w:t>
            </w:r>
          </w:p>
        </w:tc>
      </w:tr>
      <w:tr w:rsidR="008A1E68" w:rsidRPr="00D94FF6" w14:paraId="0EFAE128"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21EE45BB" w14:textId="77777777" w:rsidR="008A1E68" w:rsidRPr="00D94FF6" w:rsidRDefault="008A1E68" w:rsidP="008F6D72">
            <w:pPr>
              <w:rPr>
                <w:rFonts w:ascii="Intel Clear" w:hAnsi="Intel Clear" w:cs="Intel Clear"/>
                <w:b/>
                <w:bCs/>
                <w:color w:val="0000FF"/>
              </w:rPr>
            </w:pPr>
            <w:r w:rsidRPr="00D94FF6">
              <w:rPr>
                <w:rFonts w:ascii="Intel Clear" w:hAnsi="Intel Clear" w:cs="Intel Clear"/>
                <w:b/>
                <w:bCs/>
                <w:color w:val="C00000"/>
              </w:rPr>
              <w:t>pgcb_isol_en_b</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4CF5DFC3" w14:textId="77777777" w:rsidR="008A1E68" w:rsidRPr="00D94FF6" w:rsidRDefault="008A1E68" w:rsidP="008F6D72">
            <w:pPr>
              <w:rPr>
                <w:rFonts w:ascii="Intel Clear" w:hAnsi="Intel Clear" w:cs="Intel Clear"/>
                <w:color w:val="0000FF"/>
              </w:rPr>
            </w:pPr>
            <w:r w:rsidRPr="00D94FF6">
              <w:rPr>
                <w:rFonts w:ascii="Intel Clear" w:hAnsi="Intel Clear" w:cs="Intel Clear"/>
                <w:color w:val="C00000"/>
              </w:rPr>
              <w:t>Output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0F962AF6" w14:textId="77777777" w:rsidR="008A1E68" w:rsidRPr="00D94FF6" w:rsidRDefault="008A1E68" w:rsidP="008F6D72">
            <w:pPr>
              <w:rPr>
                <w:rFonts w:ascii="Intel Clear" w:hAnsi="Intel Clear" w:cs="Intel Clear"/>
                <w:color w:val="0000FF"/>
              </w:rPr>
            </w:pPr>
            <w:r w:rsidRPr="00D94FF6">
              <w:rPr>
                <w:rFonts w:ascii="Intel Clear" w:hAnsi="Intel Clear" w:cs="Intel Clear"/>
                <w:color w:val="C00000"/>
                <w:szCs w:val="22"/>
              </w:rPr>
              <w:t>1’b0</w:t>
            </w:r>
          </w:p>
        </w:tc>
      </w:tr>
      <w:tr w:rsidR="008A1E68" w:rsidRPr="00D94FF6" w14:paraId="3EF00885"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499C8170" w14:textId="77777777" w:rsidR="008A1E68" w:rsidRPr="00D94FF6" w:rsidRDefault="008A1E68" w:rsidP="008F6D72">
            <w:pPr>
              <w:rPr>
                <w:rFonts w:ascii="Intel Clear" w:hAnsi="Intel Clear" w:cs="Intel Clear"/>
                <w:b/>
                <w:bCs/>
                <w:color w:val="C00000"/>
              </w:rPr>
            </w:pPr>
            <w:r w:rsidRPr="00D94FF6">
              <w:rPr>
                <w:rFonts w:ascii="Intel Clear" w:hAnsi="Intel Clear" w:cs="Intel Clear"/>
                <w:b/>
                <w:bCs/>
                <w:color w:val="C00000"/>
              </w:rPr>
              <w:t>pgcb_isol_latchen</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141E9196"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Output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73C3F08B"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1’b1</w:t>
            </w:r>
          </w:p>
        </w:tc>
      </w:tr>
      <w:tr w:rsidR="008A1E68" w:rsidRPr="00D94FF6" w14:paraId="24AFB223"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1983B242" w14:textId="77777777" w:rsidR="008A1E68" w:rsidRPr="00D94FF6" w:rsidRDefault="008A1E68" w:rsidP="008F6D72">
            <w:pPr>
              <w:rPr>
                <w:rFonts w:ascii="Intel Clear" w:hAnsi="Intel Clear" w:cs="Intel Clear"/>
                <w:b/>
                <w:bCs/>
                <w:color w:val="C00000"/>
              </w:rPr>
            </w:pPr>
            <w:r w:rsidRPr="00D94FF6">
              <w:rPr>
                <w:rFonts w:ascii="Intel Clear" w:hAnsi="Intel Clear" w:cs="Intel Clear"/>
                <w:b/>
                <w:bCs/>
                <w:color w:val="C00000"/>
              </w:rPr>
              <w:t>pgcb_force_rst_b</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6C5A3C94"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Output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5CD2F938"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1’b1</w:t>
            </w:r>
          </w:p>
        </w:tc>
      </w:tr>
      <w:tr w:rsidR="008A1E68" w:rsidRPr="00D94FF6" w14:paraId="4D71D0FB"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0351A590" w14:textId="77777777" w:rsidR="008A1E68" w:rsidRPr="00D94FF6" w:rsidRDefault="008A1E68" w:rsidP="008F6D72">
            <w:pPr>
              <w:rPr>
                <w:rFonts w:ascii="Intel Clear" w:hAnsi="Intel Clear" w:cs="Intel Clear"/>
                <w:b/>
                <w:bCs/>
                <w:color w:val="C00000"/>
              </w:rPr>
            </w:pPr>
            <w:r w:rsidRPr="00D94FF6">
              <w:rPr>
                <w:rFonts w:ascii="Intel Clear" w:hAnsi="Intel Clear" w:cs="Intel Clear"/>
                <w:b/>
                <w:bCs/>
                <w:color w:val="0000FF"/>
              </w:rPr>
              <w:t>ip_pgcb_all_pg_rst_up</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6E49254E"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0000FF"/>
              </w:rPr>
              <w:t>Input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072910AF"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0000FF"/>
              </w:rPr>
              <w:t>N/A (Don’t Care)</w:t>
            </w:r>
          </w:p>
        </w:tc>
      </w:tr>
      <w:tr w:rsidR="008A1E68" w:rsidRPr="00D94FF6" w14:paraId="607FA99D"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226B0AFF" w14:textId="77777777" w:rsidR="008A1E68" w:rsidRPr="00D94FF6" w:rsidRDefault="008A1E68" w:rsidP="008F6D72">
            <w:pPr>
              <w:rPr>
                <w:rFonts w:ascii="Intel Clear" w:hAnsi="Intel Clear" w:cs="Intel Clear"/>
                <w:b/>
                <w:bCs/>
                <w:color w:val="C00000"/>
              </w:rPr>
            </w:pPr>
            <w:r w:rsidRPr="00D94FF6">
              <w:rPr>
                <w:rFonts w:ascii="Intel Clear" w:hAnsi="Intel Clear" w:cs="Intel Clear"/>
                <w:b/>
                <w:bCs/>
                <w:color w:val="C00000"/>
              </w:rPr>
              <w:t>pgcb_sleep</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7F919BFE"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Output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101A6ACB"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1’b0</w:t>
            </w:r>
          </w:p>
        </w:tc>
      </w:tr>
      <w:tr w:rsidR="008A1E68" w:rsidRPr="00D94FF6" w14:paraId="44631690"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1C9ACAE6" w14:textId="77777777" w:rsidR="008A1E68" w:rsidRPr="00D94FF6" w:rsidRDefault="008A1E68" w:rsidP="008F6D72">
            <w:pPr>
              <w:rPr>
                <w:rFonts w:ascii="Intel Clear" w:hAnsi="Intel Clear" w:cs="Intel Clear"/>
                <w:b/>
                <w:bCs/>
                <w:color w:val="C00000"/>
              </w:rPr>
            </w:pPr>
            <w:r w:rsidRPr="00D94FF6">
              <w:rPr>
                <w:rFonts w:ascii="Intel Clear" w:hAnsi="Intel Clear" w:cs="Intel Clear"/>
                <w:b/>
                <w:bCs/>
                <w:color w:val="C00000"/>
              </w:rPr>
              <w:t>pgcb_idle</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79668B61"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Output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6DFE006C"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1’b0</w:t>
            </w:r>
          </w:p>
        </w:tc>
      </w:tr>
      <w:tr w:rsidR="008A1E68" w:rsidRPr="00D94FF6" w14:paraId="6E191AD4"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2865585F" w14:textId="77777777" w:rsidR="008A1E68" w:rsidRPr="00D94FF6" w:rsidRDefault="008A1E68" w:rsidP="008F6D72">
            <w:pPr>
              <w:rPr>
                <w:rFonts w:ascii="Intel Clear" w:hAnsi="Intel Clear" w:cs="Intel Clear"/>
                <w:b/>
                <w:bCs/>
                <w:color w:val="C00000"/>
              </w:rPr>
            </w:pPr>
            <w:r w:rsidRPr="00D94FF6">
              <w:rPr>
                <w:rFonts w:ascii="Intel Clear" w:hAnsi="Intel Clear" w:cs="Intel Clear"/>
                <w:b/>
                <w:bCs/>
                <w:color w:val="C00000"/>
              </w:rPr>
              <w:t>pgcb_ip_force_clks_on</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52FC07FB"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Output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29CB0F5D"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1’b0</w:t>
            </w:r>
          </w:p>
        </w:tc>
      </w:tr>
      <w:tr w:rsidR="008A1E68" w:rsidRPr="00D94FF6" w14:paraId="4F3E2BF2"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5427321F" w14:textId="77777777" w:rsidR="008A1E68" w:rsidRPr="00D94FF6" w:rsidRDefault="008A1E68" w:rsidP="008F6D72">
            <w:pPr>
              <w:rPr>
                <w:rFonts w:ascii="Intel Clear" w:hAnsi="Intel Clear" w:cs="Intel Clear"/>
                <w:b/>
                <w:bCs/>
                <w:color w:val="0000FF"/>
              </w:rPr>
            </w:pPr>
            <w:r w:rsidRPr="00D94FF6">
              <w:rPr>
                <w:rFonts w:ascii="Intel Clear" w:hAnsi="Intel Clear" w:cs="Intel Clear"/>
                <w:b/>
                <w:bCs/>
                <w:color w:val="0000FF"/>
              </w:rPr>
              <w:t>ip_pgcb_force_clks_on_ack</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7EBAB9E2" w14:textId="77777777" w:rsidR="008A1E68" w:rsidRPr="00D94FF6" w:rsidRDefault="008A1E68" w:rsidP="008F6D72">
            <w:pPr>
              <w:rPr>
                <w:rFonts w:ascii="Intel Clear" w:hAnsi="Intel Clear" w:cs="Intel Clear"/>
                <w:color w:val="0000FF"/>
              </w:rPr>
            </w:pPr>
            <w:r w:rsidRPr="00D94FF6">
              <w:rPr>
                <w:rFonts w:ascii="Intel Clear" w:hAnsi="Intel Clear" w:cs="Intel Clear"/>
                <w:color w:val="0000FF"/>
              </w:rPr>
              <w:t>Input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5C79FF26"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0000FF"/>
              </w:rPr>
              <w:t>N/A (Don’t care)</w:t>
            </w:r>
          </w:p>
        </w:tc>
      </w:tr>
      <w:tr w:rsidR="008A1E68" w:rsidRPr="00D94FF6" w14:paraId="075E7D20" w14:textId="77777777" w:rsidTr="008F6D72">
        <w:tc>
          <w:tcPr>
            <w:tcW w:w="2898"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1F28C645" w14:textId="77777777" w:rsidR="008A1E68" w:rsidRPr="00D94FF6" w:rsidRDefault="008A1E68" w:rsidP="008F6D72">
            <w:pPr>
              <w:rPr>
                <w:rFonts w:ascii="Intel Clear" w:hAnsi="Intel Clear" w:cs="Intel Clear"/>
                <w:b/>
                <w:bCs/>
                <w:color w:val="0000FF"/>
              </w:rPr>
            </w:pPr>
            <w:r w:rsidRPr="00D94FF6">
              <w:rPr>
                <w:rFonts w:ascii="Intel Clear" w:hAnsi="Intel Clear" w:cs="Intel Clear"/>
                <w:b/>
                <w:bCs/>
                <w:color w:val="C00000"/>
              </w:rPr>
              <w:t>pgcb_pwrgate_active</w:t>
            </w:r>
          </w:p>
        </w:tc>
        <w:tc>
          <w:tcPr>
            <w:tcW w:w="180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7A4B195C"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Output</w:t>
            </w:r>
          </w:p>
        </w:tc>
        <w:tc>
          <w:tcPr>
            <w:tcW w:w="3330" w:type="dxa"/>
            <w:tcBorders>
              <w:top w:val="single" w:sz="8" w:space="0" w:color="78C0D4"/>
              <w:left w:val="single" w:sz="8" w:space="0" w:color="78C0D4"/>
              <w:bottom w:val="single" w:sz="8" w:space="0" w:color="78C0D4"/>
              <w:right w:val="single" w:sz="8" w:space="0" w:color="78C0D4"/>
            </w:tcBorders>
            <w:shd w:val="clear" w:color="auto" w:fill="FDE9D9" w:themeFill="accent6" w:themeFillTint="33"/>
          </w:tcPr>
          <w:p w14:paraId="2E18C586" w14:textId="77777777" w:rsidR="008A1E68" w:rsidRPr="00D94FF6" w:rsidRDefault="008A1E68" w:rsidP="008F6D72">
            <w:pPr>
              <w:rPr>
                <w:rFonts w:ascii="Intel Clear" w:hAnsi="Intel Clear" w:cs="Intel Clear"/>
                <w:color w:val="C00000"/>
              </w:rPr>
            </w:pPr>
            <w:r w:rsidRPr="00D94FF6">
              <w:rPr>
                <w:rFonts w:ascii="Intel Clear" w:hAnsi="Intel Clear" w:cs="Intel Clear"/>
                <w:color w:val="C00000"/>
              </w:rPr>
              <w:t>1’b1</w:t>
            </w:r>
          </w:p>
        </w:tc>
      </w:tr>
    </w:tbl>
    <w:p w14:paraId="5A02BD19" w14:textId="77777777" w:rsidR="00FB6D15" w:rsidRPr="00D94FF6" w:rsidRDefault="00854915" w:rsidP="00FB6D15">
      <w:pPr>
        <w:pStyle w:val="Heading2"/>
        <w:rPr>
          <w:rFonts w:ascii="Intel Clear" w:hAnsi="Intel Clear" w:cs="Intel Clear"/>
          <w:highlight w:val="yellow"/>
        </w:rPr>
      </w:pPr>
      <w:r w:rsidRPr="00D94FF6">
        <w:rPr>
          <w:rFonts w:ascii="Intel Clear" w:hAnsi="Intel Clear" w:cs="Intel Clear"/>
        </w:rPr>
        <w:t>Waveform</w:t>
      </w:r>
      <w:r w:rsidR="004170EE" w:rsidRPr="00D94FF6">
        <w:rPr>
          <w:rFonts w:ascii="Intel Clear" w:hAnsi="Intel Clear" w:cs="Intel Clear"/>
        </w:rPr>
        <w:t>s</w:t>
      </w:r>
    </w:p>
    <w:p w14:paraId="361D588D" w14:textId="77777777" w:rsidR="00E4277F" w:rsidRPr="00D94FF6" w:rsidRDefault="00E4277F">
      <w:pPr>
        <w:pStyle w:val="Heading3"/>
        <w:rPr>
          <w:rFonts w:ascii="Intel Clear" w:hAnsi="Intel Clear" w:cs="Intel Clear"/>
        </w:rPr>
      </w:pPr>
      <w:r w:rsidRPr="00D94FF6">
        <w:rPr>
          <w:rFonts w:ascii="Intel Clear" w:hAnsi="Intel Clear" w:cs="Intel Clear"/>
        </w:rPr>
        <w:t>Waveform Notes</w:t>
      </w:r>
      <w:r w:rsidR="00C81DEB" w:rsidRPr="00D94FF6">
        <w:rPr>
          <w:rFonts w:ascii="Intel Clear" w:hAnsi="Intel Clear" w:cs="Intel Clear"/>
        </w:rPr>
        <w:t xml:space="preserve"> </w:t>
      </w:r>
    </w:p>
    <w:p w14:paraId="1EDAE55A" w14:textId="77777777" w:rsidR="00E4277F" w:rsidRPr="00D94FF6" w:rsidRDefault="00E030CD" w:rsidP="000D60B0">
      <w:pPr>
        <w:rPr>
          <w:rFonts w:ascii="Intel Clear" w:hAnsi="Intel Clear" w:cs="Intel Clear"/>
        </w:rPr>
      </w:pPr>
      <w:r w:rsidRPr="00D94FF6">
        <w:rPr>
          <w:rFonts w:ascii="Intel Clear" w:hAnsi="Intel Clear" w:cs="Intel Clear"/>
        </w:rPr>
        <w:t xml:space="preserve">For the sequencing of </w:t>
      </w:r>
      <w:r w:rsidR="007E4E53" w:rsidRPr="00D94FF6">
        <w:rPr>
          <w:rFonts w:ascii="Intel Clear" w:hAnsi="Intel Clear" w:cs="Intel Clear"/>
        </w:rPr>
        <w:t xml:space="preserve">some of the </w:t>
      </w:r>
      <w:r w:rsidRPr="00D94FF6">
        <w:rPr>
          <w:rFonts w:ascii="Intel Clear" w:hAnsi="Intel Clear" w:cs="Intel Clear"/>
        </w:rPr>
        <w:t>signals a</w:t>
      </w:r>
      <w:r w:rsidR="007E4E53" w:rsidRPr="00D94FF6">
        <w:rPr>
          <w:rFonts w:ascii="Intel Clear" w:hAnsi="Intel Clear" w:cs="Intel Clear"/>
        </w:rPr>
        <w:t xml:space="preserve">t the top level of the IP block, such as side_pok, prim_pok, side_rst_b, prim_rst_b, clkreq, clkack, etc., the reader is referred to the Chassis Reset Architecture HAS. The PGCB integration doc includes these signal in the waveforms with an intent to describe the complete flow, however, the Reset Architecture HAS is the original source for the definition of the sequencing of the above top-level signals at the interface of the IP and SOC. In case of any conflict between the sequencing shown here versus the sequencing depicted in the Chassis Reset Arch. HAS, the Reset Architecture HAS definition prevails.  </w:t>
      </w:r>
    </w:p>
    <w:p w14:paraId="4E9D7627" w14:textId="77777777" w:rsidR="00167004" w:rsidRPr="00D94FF6" w:rsidRDefault="00167004" w:rsidP="00E4277F">
      <w:pPr>
        <w:rPr>
          <w:rFonts w:ascii="Intel Clear" w:hAnsi="Intel Clear" w:cs="Intel Clear"/>
        </w:rPr>
      </w:pPr>
    </w:p>
    <w:p w14:paraId="09CA8273" w14:textId="77777777" w:rsidR="00645D9C" w:rsidRPr="00D94FF6" w:rsidRDefault="00645D9C" w:rsidP="00E4277F">
      <w:pPr>
        <w:rPr>
          <w:rFonts w:ascii="Intel Clear" w:hAnsi="Intel Clear" w:cs="Intel Clear"/>
          <w:b/>
        </w:rPr>
      </w:pPr>
      <w:r w:rsidRPr="00D94FF6">
        <w:rPr>
          <w:rFonts w:ascii="Intel Clear" w:hAnsi="Intel Clear" w:cs="Intel Clear"/>
          <w:b/>
        </w:rPr>
        <w:t>IP-Accessible Exit</w:t>
      </w:r>
      <w:r w:rsidR="004D133B" w:rsidRPr="00D94FF6">
        <w:rPr>
          <w:rFonts w:ascii="Intel Clear" w:hAnsi="Intel Clear" w:cs="Intel Clear"/>
          <w:b/>
        </w:rPr>
        <w:t xml:space="preserve"> (both with and w/out restore)</w:t>
      </w:r>
      <w:r w:rsidRPr="00D94FF6">
        <w:rPr>
          <w:rFonts w:ascii="Intel Clear" w:hAnsi="Intel Clear" w:cs="Intel Clear"/>
          <w:b/>
        </w:rPr>
        <w:t xml:space="preserve">: </w:t>
      </w:r>
    </w:p>
    <w:p w14:paraId="38FB25CF" w14:textId="77777777" w:rsidR="00645D9C" w:rsidRPr="00D94FF6" w:rsidRDefault="00645D9C" w:rsidP="00E4277F">
      <w:pPr>
        <w:rPr>
          <w:rFonts w:ascii="Intel Clear" w:hAnsi="Intel Clear" w:cs="Intel Clear"/>
        </w:rPr>
      </w:pPr>
      <w:r w:rsidRPr="00D94FF6">
        <w:rPr>
          <w:rFonts w:ascii="Intel Clear" w:hAnsi="Intel Clear" w:cs="Intel Clear"/>
        </w:rPr>
        <w:t xml:space="preserve">The waveforms indicate that both IOSF-SB and IOSF-Prim interfaces are coming up (clkreq for both side_clk and prim_clk is being asserted) – however, in the general case, it is intended that only those interfaces that really have a wake input need to be waking up and requesting clocks. Other interfaces/clock domains (per CDC) should remain in a “power-gate ready” state (with clkreq de-asserted) until such time they have a specific wake. </w:t>
      </w:r>
    </w:p>
    <w:p w14:paraId="15E63A3D" w14:textId="77777777" w:rsidR="00645D9C" w:rsidRPr="00D94FF6" w:rsidRDefault="00645D9C" w:rsidP="00645D9C">
      <w:pPr>
        <w:pStyle w:val="ListParagraph"/>
        <w:spacing w:after="0"/>
        <w:rPr>
          <w:rFonts w:ascii="Intel Clear" w:hAnsi="Intel Clear" w:cs="Intel Clear"/>
        </w:rPr>
      </w:pPr>
    </w:p>
    <w:p w14:paraId="3C54E6F0" w14:textId="77777777" w:rsidR="004170EE" w:rsidRPr="00D94FF6" w:rsidRDefault="004170EE" w:rsidP="00104479">
      <w:pPr>
        <w:pStyle w:val="Heading3"/>
        <w:rPr>
          <w:rFonts w:ascii="Intel Clear" w:hAnsi="Intel Clear" w:cs="Intel Clear"/>
        </w:rPr>
      </w:pPr>
      <w:r w:rsidRPr="00D94FF6">
        <w:rPr>
          <w:rFonts w:ascii="Intel Clear" w:hAnsi="Intel Clear" w:cs="Intel Clear"/>
        </w:rPr>
        <w:lastRenderedPageBreak/>
        <w:t xml:space="preserve">IP-Accessible </w:t>
      </w:r>
      <w:r w:rsidR="00BC5570" w:rsidRPr="00D94FF6">
        <w:rPr>
          <w:rFonts w:ascii="Intel Clear" w:hAnsi="Intel Clear" w:cs="Intel Clear"/>
        </w:rPr>
        <w:t xml:space="preserve">PG </w:t>
      </w:r>
      <w:r w:rsidRPr="00D94FF6">
        <w:rPr>
          <w:rFonts w:ascii="Intel Clear" w:hAnsi="Intel Clear" w:cs="Intel Clear"/>
        </w:rPr>
        <w:t>Entry</w:t>
      </w:r>
    </w:p>
    <w:p w14:paraId="202C688B" w14:textId="75011F62" w:rsidR="00BC5570" w:rsidRPr="00D94FF6" w:rsidRDefault="0036020A" w:rsidP="00104479">
      <w:pPr>
        <w:rPr>
          <w:rFonts w:ascii="Intel Clear" w:hAnsi="Intel Clear" w:cs="Intel Clear"/>
          <w:b/>
          <w:bCs/>
          <w:sz w:val="26"/>
          <w:szCs w:val="26"/>
        </w:rPr>
      </w:pPr>
      <w:r w:rsidRPr="00D94FF6">
        <w:rPr>
          <w:rFonts w:ascii="Intel Clear" w:hAnsi="Intel Clear" w:cs="Intel Clear"/>
          <w:noProof/>
          <w:lang w:eastAsia="ko-KR" w:bidi="ar-SA"/>
        </w:rPr>
        <w:drawing>
          <wp:inline distT="0" distB="0" distL="0" distR="0" wp14:anchorId="249E88A9" wp14:editId="79A3849F">
            <wp:extent cx="6172200" cy="7507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acc_entry.emz"/>
                    <pic:cNvPicPr/>
                  </pic:nvPicPr>
                  <pic:blipFill>
                    <a:blip r:embed="rId42">
                      <a:extLst>
                        <a:ext uri="{28A0092B-C50C-407E-A947-70E740481C1C}">
                          <a14:useLocalDpi xmlns:a14="http://schemas.microsoft.com/office/drawing/2010/main" val="0"/>
                        </a:ext>
                      </a:extLst>
                    </a:blip>
                    <a:stretch>
                      <a:fillRect/>
                    </a:stretch>
                  </pic:blipFill>
                  <pic:spPr>
                    <a:xfrm>
                      <a:off x="0" y="0"/>
                      <a:ext cx="6172200" cy="7507605"/>
                    </a:xfrm>
                    <a:prstGeom prst="rect">
                      <a:avLst/>
                    </a:prstGeom>
                  </pic:spPr>
                </pic:pic>
              </a:graphicData>
            </a:graphic>
          </wp:inline>
        </w:drawing>
      </w:r>
      <w:r w:rsidR="00BC5570" w:rsidRPr="00D94FF6">
        <w:rPr>
          <w:rFonts w:ascii="Intel Clear" w:hAnsi="Intel Clear" w:cs="Intel Clear"/>
        </w:rPr>
        <w:br w:type="page"/>
      </w:r>
    </w:p>
    <w:p w14:paraId="62B370CA" w14:textId="77777777" w:rsidR="004170EE" w:rsidRPr="00D94FF6" w:rsidRDefault="004170EE" w:rsidP="00104479">
      <w:pPr>
        <w:pStyle w:val="Heading3"/>
        <w:rPr>
          <w:rFonts w:ascii="Intel Clear" w:hAnsi="Intel Clear" w:cs="Intel Clear"/>
        </w:rPr>
      </w:pPr>
      <w:r w:rsidRPr="00D94FF6">
        <w:rPr>
          <w:rFonts w:ascii="Intel Clear" w:hAnsi="Intel Clear" w:cs="Intel Clear"/>
        </w:rPr>
        <w:lastRenderedPageBreak/>
        <w:t xml:space="preserve">IP-Accessible </w:t>
      </w:r>
      <w:r w:rsidR="00BC5570" w:rsidRPr="00D94FF6">
        <w:rPr>
          <w:rFonts w:ascii="Intel Clear" w:hAnsi="Intel Clear" w:cs="Intel Clear"/>
        </w:rPr>
        <w:t xml:space="preserve">PG </w:t>
      </w:r>
      <w:r w:rsidRPr="00D94FF6">
        <w:rPr>
          <w:rFonts w:ascii="Intel Clear" w:hAnsi="Intel Clear" w:cs="Intel Clear"/>
        </w:rPr>
        <w:t>Exit</w:t>
      </w:r>
    </w:p>
    <w:p w14:paraId="18FADC7D" w14:textId="471DDD26" w:rsidR="00D36E16" w:rsidRPr="00D94FF6" w:rsidRDefault="0036020A" w:rsidP="00104479">
      <w:pPr>
        <w:rPr>
          <w:rFonts w:ascii="Intel Clear" w:hAnsi="Intel Clear" w:cs="Intel Clear"/>
        </w:rPr>
      </w:pPr>
      <w:r w:rsidRPr="00D94FF6">
        <w:rPr>
          <w:rFonts w:ascii="Intel Clear" w:hAnsi="Intel Clear" w:cs="Intel Clear"/>
          <w:noProof/>
          <w:lang w:eastAsia="ko-KR" w:bidi="ar-SA"/>
        </w:rPr>
        <w:drawing>
          <wp:inline distT="0" distB="0" distL="0" distR="0" wp14:anchorId="3109B9B5" wp14:editId="515F2024">
            <wp:extent cx="5957956" cy="7951304"/>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_acc_exit.emz"/>
                    <pic:cNvPicPr/>
                  </pic:nvPicPr>
                  <pic:blipFill>
                    <a:blip r:embed="rId43">
                      <a:extLst>
                        <a:ext uri="{28A0092B-C50C-407E-A947-70E740481C1C}">
                          <a14:useLocalDpi xmlns:a14="http://schemas.microsoft.com/office/drawing/2010/main" val="0"/>
                        </a:ext>
                      </a:extLst>
                    </a:blip>
                    <a:stretch>
                      <a:fillRect/>
                    </a:stretch>
                  </pic:blipFill>
                  <pic:spPr>
                    <a:xfrm>
                      <a:off x="0" y="0"/>
                      <a:ext cx="5959120" cy="7952858"/>
                    </a:xfrm>
                    <a:prstGeom prst="rect">
                      <a:avLst/>
                    </a:prstGeom>
                  </pic:spPr>
                </pic:pic>
              </a:graphicData>
            </a:graphic>
          </wp:inline>
        </w:drawing>
      </w:r>
    </w:p>
    <w:p w14:paraId="6AE9587C" w14:textId="77777777" w:rsidR="00EF7691" w:rsidRPr="00D94FF6" w:rsidRDefault="00EF7691" w:rsidP="00104479">
      <w:pPr>
        <w:pStyle w:val="Heading3"/>
        <w:rPr>
          <w:rFonts w:ascii="Intel Clear" w:hAnsi="Intel Clear" w:cs="Intel Clear"/>
        </w:rPr>
      </w:pPr>
      <w:r w:rsidRPr="00D94FF6">
        <w:rPr>
          <w:rFonts w:ascii="Intel Clear" w:hAnsi="Intel Clear" w:cs="Intel Clear"/>
        </w:rPr>
        <w:lastRenderedPageBreak/>
        <w:t xml:space="preserve">IP-Accessible </w:t>
      </w:r>
      <w:r w:rsidR="005F541E" w:rsidRPr="00D94FF6">
        <w:rPr>
          <w:rFonts w:ascii="Intel Clear" w:hAnsi="Intel Clear" w:cs="Intel Clear"/>
        </w:rPr>
        <w:t>PG Exit with Restore</w:t>
      </w:r>
    </w:p>
    <w:p w14:paraId="14F48C47" w14:textId="5FB9DFE2" w:rsidR="00EF7691" w:rsidRPr="00D94FF6" w:rsidRDefault="0036020A" w:rsidP="00104479">
      <w:pPr>
        <w:rPr>
          <w:rFonts w:ascii="Intel Clear" w:hAnsi="Intel Clear" w:cs="Intel Clear"/>
        </w:rPr>
      </w:pPr>
      <w:r w:rsidRPr="00D94FF6">
        <w:rPr>
          <w:rFonts w:ascii="Intel Clear" w:hAnsi="Intel Clear" w:cs="Intel Clear"/>
          <w:noProof/>
          <w:lang w:eastAsia="ko-KR" w:bidi="ar-SA"/>
        </w:rPr>
        <w:drawing>
          <wp:inline distT="0" distB="0" distL="0" distR="0" wp14:anchorId="5F0ADD8A" wp14:editId="7C9E82B1">
            <wp:extent cx="5891917" cy="78558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_acc_exit_rest.emz"/>
                    <pic:cNvPicPr/>
                  </pic:nvPicPr>
                  <pic:blipFill>
                    <a:blip r:embed="rId44">
                      <a:extLst>
                        <a:ext uri="{28A0092B-C50C-407E-A947-70E740481C1C}">
                          <a14:useLocalDpi xmlns:a14="http://schemas.microsoft.com/office/drawing/2010/main" val="0"/>
                        </a:ext>
                      </a:extLst>
                    </a:blip>
                    <a:stretch>
                      <a:fillRect/>
                    </a:stretch>
                  </pic:blipFill>
                  <pic:spPr>
                    <a:xfrm>
                      <a:off x="0" y="0"/>
                      <a:ext cx="5895078" cy="7860104"/>
                    </a:xfrm>
                    <a:prstGeom prst="rect">
                      <a:avLst/>
                    </a:prstGeom>
                  </pic:spPr>
                </pic:pic>
              </a:graphicData>
            </a:graphic>
          </wp:inline>
        </w:drawing>
      </w:r>
    </w:p>
    <w:p w14:paraId="04B643C2" w14:textId="77777777" w:rsidR="004170EE" w:rsidRPr="00D94FF6" w:rsidRDefault="004170EE" w:rsidP="00104479">
      <w:pPr>
        <w:pStyle w:val="Heading3"/>
        <w:rPr>
          <w:rFonts w:ascii="Intel Clear" w:hAnsi="Intel Clear" w:cs="Intel Clear"/>
        </w:rPr>
      </w:pPr>
      <w:r w:rsidRPr="00D94FF6">
        <w:rPr>
          <w:rFonts w:ascii="Intel Clear" w:hAnsi="Intel Clear" w:cs="Intel Clear"/>
        </w:rPr>
        <w:lastRenderedPageBreak/>
        <w:t xml:space="preserve">IP-Inaccessible </w:t>
      </w:r>
      <w:r w:rsidR="00BC5570" w:rsidRPr="00D94FF6">
        <w:rPr>
          <w:rFonts w:ascii="Intel Clear" w:hAnsi="Intel Clear" w:cs="Intel Clear"/>
        </w:rPr>
        <w:t xml:space="preserve">PG </w:t>
      </w:r>
      <w:r w:rsidRPr="00D94FF6">
        <w:rPr>
          <w:rFonts w:ascii="Intel Clear" w:hAnsi="Intel Clear" w:cs="Intel Clear"/>
        </w:rPr>
        <w:t>Entry</w:t>
      </w:r>
    </w:p>
    <w:p w14:paraId="5F521349" w14:textId="78CEBC36" w:rsidR="005F541E" w:rsidRPr="00D94FF6" w:rsidRDefault="0036020A" w:rsidP="00104479">
      <w:pPr>
        <w:rPr>
          <w:rFonts w:ascii="Intel Clear" w:hAnsi="Intel Clear" w:cs="Intel Clear"/>
        </w:rPr>
      </w:pPr>
      <w:r w:rsidRPr="00D94FF6">
        <w:rPr>
          <w:rFonts w:ascii="Intel Clear" w:hAnsi="Intel Clear" w:cs="Intel Clear"/>
          <w:noProof/>
          <w:lang w:eastAsia="ko-KR" w:bidi="ar-SA"/>
        </w:rPr>
        <w:drawing>
          <wp:inline distT="0" distB="0" distL="0" distR="0" wp14:anchorId="08A8F3C6" wp14:editId="18372004">
            <wp:extent cx="5604498" cy="7832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_inacc_entry.emz"/>
                    <pic:cNvPicPr/>
                  </pic:nvPicPr>
                  <pic:blipFill>
                    <a:blip r:embed="rId45">
                      <a:extLst>
                        <a:ext uri="{28A0092B-C50C-407E-A947-70E740481C1C}">
                          <a14:useLocalDpi xmlns:a14="http://schemas.microsoft.com/office/drawing/2010/main" val="0"/>
                        </a:ext>
                      </a:extLst>
                    </a:blip>
                    <a:stretch>
                      <a:fillRect/>
                    </a:stretch>
                  </pic:blipFill>
                  <pic:spPr>
                    <a:xfrm>
                      <a:off x="0" y="0"/>
                      <a:ext cx="5608238" cy="7837262"/>
                    </a:xfrm>
                    <a:prstGeom prst="rect">
                      <a:avLst/>
                    </a:prstGeom>
                  </pic:spPr>
                </pic:pic>
              </a:graphicData>
            </a:graphic>
          </wp:inline>
        </w:drawing>
      </w:r>
    </w:p>
    <w:p w14:paraId="6ABABEFE" w14:textId="77777777" w:rsidR="004170EE" w:rsidRPr="00D94FF6" w:rsidRDefault="004170EE" w:rsidP="00104479">
      <w:pPr>
        <w:pStyle w:val="Heading3"/>
        <w:rPr>
          <w:rFonts w:ascii="Intel Clear" w:hAnsi="Intel Clear" w:cs="Intel Clear"/>
        </w:rPr>
      </w:pPr>
      <w:r w:rsidRPr="00D94FF6">
        <w:rPr>
          <w:rFonts w:ascii="Intel Clear" w:hAnsi="Intel Clear" w:cs="Intel Clear"/>
        </w:rPr>
        <w:lastRenderedPageBreak/>
        <w:t xml:space="preserve">IP-Inaccessible </w:t>
      </w:r>
      <w:r w:rsidR="00BC5570" w:rsidRPr="00D94FF6">
        <w:rPr>
          <w:rFonts w:ascii="Intel Clear" w:hAnsi="Intel Clear" w:cs="Intel Clear"/>
        </w:rPr>
        <w:t xml:space="preserve">PG </w:t>
      </w:r>
      <w:r w:rsidRPr="00D94FF6">
        <w:rPr>
          <w:rFonts w:ascii="Intel Clear" w:hAnsi="Intel Clear" w:cs="Intel Clear"/>
        </w:rPr>
        <w:t>Exit</w:t>
      </w:r>
    </w:p>
    <w:p w14:paraId="193E108F" w14:textId="77777777" w:rsidR="00495F09" w:rsidRPr="00D94FF6" w:rsidRDefault="00495F09" w:rsidP="00495F09">
      <w:pPr>
        <w:rPr>
          <w:rFonts w:ascii="Intel Clear" w:hAnsi="Intel Clear" w:cs="Intel Clear"/>
          <w:i/>
          <w:sz w:val="16"/>
        </w:rPr>
      </w:pPr>
      <w:r w:rsidRPr="00D94FF6">
        <w:rPr>
          <w:rFonts w:ascii="Intel Clear" w:hAnsi="Intel Clear" w:cs="Intel Clear"/>
          <w:i/>
          <w:sz w:val="16"/>
        </w:rPr>
        <w:t>*Note: This waveform also represents PG Exit flow from cold boot, and PG Exit flow after PGCB is reset cycled (if IP is configured to be power-gated by default), in addition to any other PG exit from IP-Inaccessible state.</w:t>
      </w:r>
    </w:p>
    <w:p w14:paraId="7D0E0235" w14:textId="2E175F07" w:rsidR="00650B33" w:rsidRPr="00D94FF6" w:rsidRDefault="0036020A" w:rsidP="00104479">
      <w:pPr>
        <w:rPr>
          <w:rFonts w:ascii="Intel Clear" w:hAnsi="Intel Clear" w:cs="Intel Clear"/>
        </w:rPr>
      </w:pPr>
      <w:r w:rsidRPr="00D94FF6">
        <w:rPr>
          <w:rFonts w:ascii="Intel Clear" w:hAnsi="Intel Clear" w:cs="Intel Clear"/>
          <w:noProof/>
          <w:lang w:eastAsia="ko-KR" w:bidi="ar-SA"/>
        </w:rPr>
        <w:drawing>
          <wp:inline distT="0" distB="0" distL="0" distR="0" wp14:anchorId="5288FDAF" wp14:editId="59DB2A32">
            <wp:extent cx="5186335" cy="76650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_inacc_exit.emz"/>
                    <pic:cNvPicPr/>
                  </pic:nvPicPr>
                  <pic:blipFill>
                    <a:blip r:embed="rId46">
                      <a:extLst>
                        <a:ext uri="{28A0092B-C50C-407E-A947-70E740481C1C}">
                          <a14:useLocalDpi xmlns:a14="http://schemas.microsoft.com/office/drawing/2010/main" val="0"/>
                        </a:ext>
                      </a:extLst>
                    </a:blip>
                    <a:stretch>
                      <a:fillRect/>
                    </a:stretch>
                  </pic:blipFill>
                  <pic:spPr>
                    <a:xfrm>
                      <a:off x="0" y="0"/>
                      <a:ext cx="5194825" cy="7677604"/>
                    </a:xfrm>
                    <a:prstGeom prst="rect">
                      <a:avLst/>
                    </a:prstGeom>
                  </pic:spPr>
                </pic:pic>
              </a:graphicData>
            </a:graphic>
          </wp:inline>
        </w:drawing>
      </w:r>
    </w:p>
    <w:p w14:paraId="1D77974E" w14:textId="77777777" w:rsidR="00EF7691" w:rsidRPr="00D94FF6" w:rsidRDefault="00EF7691" w:rsidP="00104479">
      <w:pPr>
        <w:pStyle w:val="Heading3"/>
        <w:rPr>
          <w:rFonts w:ascii="Intel Clear" w:hAnsi="Intel Clear" w:cs="Intel Clear"/>
        </w:rPr>
      </w:pPr>
      <w:r w:rsidRPr="00D94FF6">
        <w:rPr>
          <w:rFonts w:ascii="Intel Clear" w:hAnsi="Intel Clear" w:cs="Intel Clear"/>
        </w:rPr>
        <w:lastRenderedPageBreak/>
        <w:t xml:space="preserve">IP-Inaccessible </w:t>
      </w:r>
      <w:r w:rsidR="00277C75" w:rsidRPr="00D94FF6">
        <w:rPr>
          <w:rFonts w:ascii="Intel Clear" w:hAnsi="Intel Clear" w:cs="Intel Clear"/>
        </w:rPr>
        <w:t>PG Exit with Restore</w:t>
      </w:r>
    </w:p>
    <w:p w14:paraId="0FF43C1E" w14:textId="51A54950" w:rsidR="00EF7691" w:rsidRPr="00D94FF6" w:rsidRDefault="0036020A" w:rsidP="00277C75">
      <w:pPr>
        <w:rPr>
          <w:rFonts w:ascii="Intel Clear" w:hAnsi="Intel Clear" w:cs="Intel Clear"/>
        </w:rPr>
      </w:pPr>
      <w:r w:rsidRPr="00D94FF6">
        <w:rPr>
          <w:rFonts w:ascii="Intel Clear" w:hAnsi="Intel Clear" w:cs="Intel Clear"/>
          <w:noProof/>
          <w:lang w:eastAsia="ko-KR" w:bidi="ar-SA"/>
        </w:rPr>
        <w:drawing>
          <wp:inline distT="0" distB="0" distL="0" distR="0" wp14:anchorId="089489EF" wp14:editId="785E276F">
            <wp:extent cx="5369255" cy="7935402"/>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_inacc_exit_rest.emz"/>
                    <pic:cNvPicPr/>
                  </pic:nvPicPr>
                  <pic:blipFill>
                    <a:blip r:embed="rId47">
                      <a:extLst>
                        <a:ext uri="{28A0092B-C50C-407E-A947-70E740481C1C}">
                          <a14:useLocalDpi xmlns:a14="http://schemas.microsoft.com/office/drawing/2010/main" val="0"/>
                        </a:ext>
                      </a:extLst>
                    </a:blip>
                    <a:stretch>
                      <a:fillRect/>
                    </a:stretch>
                  </pic:blipFill>
                  <pic:spPr>
                    <a:xfrm>
                      <a:off x="0" y="0"/>
                      <a:ext cx="5371100" cy="7938129"/>
                    </a:xfrm>
                    <a:prstGeom prst="rect">
                      <a:avLst/>
                    </a:prstGeom>
                  </pic:spPr>
                </pic:pic>
              </a:graphicData>
            </a:graphic>
          </wp:inline>
        </w:drawing>
      </w:r>
    </w:p>
    <w:p w14:paraId="27B307E4" w14:textId="77777777" w:rsidR="00A94A73" w:rsidRPr="00D94FF6" w:rsidRDefault="00A94A73" w:rsidP="00A94A73">
      <w:pPr>
        <w:pStyle w:val="Heading3"/>
        <w:rPr>
          <w:rFonts w:ascii="Intel Clear" w:hAnsi="Intel Clear" w:cs="Intel Clear"/>
        </w:rPr>
      </w:pPr>
      <w:r w:rsidRPr="00D94FF6">
        <w:rPr>
          <w:rFonts w:ascii="Intel Clear" w:hAnsi="Intel Clear" w:cs="Intel Clear"/>
        </w:rPr>
        <w:lastRenderedPageBreak/>
        <w:t>Warm Reset Flow</w:t>
      </w:r>
    </w:p>
    <w:p w14:paraId="4E2D0D8D" w14:textId="0D3657FB" w:rsidR="00772DF8" w:rsidRPr="00D94FF6" w:rsidRDefault="00772DF8" w:rsidP="00772DF8">
      <w:pPr>
        <w:rPr>
          <w:rFonts w:ascii="Intel Clear" w:hAnsi="Intel Clear" w:cs="Intel Clear"/>
        </w:rPr>
      </w:pPr>
      <w:r w:rsidRPr="00D94FF6">
        <w:rPr>
          <w:rFonts w:ascii="Intel Clear" w:hAnsi="Intel Clear" w:cs="Intel Clear"/>
        </w:rPr>
        <w:object w:dxaOrig="12097" w:dyaOrig="17316" w14:anchorId="1F4747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647.4pt" o:ole="">
            <v:imagedata r:id="rId48" o:title=""/>
          </v:shape>
          <o:OLEObject Type="Embed" ProgID="Visio.Drawing.15" ShapeID="_x0000_i1025" DrawAspect="Content" ObjectID="_1538574466" r:id="rId49"/>
        </w:object>
      </w:r>
    </w:p>
    <w:p w14:paraId="1A428A20" w14:textId="3BE69B9E" w:rsidR="00A94A73" w:rsidRPr="00D94FF6" w:rsidRDefault="00A94A73" w:rsidP="00A94A73">
      <w:pPr>
        <w:rPr>
          <w:rFonts w:ascii="Intel Clear" w:hAnsi="Intel Clear" w:cs="Intel Clear"/>
        </w:rPr>
      </w:pPr>
    </w:p>
    <w:p w14:paraId="05B9AE5E" w14:textId="77777777" w:rsidR="00245170" w:rsidRPr="00D94FF6" w:rsidRDefault="00245170">
      <w:pPr>
        <w:pStyle w:val="Heading3"/>
        <w:rPr>
          <w:rFonts w:ascii="Intel Clear" w:hAnsi="Intel Clear" w:cs="Intel Clear"/>
        </w:rPr>
      </w:pPr>
      <w:r w:rsidRPr="00D94FF6">
        <w:rPr>
          <w:rFonts w:ascii="Intel Clear" w:hAnsi="Intel Clear" w:cs="Intel Clear"/>
        </w:rPr>
        <w:lastRenderedPageBreak/>
        <w:t>IP-Accessible PG Entry (w/ ip_pgcb_sleep_en==0)</w:t>
      </w:r>
    </w:p>
    <w:p w14:paraId="3F62FD3A" w14:textId="18ECC3BC" w:rsidR="00245170" w:rsidRPr="00D94FF6" w:rsidRDefault="0036020A" w:rsidP="00245170">
      <w:pPr>
        <w:rPr>
          <w:rFonts w:ascii="Intel Clear" w:hAnsi="Intel Clear" w:cs="Intel Clear"/>
        </w:rPr>
      </w:pPr>
      <w:r w:rsidRPr="00D94FF6">
        <w:rPr>
          <w:rFonts w:ascii="Intel Clear" w:hAnsi="Intel Clear" w:cs="Intel Clear"/>
          <w:noProof/>
          <w:lang w:eastAsia="ko-KR" w:bidi="ar-SA"/>
        </w:rPr>
        <w:drawing>
          <wp:inline distT="0" distB="0" distL="0" distR="0" wp14:anchorId="52BAF729" wp14:editId="48E6083C">
            <wp:extent cx="6172200" cy="7709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_acc_entr_noslp.emz"/>
                    <pic:cNvPicPr/>
                  </pic:nvPicPr>
                  <pic:blipFill>
                    <a:blip r:embed="rId50">
                      <a:extLst>
                        <a:ext uri="{28A0092B-C50C-407E-A947-70E740481C1C}">
                          <a14:useLocalDpi xmlns:a14="http://schemas.microsoft.com/office/drawing/2010/main" val="0"/>
                        </a:ext>
                      </a:extLst>
                    </a:blip>
                    <a:stretch>
                      <a:fillRect/>
                    </a:stretch>
                  </pic:blipFill>
                  <pic:spPr>
                    <a:xfrm>
                      <a:off x="0" y="0"/>
                      <a:ext cx="6172200" cy="7709535"/>
                    </a:xfrm>
                    <a:prstGeom prst="rect">
                      <a:avLst/>
                    </a:prstGeom>
                  </pic:spPr>
                </pic:pic>
              </a:graphicData>
            </a:graphic>
          </wp:inline>
        </w:drawing>
      </w:r>
    </w:p>
    <w:p w14:paraId="539972EF" w14:textId="77777777" w:rsidR="00245170" w:rsidRPr="00D94FF6" w:rsidRDefault="00245170">
      <w:pPr>
        <w:pStyle w:val="Heading3"/>
        <w:rPr>
          <w:rFonts w:ascii="Intel Clear" w:hAnsi="Intel Clear" w:cs="Intel Clear"/>
        </w:rPr>
      </w:pPr>
      <w:r w:rsidRPr="00D94FF6">
        <w:rPr>
          <w:rFonts w:ascii="Intel Clear" w:hAnsi="Intel Clear" w:cs="Intel Clear"/>
        </w:rPr>
        <w:lastRenderedPageBreak/>
        <w:t>IP-Accessible PG Exit (w/ ip_pgcb_sleep_en==0)</w:t>
      </w:r>
    </w:p>
    <w:p w14:paraId="40DB24FF" w14:textId="4E1DB3C6" w:rsidR="00245170" w:rsidRPr="00D94FF6" w:rsidRDefault="0036020A" w:rsidP="00245170">
      <w:pPr>
        <w:rPr>
          <w:rFonts w:ascii="Intel Clear" w:hAnsi="Intel Clear" w:cs="Intel Clear"/>
        </w:rPr>
      </w:pPr>
      <w:r w:rsidRPr="00D94FF6">
        <w:rPr>
          <w:rFonts w:ascii="Intel Clear" w:hAnsi="Intel Clear" w:cs="Intel Clear"/>
          <w:noProof/>
          <w:lang w:eastAsia="ko-KR" w:bidi="ar-SA"/>
        </w:rPr>
        <w:drawing>
          <wp:inline distT="0" distB="0" distL="0" distR="0" wp14:anchorId="2308DA24" wp14:editId="077576AB">
            <wp:extent cx="5557779" cy="79274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_acc_exit_noslp.emz"/>
                    <pic:cNvPicPr/>
                  </pic:nvPicPr>
                  <pic:blipFill>
                    <a:blip r:embed="rId51">
                      <a:extLst>
                        <a:ext uri="{28A0092B-C50C-407E-A947-70E740481C1C}">
                          <a14:useLocalDpi xmlns:a14="http://schemas.microsoft.com/office/drawing/2010/main" val="0"/>
                        </a:ext>
                      </a:extLst>
                    </a:blip>
                    <a:stretch>
                      <a:fillRect/>
                    </a:stretch>
                  </pic:blipFill>
                  <pic:spPr>
                    <a:xfrm>
                      <a:off x="0" y="0"/>
                      <a:ext cx="5559057" cy="7929273"/>
                    </a:xfrm>
                    <a:prstGeom prst="rect">
                      <a:avLst/>
                    </a:prstGeom>
                  </pic:spPr>
                </pic:pic>
              </a:graphicData>
            </a:graphic>
          </wp:inline>
        </w:drawing>
      </w:r>
    </w:p>
    <w:p w14:paraId="3227333D" w14:textId="77777777" w:rsidR="00712429" w:rsidRPr="00D94FF6" w:rsidRDefault="00D05930" w:rsidP="00104479">
      <w:pPr>
        <w:pStyle w:val="Heading2"/>
        <w:rPr>
          <w:rFonts w:ascii="Intel Clear" w:hAnsi="Intel Clear" w:cs="Intel Clear"/>
        </w:rPr>
      </w:pPr>
      <w:r w:rsidRPr="00D94FF6">
        <w:rPr>
          <w:rFonts w:ascii="Intel Clear" w:hAnsi="Intel Clear" w:cs="Intel Clear"/>
        </w:rPr>
        <w:lastRenderedPageBreak/>
        <w:t>IP</w:t>
      </w:r>
      <w:r w:rsidR="00712429" w:rsidRPr="00D94FF6">
        <w:rPr>
          <w:rFonts w:ascii="Intel Clear" w:hAnsi="Intel Clear" w:cs="Intel Clear"/>
        </w:rPr>
        <w:t xml:space="preserve"> Power Gating Requirements</w:t>
      </w:r>
    </w:p>
    <w:p w14:paraId="24E57484" w14:textId="77777777" w:rsidR="00712429" w:rsidRPr="00D94FF6" w:rsidRDefault="00712429" w:rsidP="00104479">
      <w:pPr>
        <w:rPr>
          <w:rFonts w:ascii="Intel Clear" w:hAnsi="Intel Clear" w:cs="Intel Clear"/>
          <w:b/>
          <w:color w:val="0000FF"/>
        </w:rPr>
      </w:pPr>
    </w:p>
    <w:p w14:paraId="11B3BF20" w14:textId="77777777" w:rsidR="0031387E" w:rsidRPr="00D94FF6" w:rsidRDefault="0031387E" w:rsidP="00104479">
      <w:pPr>
        <w:pStyle w:val="Heading3"/>
        <w:rPr>
          <w:rFonts w:ascii="Intel Clear" w:hAnsi="Intel Clear" w:cs="Intel Clear"/>
        </w:rPr>
      </w:pPr>
      <w:r w:rsidRPr="00D94FF6">
        <w:rPr>
          <w:rFonts w:ascii="Intel Clear" w:hAnsi="Intel Clear" w:cs="Intel Clear"/>
        </w:rPr>
        <w:t xml:space="preserve">High Level </w:t>
      </w:r>
      <w:r w:rsidR="00924A05" w:rsidRPr="00D94FF6">
        <w:rPr>
          <w:rFonts w:ascii="Intel Clear" w:hAnsi="Intel Clear" w:cs="Intel Clear"/>
        </w:rPr>
        <w:t>Requirement</w:t>
      </w:r>
      <w:r w:rsidR="00366BD1" w:rsidRPr="00D94FF6">
        <w:rPr>
          <w:rFonts w:ascii="Intel Clear" w:hAnsi="Intel Clear" w:cs="Intel Clear"/>
        </w:rPr>
        <w:t>s</w:t>
      </w:r>
    </w:p>
    <w:p w14:paraId="37B7F9EE" w14:textId="77777777" w:rsidR="0031387E" w:rsidRPr="00D94FF6" w:rsidRDefault="0031387E" w:rsidP="00104479">
      <w:pPr>
        <w:rPr>
          <w:rFonts w:ascii="Intel Clear" w:hAnsi="Intel Clear" w:cs="Intel Clear"/>
        </w:rPr>
      </w:pPr>
    </w:p>
    <w:p w14:paraId="27FBE7FE" w14:textId="77777777" w:rsidR="00525BC4" w:rsidRPr="00D94FF6" w:rsidRDefault="00525BC4" w:rsidP="00104479">
      <w:pPr>
        <w:rPr>
          <w:rFonts w:ascii="Intel Clear" w:hAnsi="Intel Clear" w:cs="Intel Clear"/>
        </w:rPr>
      </w:pPr>
      <w:r w:rsidRPr="00D94FF6">
        <w:rPr>
          <w:rFonts w:ascii="Intel Clear" w:hAnsi="Intel Clear" w:cs="Intel Clear"/>
        </w:rPr>
        <w:t>The high level functions expected</w:t>
      </w:r>
      <w:r w:rsidR="00F516CB" w:rsidRPr="00D94FF6">
        <w:rPr>
          <w:rFonts w:ascii="Intel Clear" w:hAnsi="Intel Clear" w:cs="Intel Clear"/>
        </w:rPr>
        <w:t xml:space="preserve"> </w:t>
      </w:r>
      <w:r w:rsidRPr="00D94FF6">
        <w:rPr>
          <w:rFonts w:ascii="Intel Clear" w:hAnsi="Intel Clear" w:cs="Intel Clear"/>
        </w:rPr>
        <w:t xml:space="preserve">from </w:t>
      </w:r>
      <w:r w:rsidR="00D05930" w:rsidRPr="00D94FF6">
        <w:rPr>
          <w:rFonts w:ascii="Intel Clear" w:hAnsi="Intel Clear" w:cs="Intel Clear"/>
        </w:rPr>
        <w:t>IP</w:t>
      </w:r>
      <w:r w:rsidRPr="00D94FF6">
        <w:rPr>
          <w:rFonts w:ascii="Intel Clear" w:hAnsi="Intel Clear" w:cs="Intel Clear"/>
        </w:rPr>
        <w:t xml:space="preserve"> block</w:t>
      </w:r>
      <w:r w:rsidR="0031387E" w:rsidRPr="00D94FF6">
        <w:rPr>
          <w:rFonts w:ascii="Intel Clear" w:hAnsi="Intel Clear" w:cs="Intel Clear"/>
        </w:rPr>
        <w:t xml:space="preserve">s with respect to the </w:t>
      </w:r>
      <w:r w:rsidRPr="00D94FF6">
        <w:rPr>
          <w:rFonts w:ascii="Intel Clear" w:hAnsi="Intel Clear" w:cs="Intel Clear"/>
        </w:rPr>
        <w:t>PG flows</w:t>
      </w:r>
      <w:r w:rsidR="00AD3F68" w:rsidRPr="00D94FF6">
        <w:rPr>
          <w:rFonts w:ascii="Intel Clear" w:hAnsi="Intel Clear" w:cs="Intel Clear"/>
        </w:rPr>
        <w:t xml:space="preserve"> are </w:t>
      </w:r>
      <w:r w:rsidR="00F516CB" w:rsidRPr="00D94FF6">
        <w:rPr>
          <w:rFonts w:ascii="Intel Clear" w:hAnsi="Intel Clear" w:cs="Intel Clear"/>
        </w:rPr>
        <w:t>listed</w:t>
      </w:r>
      <w:r w:rsidR="00AD3F68" w:rsidRPr="00D94FF6">
        <w:rPr>
          <w:rFonts w:ascii="Intel Clear" w:hAnsi="Intel Clear" w:cs="Intel Clear"/>
        </w:rPr>
        <w:t xml:space="preserve"> below</w:t>
      </w:r>
      <w:r w:rsidR="00F516CB" w:rsidRPr="00D94FF6">
        <w:rPr>
          <w:rFonts w:ascii="Intel Clear" w:hAnsi="Intel Clear" w:cs="Intel Clear"/>
        </w:rPr>
        <w:t xml:space="preserve">. Some of these functions may be handled by the Clock Domain Controller (CDC) component (refer to the CDC Integration Guide for more information). </w:t>
      </w:r>
      <w:r w:rsidRPr="00D94FF6">
        <w:rPr>
          <w:rFonts w:ascii="Intel Clear" w:hAnsi="Intel Clear" w:cs="Intel Clear"/>
        </w:rPr>
        <w:t xml:space="preserve"> </w:t>
      </w:r>
    </w:p>
    <w:p w14:paraId="05FFCE86" w14:textId="77777777" w:rsidR="00525BC4" w:rsidRPr="00D94FF6" w:rsidRDefault="00525BC4" w:rsidP="00104479">
      <w:pPr>
        <w:rPr>
          <w:rFonts w:ascii="Intel Clear" w:hAnsi="Intel Clear" w:cs="Intel Clear"/>
          <w:sz w:val="22"/>
        </w:rPr>
      </w:pPr>
    </w:p>
    <w:p w14:paraId="41A29697" w14:textId="77777777" w:rsidR="002C748C" w:rsidRPr="00D94FF6" w:rsidRDefault="002C748C" w:rsidP="008A4F40">
      <w:pPr>
        <w:pStyle w:val="ListParagraph"/>
        <w:numPr>
          <w:ilvl w:val="0"/>
          <w:numId w:val="15"/>
        </w:numPr>
        <w:ind w:left="540"/>
        <w:rPr>
          <w:rFonts w:ascii="Intel Clear" w:hAnsi="Intel Clear" w:cs="Intel Clear"/>
        </w:rPr>
      </w:pPr>
      <w:r w:rsidRPr="00D94FF6">
        <w:rPr>
          <w:rFonts w:ascii="Intel Clear" w:hAnsi="Intel Clear" w:cs="Intel Clear"/>
          <w:b/>
        </w:rPr>
        <w:t>PG trigger:</w:t>
      </w:r>
      <w:r w:rsidRPr="00D94FF6">
        <w:rPr>
          <w:rFonts w:ascii="Intel Clear" w:hAnsi="Intel Clear" w:cs="Intel Clear"/>
        </w:rPr>
        <w:t xml:space="preserve"> The power-gating process/flow is initiated by the IP </w:t>
      </w:r>
      <w:r w:rsidR="00AD3F68" w:rsidRPr="00D94FF6">
        <w:rPr>
          <w:rFonts w:ascii="Intel Clear" w:hAnsi="Intel Clear" w:cs="Intel Clear"/>
        </w:rPr>
        <w:t xml:space="preserve">block </w:t>
      </w:r>
      <w:r w:rsidRPr="00D94FF6">
        <w:rPr>
          <w:rFonts w:ascii="Intel Clear" w:hAnsi="Intel Clear" w:cs="Intel Clear"/>
        </w:rPr>
        <w:t xml:space="preserve">through a request to the PGCB. </w:t>
      </w:r>
      <w:r w:rsidR="00AD3F68" w:rsidRPr="00D94FF6">
        <w:rPr>
          <w:rFonts w:ascii="Intel Clear" w:hAnsi="Intel Clear" w:cs="Intel Clear"/>
        </w:rPr>
        <w:t xml:space="preserve">It is the responsibility of the IP block to be aware of </w:t>
      </w:r>
      <w:r w:rsidR="007B67C1" w:rsidRPr="00D94FF6">
        <w:rPr>
          <w:rFonts w:ascii="Intel Clear" w:hAnsi="Intel Clear" w:cs="Intel Clear"/>
        </w:rPr>
        <w:t xml:space="preserve">(and respond appropriately to) </w:t>
      </w:r>
      <w:r w:rsidR="00AD3F68" w:rsidRPr="00D94FF6">
        <w:rPr>
          <w:rFonts w:ascii="Intel Clear" w:hAnsi="Intel Clear" w:cs="Intel Clear"/>
        </w:rPr>
        <w:t xml:space="preserve">various </w:t>
      </w:r>
      <w:r w:rsidRPr="00D94FF6">
        <w:rPr>
          <w:rFonts w:ascii="Intel Clear" w:hAnsi="Intel Clear" w:cs="Intel Clear"/>
        </w:rPr>
        <w:t xml:space="preserve">reasons to trigger the PG </w:t>
      </w:r>
      <w:r w:rsidR="007B67C1" w:rsidRPr="00D94FF6">
        <w:rPr>
          <w:rFonts w:ascii="Intel Clear" w:hAnsi="Intel Clear" w:cs="Intel Clear"/>
        </w:rPr>
        <w:t xml:space="preserve">entry </w:t>
      </w:r>
      <w:r w:rsidRPr="00D94FF6">
        <w:rPr>
          <w:rFonts w:ascii="Intel Clear" w:hAnsi="Intel Clear" w:cs="Intel Clear"/>
        </w:rPr>
        <w:t xml:space="preserve">flow – such as based on the pmc_&lt;ip&gt;_sw_pg_req_b signal, or the IP </w:t>
      </w:r>
      <w:r w:rsidR="00AD3F68" w:rsidRPr="00D94FF6">
        <w:rPr>
          <w:rFonts w:ascii="Intel Clear" w:hAnsi="Intel Clear" w:cs="Intel Clear"/>
        </w:rPr>
        <w:t xml:space="preserve">block </w:t>
      </w:r>
      <w:r w:rsidRPr="00D94FF6">
        <w:rPr>
          <w:rFonts w:ascii="Intel Clear" w:hAnsi="Intel Clear" w:cs="Intel Clear"/>
        </w:rPr>
        <w:t xml:space="preserve">receiving ForcePwrGatePOK message from PMC, or D0i3 power-gating, or simply HW-autonomous power-gating. </w:t>
      </w:r>
    </w:p>
    <w:p w14:paraId="1577E345" w14:textId="77777777" w:rsidR="004D56B1" w:rsidRPr="00D94FF6" w:rsidRDefault="003628E9" w:rsidP="008A4F40">
      <w:pPr>
        <w:pStyle w:val="ListParagraph"/>
        <w:numPr>
          <w:ilvl w:val="0"/>
          <w:numId w:val="15"/>
        </w:numPr>
        <w:ind w:left="540"/>
        <w:rPr>
          <w:rFonts w:ascii="Intel Clear" w:hAnsi="Intel Clear" w:cs="Intel Clear"/>
        </w:rPr>
      </w:pPr>
      <w:r w:rsidRPr="00D94FF6">
        <w:rPr>
          <w:rFonts w:ascii="Intel Clear" w:hAnsi="Intel Clear" w:cs="Intel Clear"/>
          <w:b/>
        </w:rPr>
        <w:t>IP prep for PG</w:t>
      </w:r>
      <w:r w:rsidR="00B2432B" w:rsidRPr="00D94FF6">
        <w:rPr>
          <w:rFonts w:ascii="Intel Clear" w:hAnsi="Intel Clear" w:cs="Intel Clear"/>
          <w:b/>
        </w:rPr>
        <w:t xml:space="preserve"> entry and Exit</w:t>
      </w:r>
      <w:r w:rsidR="004D56B1" w:rsidRPr="00D94FF6">
        <w:rPr>
          <w:rFonts w:ascii="Intel Clear" w:hAnsi="Intel Clear" w:cs="Intel Clear"/>
          <w:b/>
        </w:rPr>
        <w:t>:</w:t>
      </w:r>
      <w:r w:rsidR="004D56B1" w:rsidRPr="00D94FF6">
        <w:rPr>
          <w:rFonts w:ascii="Intel Clear" w:hAnsi="Intel Clear" w:cs="Intel Clear"/>
        </w:rPr>
        <w:t xml:space="preserve"> The IP block is required to gate all clocks going to the PGD, lock the agent ISMs for the primary/SB fabrics</w:t>
      </w:r>
      <w:r w:rsidR="00980F3F" w:rsidRPr="00D94FF6">
        <w:rPr>
          <w:rFonts w:ascii="Intel Clear" w:hAnsi="Intel Clear" w:cs="Intel Clear"/>
        </w:rPr>
        <w:t xml:space="preserve">, </w:t>
      </w:r>
      <w:r w:rsidR="00B2432B" w:rsidRPr="00D94FF6">
        <w:rPr>
          <w:rFonts w:ascii="Intel Clear" w:hAnsi="Intel Clear" w:cs="Intel Clear"/>
        </w:rPr>
        <w:t xml:space="preserve">and </w:t>
      </w:r>
      <w:r w:rsidR="00980F3F" w:rsidRPr="00D94FF6">
        <w:rPr>
          <w:rFonts w:ascii="Intel Clear" w:hAnsi="Intel Clear" w:cs="Intel Clear"/>
        </w:rPr>
        <w:t>lock external interfaces, before making a request for power-gating entry to the PGCB</w:t>
      </w:r>
      <w:r w:rsidRPr="00D94FF6">
        <w:rPr>
          <w:rFonts w:ascii="Intel Clear" w:hAnsi="Intel Clear" w:cs="Intel Clear"/>
        </w:rPr>
        <w:t xml:space="preserve"> for a given PGD</w:t>
      </w:r>
      <w:r w:rsidR="00980F3F" w:rsidRPr="00D94FF6">
        <w:rPr>
          <w:rFonts w:ascii="Intel Clear" w:hAnsi="Intel Clear" w:cs="Intel Clear"/>
        </w:rPr>
        <w:t xml:space="preserve">. </w:t>
      </w:r>
      <w:r w:rsidR="00327B9D" w:rsidRPr="00D94FF6">
        <w:rPr>
          <w:rFonts w:ascii="Intel Clear" w:hAnsi="Intel Clear" w:cs="Intel Clear"/>
        </w:rPr>
        <w:t xml:space="preserve">This is also referred as getting the PGD (in parts or together as one entity) into a “power-gate ready” state. </w:t>
      </w:r>
      <w:r w:rsidR="00980F3F" w:rsidRPr="00D94FF6">
        <w:rPr>
          <w:rFonts w:ascii="Intel Clear" w:hAnsi="Intel Clear" w:cs="Intel Clear"/>
        </w:rPr>
        <w:t xml:space="preserve">On exit from power-gating, the IP block is required to </w:t>
      </w:r>
      <w:r w:rsidR="00327B9D" w:rsidRPr="00D94FF6">
        <w:rPr>
          <w:rFonts w:ascii="Intel Clear" w:hAnsi="Intel Clear" w:cs="Intel Clear"/>
        </w:rPr>
        <w:t>put the PGD in a fully “Active” state by ungating</w:t>
      </w:r>
      <w:r w:rsidR="00B2432B" w:rsidRPr="00D94FF6">
        <w:rPr>
          <w:rFonts w:ascii="Intel Clear" w:hAnsi="Intel Clear" w:cs="Intel Clear"/>
        </w:rPr>
        <w:t xml:space="preserve"> clocks to the PGD, unlock</w:t>
      </w:r>
      <w:r w:rsidR="00327B9D" w:rsidRPr="00D94FF6">
        <w:rPr>
          <w:rFonts w:ascii="Intel Clear" w:hAnsi="Intel Clear" w:cs="Intel Clear"/>
        </w:rPr>
        <w:t>ing</w:t>
      </w:r>
      <w:r w:rsidR="00B2432B" w:rsidRPr="00D94FF6">
        <w:rPr>
          <w:rFonts w:ascii="Intel Clear" w:hAnsi="Intel Clear" w:cs="Intel Clear"/>
        </w:rPr>
        <w:t xml:space="preserve"> ISMs, and unlock</w:t>
      </w:r>
      <w:r w:rsidR="00327B9D" w:rsidRPr="00D94FF6">
        <w:rPr>
          <w:rFonts w:ascii="Intel Clear" w:hAnsi="Intel Clear" w:cs="Intel Clear"/>
        </w:rPr>
        <w:t>ing</w:t>
      </w:r>
      <w:r w:rsidR="00B2432B" w:rsidRPr="00D94FF6">
        <w:rPr>
          <w:rFonts w:ascii="Intel Clear" w:hAnsi="Intel Clear" w:cs="Intel Clear"/>
        </w:rPr>
        <w:t xml:space="preserve"> external boundaries (based on the </w:t>
      </w:r>
      <w:r w:rsidR="009A2A89" w:rsidRPr="00D94FF6">
        <w:rPr>
          <w:rFonts w:ascii="Intel Clear" w:hAnsi="Intel Clear" w:cs="Intel Clear"/>
        </w:rPr>
        <w:t>“</w:t>
      </w:r>
      <w:r w:rsidR="00B2432B" w:rsidRPr="00D94FF6">
        <w:rPr>
          <w:rFonts w:ascii="Intel Clear" w:hAnsi="Intel Clear" w:cs="Intel Clear"/>
        </w:rPr>
        <w:t>pgcb_restore</w:t>
      </w:r>
      <w:r w:rsidR="009A2A89" w:rsidRPr="00D94FF6">
        <w:rPr>
          <w:rFonts w:ascii="Intel Clear" w:hAnsi="Intel Clear" w:cs="Intel Clear"/>
        </w:rPr>
        <w:t>”</w:t>
      </w:r>
      <w:r w:rsidR="00B2432B" w:rsidRPr="00D94FF6">
        <w:rPr>
          <w:rFonts w:ascii="Intel Clear" w:hAnsi="Intel Clear" w:cs="Intel Clear"/>
        </w:rPr>
        <w:t xml:space="preserve"> output from PGCB, if applicable). </w:t>
      </w:r>
    </w:p>
    <w:p w14:paraId="33567B53" w14:textId="77777777" w:rsidR="00C873BF" w:rsidRPr="00D94FF6" w:rsidRDefault="00C873BF" w:rsidP="008A4F40">
      <w:pPr>
        <w:pStyle w:val="ListParagraph"/>
        <w:numPr>
          <w:ilvl w:val="1"/>
          <w:numId w:val="15"/>
        </w:numPr>
        <w:rPr>
          <w:rFonts w:ascii="Intel Clear" w:hAnsi="Intel Clear" w:cs="Intel Clear"/>
        </w:rPr>
      </w:pPr>
      <w:r w:rsidRPr="00D94FF6">
        <w:rPr>
          <w:rFonts w:ascii="Intel Clear" w:hAnsi="Intel Clear" w:cs="Intel Clear"/>
          <w:b/>
        </w:rPr>
        <w:t xml:space="preserve">Support for PGD clock gating: </w:t>
      </w:r>
      <w:r w:rsidRPr="00D94FF6">
        <w:rPr>
          <w:rFonts w:ascii="Intel Clear" w:hAnsi="Intel Clear" w:cs="Intel Clear"/>
        </w:rPr>
        <w:t xml:space="preserve">The IP block is required to perform the actual clock gating for all clocks going to the PGD before it requests power-gating entry for that PGD. Upon exit from power-gating, the PGCB provides an indication of when the clocks may be ungated, but it is required for the IP block to handle the ungating of the clocks to the PGD. </w:t>
      </w:r>
    </w:p>
    <w:p w14:paraId="17C5EDE8" w14:textId="77777777" w:rsidR="00327B9D" w:rsidRPr="00D94FF6" w:rsidRDefault="00327B9D" w:rsidP="008A4F40">
      <w:pPr>
        <w:pStyle w:val="ListParagraph"/>
        <w:numPr>
          <w:ilvl w:val="1"/>
          <w:numId w:val="15"/>
        </w:numPr>
        <w:rPr>
          <w:rFonts w:ascii="Intel Clear" w:hAnsi="Intel Clear" w:cs="Intel Clear"/>
        </w:rPr>
      </w:pPr>
      <w:r w:rsidRPr="00D94FF6">
        <w:rPr>
          <w:rFonts w:ascii="Intel Clear" w:hAnsi="Intel Clear" w:cs="Intel Clear"/>
          <w:b/>
        </w:rPr>
        <w:t>Support for Agent ISM lock/unlock and external interface lock/unlock:</w:t>
      </w:r>
      <w:r w:rsidRPr="00D94FF6">
        <w:rPr>
          <w:rFonts w:ascii="Intel Clear" w:hAnsi="Intel Clear" w:cs="Intel Clear"/>
        </w:rPr>
        <w:t xml:space="preserve"> The IP block is required to perform the actual lock/unlock of the agent ISMs for the fabric interfaces within the IP block. Similarly, it is the IP block that performs the locking/unlocking of all external interfaces relevant to the PGD. How the IP block achieves these functions is beyond the scope of this document – assumption is that the IP block comprehends any relevant IOSF spec requirements.</w:t>
      </w:r>
    </w:p>
    <w:p w14:paraId="1F448D16" w14:textId="77777777" w:rsidR="00327B9D" w:rsidRPr="00D94FF6" w:rsidRDefault="00327B9D" w:rsidP="008A4F40">
      <w:pPr>
        <w:pStyle w:val="ListParagraph"/>
        <w:numPr>
          <w:ilvl w:val="1"/>
          <w:numId w:val="15"/>
        </w:numPr>
        <w:rPr>
          <w:rFonts w:ascii="Intel Clear" w:hAnsi="Intel Clear" w:cs="Intel Clear"/>
        </w:rPr>
      </w:pPr>
      <w:r w:rsidRPr="00D94FF6">
        <w:rPr>
          <w:rFonts w:ascii="Intel Clear" w:hAnsi="Intel Clear" w:cs="Intel Clear"/>
          <w:b/>
        </w:rPr>
        <w:t>Support for driving prim_pok/side_pok signals in fabric clock domain:</w:t>
      </w:r>
      <w:r w:rsidRPr="00D94FF6">
        <w:rPr>
          <w:rFonts w:ascii="Intel Clear" w:hAnsi="Intel Clear" w:cs="Intel Clear"/>
        </w:rPr>
        <w:t xml:space="preserve"> The IP block is expected to synchronize the “pgcb_pok” signal into fabric clock domains in order to drive the side_pok and prim_pok signals for the IOSF-Sb and IOSF primary interfaces, respectively. Before the IP block may request the PGCB for a PG entry, the IP block is required to comprehend any requirements relevant to these signals from IOSF spec. </w:t>
      </w:r>
    </w:p>
    <w:p w14:paraId="23E55A7D" w14:textId="77777777" w:rsidR="00327B9D" w:rsidRPr="00D94FF6" w:rsidRDefault="00327B9D" w:rsidP="00327B9D">
      <w:pPr>
        <w:ind w:left="1080"/>
        <w:rPr>
          <w:rFonts w:ascii="Intel Clear" w:hAnsi="Intel Clear" w:cs="Intel Clear"/>
        </w:rPr>
      </w:pPr>
    </w:p>
    <w:p w14:paraId="30CD2A8E" w14:textId="77777777" w:rsidR="002C748C" w:rsidRPr="00D94FF6" w:rsidRDefault="002C748C" w:rsidP="008A4F40">
      <w:pPr>
        <w:pStyle w:val="ListParagraph"/>
        <w:numPr>
          <w:ilvl w:val="0"/>
          <w:numId w:val="15"/>
        </w:numPr>
        <w:ind w:left="540"/>
        <w:rPr>
          <w:rFonts w:ascii="Intel Clear" w:hAnsi="Intel Clear" w:cs="Intel Clear"/>
        </w:rPr>
      </w:pPr>
      <w:r w:rsidRPr="00D94FF6">
        <w:rPr>
          <w:rFonts w:ascii="Intel Clear" w:hAnsi="Intel Clear" w:cs="Intel Clear"/>
          <w:b/>
        </w:rPr>
        <w:t>Configuration related to PG</w:t>
      </w:r>
      <w:r w:rsidRPr="00D94FF6">
        <w:rPr>
          <w:rFonts w:ascii="Intel Clear" w:hAnsi="Intel Clear" w:cs="Intel Clear"/>
        </w:rPr>
        <w:t xml:space="preserve">: The IP </w:t>
      </w:r>
      <w:r w:rsidR="00AD3F68" w:rsidRPr="00D94FF6">
        <w:rPr>
          <w:rFonts w:ascii="Intel Clear" w:hAnsi="Intel Clear" w:cs="Intel Clear"/>
        </w:rPr>
        <w:t xml:space="preserve">block </w:t>
      </w:r>
      <w:r w:rsidRPr="00D94FF6">
        <w:rPr>
          <w:rFonts w:ascii="Intel Clear" w:hAnsi="Intel Clear" w:cs="Intel Clear"/>
        </w:rPr>
        <w:t>is responsible for physical storage of configuration information related to PG, as well as for ensuring access to this configuration for firmware/software.</w:t>
      </w:r>
      <w:r w:rsidR="00F516CB" w:rsidRPr="00D94FF6">
        <w:rPr>
          <w:rFonts w:ascii="Intel Clear" w:hAnsi="Intel Clear" w:cs="Intel Clear"/>
        </w:rPr>
        <w:t xml:space="preserve"> </w:t>
      </w:r>
      <w:r w:rsidR="00B7425A" w:rsidRPr="00D94FF6">
        <w:rPr>
          <w:rFonts w:ascii="Intel Clear" w:hAnsi="Intel Clear" w:cs="Intel Clear"/>
        </w:rPr>
        <w:t xml:space="preserve">For example, some of the timer configuration values may need to be driven from AON/Ungated domain (if these are programmable), while some others may need to be protected with isolation </w:t>
      </w:r>
      <w:r w:rsidR="00B7425A" w:rsidRPr="00D94FF6">
        <w:rPr>
          <w:rFonts w:ascii="Intel Clear" w:hAnsi="Intel Clear" w:cs="Intel Clear"/>
        </w:rPr>
        <w:lastRenderedPageBreak/>
        <w:t xml:space="preserve">latches before connecting them to the PGCB (assuming these originate in the PGD). </w:t>
      </w:r>
      <w:r w:rsidR="00F516CB" w:rsidRPr="00D94FF6">
        <w:rPr>
          <w:rFonts w:ascii="Intel Clear" w:hAnsi="Intel Clear" w:cs="Intel Clear"/>
        </w:rPr>
        <w:t xml:space="preserve">Refer to section “Timer and Configuration Signal Requirements” for details on specific requirements related to the timer values (and some other controls) relevant to the PGCB sequencing for PG flows. </w:t>
      </w:r>
    </w:p>
    <w:p w14:paraId="49E64574" w14:textId="77777777" w:rsidR="002C748C" w:rsidRPr="00D94FF6" w:rsidRDefault="002C748C" w:rsidP="008A4F40">
      <w:pPr>
        <w:pStyle w:val="ListParagraph"/>
        <w:numPr>
          <w:ilvl w:val="0"/>
          <w:numId w:val="15"/>
        </w:numPr>
        <w:ind w:left="540"/>
        <w:rPr>
          <w:rFonts w:ascii="Intel Clear" w:hAnsi="Intel Clear" w:cs="Intel Clear"/>
        </w:rPr>
      </w:pPr>
      <w:r w:rsidRPr="00D94FF6">
        <w:rPr>
          <w:rFonts w:ascii="Intel Clear" w:hAnsi="Intel Clear" w:cs="Intel Clear"/>
          <w:b/>
        </w:rPr>
        <w:t>Wake function:</w:t>
      </w:r>
      <w:r w:rsidRPr="00D94FF6">
        <w:rPr>
          <w:rFonts w:ascii="Intel Clear" w:hAnsi="Intel Clear" w:cs="Intel Clear"/>
        </w:rPr>
        <w:t xml:space="preserve"> The IP block receives and consolidates various wake indications such as pmc_&lt;ip&gt;_wake signal, wakes from fabric ISMs transitioning out of idle, etc. </w:t>
      </w:r>
    </w:p>
    <w:p w14:paraId="22035201" w14:textId="77777777" w:rsidR="00327B9D" w:rsidRPr="00D94FF6" w:rsidRDefault="00327B9D" w:rsidP="008A4F40">
      <w:pPr>
        <w:pStyle w:val="ListParagraph"/>
        <w:numPr>
          <w:ilvl w:val="0"/>
          <w:numId w:val="15"/>
        </w:numPr>
        <w:ind w:left="540"/>
        <w:rPr>
          <w:rFonts w:ascii="Intel Clear" w:hAnsi="Intel Clear" w:cs="Intel Clear"/>
        </w:rPr>
      </w:pPr>
      <w:r w:rsidRPr="00D94FF6">
        <w:rPr>
          <w:rFonts w:ascii="Intel Clear" w:hAnsi="Intel Clear" w:cs="Intel Clear"/>
          <w:b/>
        </w:rPr>
        <w:t xml:space="preserve">Restore phase related requirements: </w:t>
      </w:r>
      <w:r w:rsidRPr="00D94FF6">
        <w:rPr>
          <w:rFonts w:ascii="Intel Clear" w:hAnsi="Intel Clear" w:cs="Intel Clear"/>
        </w:rPr>
        <w:t xml:space="preserve">There are at least two specific IP requirements pertaining to support of restore phase. </w:t>
      </w:r>
    </w:p>
    <w:p w14:paraId="746DA230" w14:textId="77777777" w:rsidR="00BA315E" w:rsidRPr="00D94FF6" w:rsidRDefault="00ED02F9" w:rsidP="008A4F40">
      <w:pPr>
        <w:pStyle w:val="ListParagraph"/>
        <w:numPr>
          <w:ilvl w:val="1"/>
          <w:numId w:val="15"/>
        </w:numPr>
        <w:rPr>
          <w:rFonts w:ascii="Intel Clear" w:hAnsi="Intel Clear" w:cs="Intel Clear"/>
        </w:rPr>
      </w:pPr>
      <w:r w:rsidRPr="00D94FF6">
        <w:rPr>
          <w:rFonts w:ascii="Intel Clear" w:hAnsi="Intel Clear" w:cs="Intel Clear"/>
          <w:b/>
        </w:rPr>
        <w:t xml:space="preserve">Support for Restore </w:t>
      </w:r>
      <w:r w:rsidR="00BA315E" w:rsidRPr="00D94FF6">
        <w:rPr>
          <w:rFonts w:ascii="Intel Clear" w:hAnsi="Intel Clear" w:cs="Intel Clear"/>
          <w:b/>
        </w:rPr>
        <w:t>phase</w:t>
      </w:r>
      <w:r w:rsidRPr="00D94FF6">
        <w:rPr>
          <w:rFonts w:ascii="Intel Clear" w:hAnsi="Intel Clear" w:cs="Intel Clear"/>
          <w:b/>
        </w:rPr>
        <w:t xml:space="preserve"> read/writes to all config registers (independent of attributes):</w:t>
      </w:r>
      <w:r w:rsidRPr="00D94FF6">
        <w:rPr>
          <w:rFonts w:ascii="Intel Clear" w:hAnsi="Intel Clear" w:cs="Intel Clear"/>
        </w:rPr>
        <w:t xml:space="preserve"> </w:t>
      </w:r>
      <w:r w:rsidR="00766142" w:rsidRPr="00D94FF6">
        <w:rPr>
          <w:rFonts w:ascii="Intel Clear" w:hAnsi="Intel Clear" w:cs="Intel Clear"/>
        </w:rPr>
        <w:t>S</w:t>
      </w:r>
      <w:r w:rsidRPr="00D94FF6">
        <w:rPr>
          <w:rFonts w:ascii="Intel Clear" w:hAnsi="Intel Clear" w:cs="Intel Clear"/>
        </w:rPr>
        <w:t xml:space="preserve">ome IP blocks support Hw-set/SW-clear (or vice versa) and other register attribute types (different from regular RW attribute) for configuration registers within the IP block. During the restore </w:t>
      </w:r>
      <w:r w:rsidR="00BA315E" w:rsidRPr="00D94FF6">
        <w:rPr>
          <w:rFonts w:ascii="Intel Clear" w:hAnsi="Intel Clear" w:cs="Intel Clear"/>
        </w:rPr>
        <w:t>phase</w:t>
      </w:r>
      <w:r w:rsidRPr="00D94FF6">
        <w:rPr>
          <w:rFonts w:ascii="Intel Clear" w:hAnsi="Intel Clear" w:cs="Intel Clear"/>
        </w:rPr>
        <w:t xml:space="preserve">, PMC may need to read/write to some of these registers in order to place them in the appropriate state. Therefore, the IP block needs to have these registers behave the same as regular RW registers during the restore </w:t>
      </w:r>
      <w:r w:rsidR="00BA315E" w:rsidRPr="00D94FF6">
        <w:rPr>
          <w:rFonts w:ascii="Intel Clear" w:hAnsi="Intel Clear" w:cs="Intel Clear"/>
        </w:rPr>
        <w:t>phase</w:t>
      </w:r>
      <w:r w:rsidRPr="00D94FF6">
        <w:rPr>
          <w:rFonts w:ascii="Intel Clear" w:hAnsi="Intel Clear" w:cs="Intel Clear"/>
        </w:rPr>
        <w:t xml:space="preserve">. The PGCB provides a separate signal to indicate when this function is desired. NOTE: At this time, it is expected that </w:t>
      </w:r>
      <w:r w:rsidRPr="00D94FF6">
        <w:rPr>
          <w:rFonts w:ascii="Intel Clear" w:hAnsi="Intel Clear" w:cs="Intel Clear"/>
          <w:b/>
        </w:rPr>
        <w:t>only some</w:t>
      </w:r>
      <w:r w:rsidRPr="00D94FF6">
        <w:rPr>
          <w:rFonts w:ascii="Intel Clear" w:hAnsi="Intel Clear" w:cs="Intel Clear"/>
        </w:rPr>
        <w:t xml:space="preserve"> IP blocks are impacted by th</w:t>
      </w:r>
      <w:r w:rsidR="00CE1C69" w:rsidRPr="00D94FF6">
        <w:rPr>
          <w:rFonts w:ascii="Intel Clear" w:hAnsi="Intel Clear" w:cs="Intel Clear"/>
        </w:rPr>
        <w:t>is</w:t>
      </w:r>
      <w:r w:rsidRPr="00D94FF6">
        <w:rPr>
          <w:rFonts w:ascii="Intel Clear" w:hAnsi="Intel Clear" w:cs="Intel Clear"/>
        </w:rPr>
        <w:t xml:space="preserve"> restore </w:t>
      </w:r>
      <w:r w:rsidR="00BA315E" w:rsidRPr="00D94FF6">
        <w:rPr>
          <w:rFonts w:ascii="Intel Clear" w:hAnsi="Intel Clear" w:cs="Intel Clear"/>
        </w:rPr>
        <w:t>phase</w:t>
      </w:r>
      <w:r w:rsidRPr="00D94FF6">
        <w:rPr>
          <w:rFonts w:ascii="Intel Clear" w:hAnsi="Intel Clear" w:cs="Intel Clear"/>
        </w:rPr>
        <w:t xml:space="preserve"> requirement</w:t>
      </w:r>
      <w:r w:rsidR="00CE1C69" w:rsidRPr="00D94FF6">
        <w:rPr>
          <w:rFonts w:ascii="Intel Clear" w:hAnsi="Intel Clear" w:cs="Intel Clear"/>
        </w:rPr>
        <w:t xml:space="preserve">. IP teams should contact their architects to comprehend if this requirement is relevant to them. </w:t>
      </w:r>
    </w:p>
    <w:p w14:paraId="2CF403A0" w14:textId="77777777" w:rsidR="00ED02F9" w:rsidRPr="00D94FF6" w:rsidRDefault="00BA315E" w:rsidP="008A4F40">
      <w:pPr>
        <w:pStyle w:val="ListParagraph"/>
        <w:numPr>
          <w:ilvl w:val="1"/>
          <w:numId w:val="15"/>
        </w:numPr>
        <w:rPr>
          <w:rFonts w:ascii="Intel Clear" w:hAnsi="Intel Clear" w:cs="Intel Clear"/>
        </w:rPr>
      </w:pPr>
      <w:r w:rsidRPr="00D94FF6">
        <w:rPr>
          <w:rFonts w:ascii="Intel Clear" w:hAnsi="Intel Clear" w:cs="Intel Clear"/>
          <w:b/>
        </w:rPr>
        <w:t>Support for Boundary Lock during Restore phase of PG exit flow:</w:t>
      </w:r>
      <w:r w:rsidRPr="00D94FF6">
        <w:rPr>
          <w:rFonts w:ascii="Intel Clear" w:hAnsi="Intel Clear" w:cs="Intel Clear"/>
        </w:rPr>
        <w:t xml:space="preserve"> During the restore phase, the IP block is required to ungate the clocks in the PGD, unlock all IOSF interface agent ISMs, but keep all other (external) boundaries locked. Refer to CDC Integration Guide for more details on boundary lock function.  </w:t>
      </w:r>
      <w:r w:rsidR="00ED02F9" w:rsidRPr="00D94FF6">
        <w:rPr>
          <w:rFonts w:ascii="Intel Clear" w:hAnsi="Intel Clear" w:cs="Intel Clear"/>
        </w:rPr>
        <w:t xml:space="preserve"> </w:t>
      </w:r>
    </w:p>
    <w:p w14:paraId="283BD217" w14:textId="77777777" w:rsidR="00ED02F9" w:rsidRPr="00D94FF6" w:rsidRDefault="00ED02F9" w:rsidP="00104479">
      <w:pPr>
        <w:rPr>
          <w:rFonts w:ascii="Intel Clear" w:hAnsi="Intel Clear" w:cs="Intel Clear"/>
          <w:b/>
        </w:rPr>
      </w:pPr>
    </w:p>
    <w:p w14:paraId="19F78257" w14:textId="77777777" w:rsidR="002C748C" w:rsidRPr="00D94FF6" w:rsidRDefault="000B687B" w:rsidP="00104479">
      <w:pPr>
        <w:rPr>
          <w:rFonts w:ascii="Intel Clear" w:hAnsi="Intel Clear" w:cs="Intel Clear"/>
          <w:b/>
          <w:color w:val="0000FF"/>
        </w:rPr>
      </w:pPr>
      <w:r w:rsidRPr="00D94FF6">
        <w:rPr>
          <w:rFonts w:ascii="Intel Clear" w:hAnsi="Intel Clear" w:cs="Intel Clear"/>
          <w:b/>
        </w:rPr>
        <w:t xml:space="preserve">NOTE: </w:t>
      </w:r>
      <w:r w:rsidR="00766142" w:rsidRPr="00D94FF6">
        <w:rPr>
          <w:rFonts w:ascii="Intel Clear" w:hAnsi="Intel Clear" w:cs="Intel Clear"/>
        </w:rPr>
        <w:t xml:space="preserve">For comprehending if an IP block needs to send an IP_Ready message to PMC within a given SOC or not, the IP block teams need to contact the relevant SOC or otherwise refer to Chassis Reset </w:t>
      </w:r>
      <w:r w:rsidR="00487780" w:rsidRPr="00D94FF6">
        <w:rPr>
          <w:rFonts w:ascii="Intel Clear" w:hAnsi="Intel Clear" w:cs="Intel Clear"/>
        </w:rPr>
        <w:t xml:space="preserve">Arch </w:t>
      </w:r>
      <w:r w:rsidR="00766142" w:rsidRPr="00D94FF6">
        <w:rPr>
          <w:rFonts w:ascii="Intel Clear" w:hAnsi="Intel Clear" w:cs="Intel Clear"/>
        </w:rPr>
        <w:t>HAS. T</w:t>
      </w:r>
      <w:r w:rsidRPr="00D94FF6">
        <w:rPr>
          <w:rFonts w:ascii="Intel Clear" w:hAnsi="Intel Clear" w:cs="Intel Clear"/>
        </w:rPr>
        <w:t xml:space="preserve">he </w:t>
      </w:r>
      <w:r w:rsidR="00766142" w:rsidRPr="00D94FF6">
        <w:rPr>
          <w:rFonts w:ascii="Intel Clear" w:hAnsi="Intel Clear" w:cs="Intel Clear"/>
        </w:rPr>
        <w:t xml:space="preserve">PGCB does not require or mandate any specific behavior from the IP block in this regard. </w:t>
      </w:r>
    </w:p>
    <w:p w14:paraId="4750101B" w14:textId="77777777" w:rsidR="00712429" w:rsidRPr="00D94FF6" w:rsidRDefault="00130340" w:rsidP="00104479">
      <w:pPr>
        <w:pStyle w:val="Heading3"/>
        <w:rPr>
          <w:rFonts w:ascii="Intel Clear" w:hAnsi="Intel Clear" w:cs="Intel Clear"/>
        </w:rPr>
      </w:pPr>
      <w:r w:rsidRPr="00D94FF6">
        <w:rPr>
          <w:rFonts w:ascii="Intel Clear" w:hAnsi="Intel Clear" w:cs="Intel Clear"/>
        </w:rPr>
        <w:t>Details of IP Block Requirements</w:t>
      </w:r>
      <w:r w:rsidR="00712429" w:rsidRPr="00D94FF6">
        <w:rPr>
          <w:rFonts w:ascii="Intel Clear" w:hAnsi="Intel Clear" w:cs="Intel Clear"/>
        </w:rPr>
        <w:t xml:space="preserve">: </w:t>
      </w:r>
    </w:p>
    <w:p w14:paraId="6586C71B" w14:textId="77777777" w:rsidR="00625766" w:rsidRPr="00D94FF6" w:rsidRDefault="00625766" w:rsidP="009A2A89">
      <w:pPr>
        <w:pStyle w:val="Heading4"/>
        <w:rPr>
          <w:rFonts w:ascii="Intel Clear" w:hAnsi="Intel Clear" w:cs="Intel Clear"/>
          <w:sz w:val="20"/>
        </w:rPr>
      </w:pPr>
      <w:r w:rsidRPr="00D94FF6">
        <w:rPr>
          <w:rFonts w:ascii="Intel Clear" w:hAnsi="Intel Clear" w:cs="Intel Clear"/>
        </w:rPr>
        <w:t>IP must handle locking</w:t>
      </w:r>
      <w:r w:rsidR="00BA6D6E" w:rsidRPr="00D94FF6">
        <w:rPr>
          <w:rFonts w:ascii="Intel Clear" w:hAnsi="Intel Clear" w:cs="Intel Clear"/>
        </w:rPr>
        <w:t>/unlocking</w:t>
      </w:r>
      <w:r w:rsidRPr="00D94FF6">
        <w:rPr>
          <w:rFonts w:ascii="Intel Clear" w:hAnsi="Intel Clear" w:cs="Intel Clear"/>
        </w:rPr>
        <w:t xml:space="preserve"> IOSF ISMs</w:t>
      </w:r>
    </w:p>
    <w:p w14:paraId="7E9134D7" w14:textId="77777777" w:rsidR="002D1EF9" w:rsidRPr="00D94FF6" w:rsidRDefault="00625766" w:rsidP="00A528E2">
      <w:pPr>
        <w:rPr>
          <w:rFonts w:ascii="Intel Clear" w:hAnsi="Intel Clear" w:cs="Intel Clear"/>
        </w:rPr>
      </w:pPr>
      <w:r w:rsidRPr="00D94FF6">
        <w:rPr>
          <w:rFonts w:ascii="Intel Clear" w:hAnsi="Intel Clear" w:cs="Intel Clear"/>
        </w:rPr>
        <w:t xml:space="preserve">The current versions of the ISM shared components </w:t>
      </w:r>
      <w:r w:rsidR="001D1D7F" w:rsidRPr="00D94FF6">
        <w:rPr>
          <w:rFonts w:ascii="Intel Clear" w:hAnsi="Intel Clear" w:cs="Intel Clear"/>
        </w:rPr>
        <w:t xml:space="preserve">(IOSF-SB base endpoint, COMLIB IOSF primary ISM module, IOSF IU primary interface component) </w:t>
      </w:r>
      <w:r w:rsidRPr="00D94FF6">
        <w:rPr>
          <w:rFonts w:ascii="Intel Clear" w:hAnsi="Intel Clear" w:cs="Intel Clear"/>
        </w:rPr>
        <w:t>provide support for locking/unlocking</w:t>
      </w:r>
      <w:r w:rsidR="001D1D7F" w:rsidRPr="00D94FF6">
        <w:rPr>
          <w:rFonts w:ascii="Intel Clear" w:hAnsi="Intel Clear" w:cs="Intel Clear"/>
        </w:rPr>
        <w:t xml:space="preserve"> through specific signals</w:t>
      </w:r>
      <w:r w:rsidRPr="00D94FF6">
        <w:rPr>
          <w:rFonts w:ascii="Intel Clear" w:hAnsi="Intel Clear" w:cs="Intel Clear"/>
        </w:rPr>
        <w:t xml:space="preserve">.  </w:t>
      </w:r>
      <w:r w:rsidR="001D1D7F" w:rsidRPr="00D94FF6">
        <w:rPr>
          <w:rFonts w:ascii="Intel Clear" w:hAnsi="Intel Clear" w:cs="Intel Clear"/>
        </w:rPr>
        <w:t xml:space="preserve">IP blocks need to be aware of these features and use them to achieve ISM </w:t>
      </w:r>
      <w:r w:rsidR="006954B9" w:rsidRPr="00D94FF6">
        <w:rPr>
          <w:rFonts w:ascii="Intel Clear" w:hAnsi="Intel Clear" w:cs="Intel Clear"/>
        </w:rPr>
        <w:t>locking/unlocking. The CDC</w:t>
      </w:r>
      <w:r w:rsidR="001D1D7F" w:rsidRPr="00D94FF6">
        <w:rPr>
          <w:rFonts w:ascii="Intel Clear" w:hAnsi="Intel Clear" w:cs="Intel Clear"/>
        </w:rPr>
        <w:t xml:space="preserve"> integration guide has further details on the method for ISM locking. </w:t>
      </w:r>
    </w:p>
    <w:p w14:paraId="23A51ABD" w14:textId="77777777" w:rsidR="00AF7A4A" w:rsidRPr="00D94FF6" w:rsidRDefault="00AF7A4A" w:rsidP="002D544B">
      <w:pPr>
        <w:pStyle w:val="ListParagraph"/>
        <w:spacing w:after="0"/>
        <w:ind w:left="540"/>
        <w:rPr>
          <w:rFonts w:ascii="Intel Clear" w:hAnsi="Intel Clear" w:cs="Intel Clear"/>
        </w:rPr>
      </w:pPr>
    </w:p>
    <w:p w14:paraId="0FFF773D" w14:textId="77777777" w:rsidR="00E43DA0" w:rsidRPr="00D94FF6" w:rsidRDefault="00E43DA0" w:rsidP="009A2A89">
      <w:pPr>
        <w:pStyle w:val="Heading4"/>
        <w:rPr>
          <w:rFonts w:ascii="Intel Clear" w:hAnsi="Intel Clear" w:cs="Intel Clear"/>
        </w:rPr>
      </w:pPr>
      <w:r w:rsidRPr="00D94FF6">
        <w:rPr>
          <w:rFonts w:ascii="Intel Clear" w:hAnsi="Intel Clear" w:cs="Intel Clear"/>
        </w:rPr>
        <w:t>Respond Promptly to an IP-Inaccessible Request</w:t>
      </w:r>
    </w:p>
    <w:p w14:paraId="568E29F0" w14:textId="77777777" w:rsidR="00347DF4" w:rsidRPr="00D94FF6" w:rsidRDefault="00E43DA0" w:rsidP="00104479">
      <w:pPr>
        <w:rPr>
          <w:rFonts w:ascii="Intel Clear" w:hAnsi="Intel Clear" w:cs="Intel Clear"/>
        </w:rPr>
      </w:pPr>
      <w:r w:rsidRPr="00D94FF6">
        <w:rPr>
          <w:rFonts w:ascii="Intel Clear" w:hAnsi="Intel Clear" w:cs="Intel Clear"/>
        </w:rPr>
        <w:t xml:space="preserve">The IP is required to respond as quickly as possible to the ForcePwrGatePOK message requesting an IP-Inaccessible PG entry and should not wait </w:t>
      </w:r>
      <w:r w:rsidR="00042694" w:rsidRPr="00D94FF6">
        <w:rPr>
          <w:rFonts w:ascii="Intel Clear" w:hAnsi="Intel Clear" w:cs="Intel Clear"/>
        </w:rPr>
        <w:t>for hysteresis timers that may typically be required to expire before IP block initiates entry into a PG state.</w:t>
      </w:r>
      <w:r w:rsidR="006123AB" w:rsidRPr="00D94FF6">
        <w:rPr>
          <w:rFonts w:ascii="Intel Clear" w:hAnsi="Intel Clear" w:cs="Intel Clear"/>
        </w:rPr>
        <w:t xml:space="preserve"> </w:t>
      </w:r>
      <w:r w:rsidR="00042694" w:rsidRPr="00D94FF6">
        <w:rPr>
          <w:rFonts w:ascii="Intel Clear" w:hAnsi="Intel Clear" w:cs="Intel Clear"/>
        </w:rPr>
        <w:t xml:space="preserve">Refer to the Chassis PG </w:t>
      </w:r>
      <w:r w:rsidR="00487780" w:rsidRPr="00D94FF6">
        <w:rPr>
          <w:rFonts w:ascii="Intel Clear" w:hAnsi="Intel Clear" w:cs="Intel Clear"/>
        </w:rPr>
        <w:t>HAS</w:t>
      </w:r>
      <w:r w:rsidR="00042694" w:rsidRPr="00D94FF6">
        <w:rPr>
          <w:rFonts w:ascii="Intel Clear" w:hAnsi="Intel Clear" w:cs="Intel Clear"/>
        </w:rPr>
        <w:t xml:space="preserve"> for details. </w:t>
      </w:r>
      <w:r w:rsidR="00430D7C" w:rsidRPr="00D94FF6">
        <w:rPr>
          <w:rFonts w:ascii="Intel Clear" w:hAnsi="Intel Clear" w:cs="Intel Clear"/>
        </w:rPr>
        <w:t xml:space="preserve">In most cases, if there were any existing transactions that were important to complete, the IP would have already had an opportunity to complete them based on </w:t>
      </w:r>
      <w:r w:rsidR="00FF46A6" w:rsidRPr="00D94FF6">
        <w:rPr>
          <w:rFonts w:ascii="Intel Clear" w:hAnsi="Intel Clear" w:cs="Intel Clear"/>
        </w:rPr>
        <w:t>a preceding</w:t>
      </w:r>
      <w:r w:rsidR="00430D7C" w:rsidRPr="00D94FF6">
        <w:rPr>
          <w:rFonts w:ascii="Intel Clear" w:hAnsi="Intel Clear" w:cs="Intel Clear"/>
        </w:rPr>
        <w:t xml:space="preserve"> handshake with the PMC. </w:t>
      </w:r>
      <w:r w:rsidR="00042694" w:rsidRPr="00D94FF6">
        <w:rPr>
          <w:rFonts w:ascii="Intel Clear" w:hAnsi="Intel Clear" w:cs="Intel Clear"/>
        </w:rPr>
        <w:t>Refer to the Chassis Reset Arch HAS for details.</w:t>
      </w:r>
    </w:p>
    <w:p w14:paraId="26EBC0AB" w14:textId="77777777" w:rsidR="006877D0" w:rsidRPr="00D94FF6" w:rsidRDefault="006877D0" w:rsidP="00104479">
      <w:pPr>
        <w:rPr>
          <w:rFonts w:ascii="Intel Clear" w:hAnsi="Intel Clear" w:cs="Intel Clear"/>
          <w:lang w:bidi="ar-SA"/>
        </w:rPr>
      </w:pPr>
    </w:p>
    <w:p w14:paraId="3D4B29DA" w14:textId="77777777" w:rsidR="006877D0" w:rsidRPr="00D94FF6" w:rsidRDefault="00FE1290" w:rsidP="009A2A89">
      <w:pPr>
        <w:pStyle w:val="Heading4"/>
        <w:rPr>
          <w:rFonts w:ascii="Intel Clear" w:hAnsi="Intel Clear" w:cs="Intel Clear"/>
          <w:lang w:bidi="ar-SA"/>
        </w:rPr>
      </w:pPr>
      <w:r w:rsidRPr="00D94FF6">
        <w:rPr>
          <w:rFonts w:ascii="Intel Clear" w:hAnsi="Intel Clear" w:cs="Intel Clear"/>
          <w:lang w:bidi="ar-SA"/>
        </w:rPr>
        <w:lastRenderedPageBreak/>
        <w:t xml:space="preserve">Decode and </w:t>
      </w:r>
      <w:r w:rsidR="006877D0" w:rsidRPr="00D94FF6">
        <w:rPr>
          <w:rFonts w:ascii="Intel Clear" w:hAnsi="Intel Clear" w:cs="Intel Clear"/>
          <w:lang w:bidi="ar-SA"/>
        </w:rPr>
        <w:t>Track Forc</w:t>
      </w:r>
      <w:r w:rsidR="00AE3CC0" w:rsidRPr="00D94FF6">
        <w:rPr>
          <w:rFonts w:ascii="Intel Clear" w:hAnsi="Intel Clear" w:cs="Intel Clear"/>
          <w:lang w:bidi="ar-SA"/>
        </w:rPr>
        <w:t>ePwrGatePOK Message</w:t>
      </w:r>
    </w:p>
    <w:p w14:paraId="07915FD9" w14:textId="77777777" w:rsidR="006E6D95" w:rsidRPr="00D94FF6" w:rsidRDefault="006877D0" w:rsidP="00104479">
      <w:pPr>
        <w:rPr>
          <w:rFonts w:ascii="Intel Clear" w:hAnsi="Intel Clear" w:cs="Intel Clear"/>
          <w:lang w:bidi="ar-SA"/>
        </w:rPr>
      </w:pPr>
      <w:r w:rsidRPr="00D94FF6">
        <w:rPr>
          <w:rFonts w:ascii="Intel Clear" w:hAnsi="Intel Clear" w:cs="Intel Clear"/>
          <w:lang w:bidi="ar-SA"/>
        </w:rPr>
        <w:t xml:space="preserve">The IP needs </w:t>
      </w:r>
      <w:r w:rsidR="00BA6D6E" w:rsidRPr="00D94FF6">
        <w:rPr>
          <w:rFonts w:ascii="Intel Clear" w:hAnsi="Intel Clear" w:cs="Intel Clear"/>
          <w:lang w:bidi="ar-SA"/>
        </w:rPr>
        <w:t xml:space="preserve">to </w:t>
      </w:r>
      <w:r w:rsidR="00E43DA0" w:rsidRPr="00D94FF6">
        <w:rPr>
          <w:rFonts w:ascii="Intel Clear" w:hAnsi="Intel Clear" w:cs="Intel Clear"/>
          <w:lang w:bidi="ar-SA"/>
        </w:rPr>
        <w:t xml:space="preserve">decode and </w:t>
      </w:r>
      <w:r w:rsidRPr="00D94FF6">
        <w:rPr>
          <w:rFonts w:ascii="Intel Clear" w:hAnsi="Intel Clear" w:cs="Intel Clear"/>
          <w:lang w:bidi="ar-SA"/>
        </w:rPr>
        <w:t xml:space="preserve">keep track of the ForcePwrGatePOK message </w:t>
      </w:r>
      <w:r w:rsidR="009A2A89" w:rsidRPr="00D94FF6">
        <w:rPr>
          <w:rFonts w:ascii="Intel Clear" w:hAnsi="Intel Clear" w:cs="Intel Clear"/>
          <w:lang w:bidi="ar-SA"/>
        </w:rPr>
        <w:t xml:space="preserve">(both versions of the message with PG+POK, as well asPOK only) </w:t>
      </w:r>
      <w:r w:rsidRPr="00D94FF6">
        <w:rPr>
          <w:rFonts w:ascii="Intel Clear" w:hAnsi="Intel Clear" w:cs="Intel Clear"/>
          <w:lang w:bidi="ar-SA"/>
        </w:rPr>
        <w:t>until it has entered the IP-Inaccessible state</w:t>
      </w:r>
      <w:r w:rsidR="009A2A89" w:rsidRPr="00D94FF6">
        <w:rPr>
          <w:rFonts w:ascii="Intel Clear" w:hAnsi="Intel Clear" w:cs="Intel Clear"/>
          <w:lang w:bidi="ar-SA"/>
        </w:rPr>
        <w:t xml:space="preserve"> (ForcePwrGatePOK with PG+POK) or the Warm Reset state (based on receiving ForcePwrGatePOK with POK only) as applicable</w:t>
      </w:r>
      <w:r w:rsidRPr="00D94FF6">
        <w:rPr>
          <w:rFonts w:ascii="Intel Clear" w:hAnsi="Intel Clear" w:cs="Intel Clear"/>
          <w:lang w:bidi="ar-SA"/>
        </w:rPr>
        <w:t>.  It is possible that the IP receive</w:t>
      </w:r>
      <w:r w:rsidR="00625766" w:rsidRPr="00D94FF6">
        <w:rPr>
          <w:rFonts w:ascii="Intel Clear" w:hAnsi="Intel Clear" w:cs="Intel Clear"/>
          <w:lang w:bidi="ar-SA"/>
        </w:rPr>
        <w:t>s</w:t>
      </w:r>
      <w:r w:rsidRPr="00D94FF6">
        <w:rPr>
          <w:rFonts w:ascii="Intel Clear" w:hAnsi="Intel Clear" w:cs="Intel Clear"/>
          <w:lang w:bidi="ar-SA"/>
        </w:rPr>
        <w:t xml:space="preserve"> the ForcePwrGatePOK message while it is initiating an IP-Accessible PG entry.  If this occurs</w:t>
      </w:r>
      <w:r w:rsidR="006E6D95" w:rsidRPr="00D94FF6">
        <w:rPr>
          <w:rFonts w:ascii="Intel Clear" w:hAnsi="Intel Clear" w:cs="Intel Clear"/>
          <w:lang w:bidi="ar-SA"/>
        </w:rPr>
        <w:t xml:space="preserve">, then the </w:t>
      </w:r>
      <w:r w:rsidRPr="00D94FF6">
        <w:rPr>
          <w:rFonts w:ascii="Intel Clear" w:hAnsi="Intel Clear" w:cs="Intel Clear"/>
          <w:lang w:bidi="ar-SA"/>
        </w:rPr>
        <w:t xml:space="preserve">IP </w:t>
      </w:r>
      <w:r w:rsidR="006E6D95" w:rsidRPr="00D94FF6">
        <w:rPr>
          <w:rFonts w:ascii="Intel Clear" w:hAnsi="Intel Clear" w:cs="Intel Clear"/>
          <w:lang w:bidi="ar-SA"/>
        </w:rPr>
        <w:t xml:space="preserve">needs to wake up from the IP-Accessible </w:t>
      </w:r>
      <w:r w:rsidR="000F1008" w:rsidRPr="00D94FF6">
        <w:rPr>
          <w:rFonts w:ascii="Intel Clear" w:hAnsi="Intel Clear" w:cs="Intel Clear"/>
          <w:lang w:bidi="ar-SA"/>
        </w:rPr>
        <w:t>state</w:t>
      </w:r>
      <w:r w:rsidR="006E6D95" w:rsidRPr="00D94FF6">
        <w:rPr>
          <w:rFonts w:ascii="Intel Clear" w:hAnsi="Intel Clear" w:cs="Intel Clear"/>
          <w:lang w:bidi="ar-SA"/>
        </w:rPr>
        <w:t xml:space="preserve"> and </w:t>
      </w:r>
      <w:r w:rsidRPr="00D94FF6">
        <w:rPr>
          <w:rFonts w:ascii="Intel Clear" w:hAnsi="Intel Clear" w:cs="Intel Clear"/>
          <w:lang w:bidi="ar-SA"/>
        </w:rPr>
        <w:t xml:space="preserve">issue a new </w:t>
      </w:r>
      <w:r w:rsidR="009A2A89" w:rsidRPr="00D94FF6">
        <w:rPr>
          <w:rFonts w:ascii="Intel Clear" w:hAnsi="Intel Clear" w:cs="Intel Clear"/>
          <w:lang w:bidi="ar-SA"/>
        </w:rPr>
        <w:t xml:space="preserve">PG </w:t>
      </w:r>
      <w:r w:rsidRPr="00D94FF6">
        <w:rPr>
          <w:rFonts w:ascii="Intel Clear" w:hAnsi="Intel Clear" w:cs="Intel Clear"/>
          <w:lang w:bidi="ar-SA"/>
        </w:rPr>
        <w:t>request</w:t>
      </w:r>
      <w:r w:rsidR="009A2A89" w:rsidRPr="00D94FF6">
        <w:rPr>
          <w:rFonts w:ascii="Intel Clear" w:hAnsi="Intel Clear" w:cs="Intel Clear"/>
          <w:lang w:bidi="ar-SA"/>
        </w:rPr>
        <w:t xml:space="preserve"> with the appropriate PG type encoding to the PGCB</w:t>
      </w:r>
      <w:r w:rsidRPr="00D94FF6">
        <w:rPr>
          <w:rFonts w:ascii="Intel Clear" w:hAnsi="Intel Clear" w:cs="Intel Clear"/>
          <w:lang w:bidi="ar-SA"/>
        </w:rPr>
        <w:t xml:space="preserve">.  </w:t>
      </w:r>
    </w:p>
    <w:p w14:paraId="6F16BE87" w14:textId="77777777" w:rsidR="00086CC9" w:rsidRPr="00D94FF6" w:rsidRDefault="00086CC9" w:rsidP="00104479">
      <w:pPr>
        <w:rPr>
          <w:rFonts w:ascii="Intel Clear" w:hAnsi="Intel Clear" w:cs="Intel Clear"/>
          <w:lang w:bidi="ar-SA"/>
        </w:rPr>
      </w:pPr>
    </w:p>
    <w:p w14:paraId="569831CF" w14:textId="77777777" w:rsidR="00712429" w:rsidRPr="00D94FF6" w:rsidRDefault="00712429" w:rsidP="009A2A89">
      <w:pPr>
        <w:pStyle w:val="Heading4"/>
        <w:rPr>
          <w:rFonts w:ascii="Intel Clear" w:hAnsi="Intel Clear" w:cs="Intel Clear"/>
        </w:rPr>
      </w:pPr>
      <w:r w:rsidRPr="00D94FF6">
        <w:rPr>
          <w:rFonts w:ascii="Intel Clear" w:hAnsi="Intel Clear" w:cs="Intel Clear"/>
        </w:rPr>
        <w:t>Be aware of IP-Accessible flow</w:t>
      </w:r>
      <w:r w:rsidR="009A2A89" w:rsidRPr="00D94FF6">
        <w:rPr>
          <w:rFonts w:ascii="Intel Clear" w:hAnsi="Intel Clear" w:cs="Intel Clear"/>
        </w:rPr>
        <w:t xml:space="preserve">, </w:t>
      </w:r>
      <w:r w:rsidRPr="00D94FF6">
        <w:rPr>
          <w:rFonts w:ascii="Intel Clear" w:hAnsi="Intel Clear" w:cs="Intel Clear"/>
        </w:rPr>
        <w:t>IP-Inaccessible flow</w:t>
      </w:r>
      <w:r w:rsidR="009A2A89" w:rsidRPr="00D94FF6">
        <w:rPr>
          <w:rFonts w:ascii="Intel Clear" w:hAnsi="Intel Clear" w:cs="Intel Clear"/>
        </w:rPr>
        <w:t xml:space="preserve"> and Warm Reset flow</w:t>
      </w:r>
    </w:p>
    <w:p w14:paraId="27BBBA47" w14:textId="77777777" w:rsidR="00712429" w:rsidRPr="00D94FF6" w:rsidRDefault="00FC34E7" w:rsidP="00104479">
      <w:pPr>
        <w:rPr>
          <w:rFonts w:ascii="Intel Clear" w:hAnsi="Intel Clear" w:cs="Intel Clear"/>
          <w:bCs/>
        </w:rPr>
      </w:pPr>
      <w:r w:rsidRPr="00D94FF6">
        <w:rPr>
          <w:rFonts w:ascii="Intel Clear" w:hAnsi="Intel Clear" w:cs="Intel Clear"/>
          <w:bCs/>
        </w:rPr>
        <w:t>The IP must be aware of what type of power gating it is requesting (IP-</w:t>
      </w:r>
      <w:r w:rsidR="00BA6D6E" w:rsidRPr="00D94FF6">
        <w:rPr>
          <w:rFonts w:ascii="Intel Clear" w:hAnsi="Intel Clear" w:cs="Intel Clear"/>
          <w:bCs/>
        </w:rPr>
        <w:t>A</w:t>
      </w:r>
      <w:r w:rsidRPr="00D94FF6">
        <w:rPr>
          <w:rFonts w:ascii="Intel Clear" w:hAnsi="Intel Clear" w:cs="Intel Clear"/>
          <w:bCs/>
        </w:rPr>
        <w:t>ccessible</w:t>
      </w:r>
      <w:r w:rsidR="00BA6D6E" w:rsidRPr="00D94FF6">
        <w:rPr>
          <w:rFonts w:ascii="Intel Clear" w:hAnsi="Intel Clear" w:cs="Intel Clear"/>
          <w:bCs/>
        </w:rPr>
        <w:t xml:space="preserve">, </w:t>
      </w:r>
      <w:r w:rsidRPr="00D94FF6">
        <w:rPr>
          <w:rFonts w:ascii="Intel Clear" w:hAnsi="Intel Clear" w:cs="Intel Clear"/>
          <w:bCs/>
        </w:rPr>
        <w:t>IP-</w:t>
      </w:r>
      <w:r w:rsidR="00BA6D6E" w:rsidRPr="00D94FF6">
        <w:rPr>
          <w:rFonts w:ascii="Intel Clear" w:hAnsi="Intel Clear" w:cs="Intel Clear"/>
          <w:bCs/>
        </w:rPr>
        <w:t>I</w:t>
      </w:r>
      <w:r w:rsidRPr="00D94FF6">
        <w:rPr>
          <w:rFonts w:ascii="Intel Clear" w:hAnsi="Intel Clear" w:cs="Intel Clear"/>
          <w:bCs/>
        </w:rPr>
        <w:t>naccessible</w:t>
      </w:r>
      <w:r w:rsidR="00BA6D6E" w:rsidRPr="00D94FF6">
        <w:rPr>
          <w:rFonts w:ascii="Intel Clear" w:hAnsi="Intel Clear" w:cs="Intel Clear"/>
          <w:bCs/>
        </w:rPr>
        <w:t>, Warm Reset, etc.</w:t>
      </w:r>
      <w:r w:rsidRPr="00D94FF6">
        <w:rPr>
          <w:rFonts w:ascii="Intel Clear" w:hAnsi="Intel Clear" w:cs="Intel Clear"/>
          <w:bCs/>
        </w:rPr>
        <w:t xml:space="preserve">) and indicate this to the PGCB through the </w:t>
      </w:r>
      <w:r w:rsidR="005A3200" w:rsidRPr="00D94FF6">
        <w:rPr>
          <w:rFonts w:ascii="Intel Clear" w:hAnsi="Intel Clear" w:cs="Intel Clear"/>
          <w:bCs/>
        </w:rPr>
        <w:t>“</w:t>
      </w:r>
      <w:r w:rsidRPr="00D94FF6">
        <w:rPr>
          <w:rFonts w:ascii="Intel Clear" w:hAnsi="Intel Clear" w:cs="Intel Clear"/>
          <w:bCs/>
        </w:rPr>
        <w:t>ip_pgcb_pg_</w:t>
      </w:r>
      <w:proofErr w:type="gramStart"/>
      <w:r w:rsidRPr="00D94FF6">
        <w:rPr>
          <w:rFonts w:ascii="Intel Clear" w:hAnsi="Intel Clear" w:cs="Intel Clear"/>
          <w:bCs/>
        </w:rPr>
        <w:t>type</w:t>
      </w:r>
      <w:r w:rsidR="005A3200" w:rsidRPr="00D94FF6">
        <w:rPr>
          <w:rFonts w:ascii="Intel Clear" w:hAnsi="Intel Clear" w:cs="Intel Clear"/>
          <w:bCs/>
        </w:rPr>
        <w:t>[</w:t>
      </w:r>
      <w:proofErr w:type="gramEnd"/>
      <w:r w:rsidR="005A3200" w:rsidRPr="00D94FF6">
        <w:rPr>
          <w:rFonts w:ascii="Intel Clear" w:hAnsi="Intel Clear" w:cs="Intel Clear"/>
          <w:bCs/>
        </w:rPr>
        <w:t>1:0]”</w:t>
      </w:r>
      <w:r w:rsidRPr="00D94FF6">
        <w:rPr>
          <w:rFonts w:ascii="Intel Clear" w:hAnsi="Intel Clear" w:cs="Intel Clear"/>
          <w:bCs/>
        </w:rPr>
        <w:t xml:space="preserve"> signal.</w:t>
      </w:r>
    </w:p>
    <w:p w14:paraId="67E5F4BB" w14:textId="77777777" w:rsidR="00FC34E7" w:rsidRPr="00D94FF6" w:rsidRDefault="00FC34E7" w:rsidP="00104479">
      <w:pPr>
        <w:rPr>
          <w:rFonts w:ascii="Intel Clear" w:hAnsi="Intel Clear" w:cs="Intel Clear"/>
          <w:b/>
        </w:rPr>
      </w:pPr>
    </w:p>
    <w:p w14:paraId="7BEA99F3" w14:textId="77777777" w:rsidR="00712429" w:rsidRPr="00D94FF6" w:rsidRDefault="008C4B4E" w:rsidP="009A2A89">
      <w:pPr>
        <w:pStyle w:val="Heading4"/>
        <w:rPr>
          <w:rFonts w:ascii="Intel Clear" w:hAnsi="Intel Clear" w:cs="Intel Clear"/>
        </w:rPr>
      </w:pPr>
      <w:r w:rsidRPr="00D94FF6">
        <w:rPr>
          <w:rFonts w:ascii="Intel Clear" w:hAnsi="Intel Clear" w:cs="Intel Clear"/>
        </w:rPr>
        <w:t xml:space="preserve">Perform Fuse Pull </w:t>
      </w:r>
      <w:r w:rsidR="00712429" w:rsidRPr="00D94FF6">
        <w:rPr>
          <w:rFonts w:ascii="Intel Clear" w:hAnsi="Intel Clear" w:cs="Intel Clear"/>
        </w:rPr>
        <w:t>(if/when needed)</w:t>
      </w:r>
    </w:p>
    <w:p w14:paraId="7220EE51" w14:textId="77777777" w:rsidR="000D5756" w:rsidRPr="00D94FF6" w:rsidRDefault="001D3D94" w:rsidP="00AC610C">
      <w:pPr>
        <w:rPr>
          <w:rFonts w:ascii="Intel Clear" w:hAnsi="Intel Clear" w:cs="Intel Clear"/>
        </w:rPr>
      </w:pPr>
      <w:r w:rsidRPr="00D94FF6">
        <w:rPr>
          <w:rFonts w:ascii="Intel Clear" w:hAnsi="Intel Clear" w:cs="Intel Clear"/>
        </w:rPr>
        <w:t xml:space="preserve">When coming out of </w:t>
      </w:r>
      <w:r w:rsidR="001B79B5" w:rsidRPr="00D94FF6">
        <w:rPr>
          <w:rFonts w:ascii="Intel Clear" w:hAnsi="Intel Clear" w:cs="Intel Clear"/>
        </w:rPr>
        <w:t xml:space="preserve">IP-Inaccessible PG state, </w:t>
      </w:r>
      <w:r w:rsidRPr="00D94FF6">
        <w:rPr>
          <w:rFonts w:ascii="Intel Clear" w:hAnsi="Intel Clear" w:cs="Intel Clear"/>
        </w:rPr>
        <w:t xml:space="preserve">the IP </w:t>
      </w:r>
      <w:r w:rsidR="00BA6D6E" w:rsidRPr="00D94FF6">
        <w:rPr>
          <w:rFonts w:ascii="Intel Clear" w:hAnsi="Intel Clear" w:cs="Intel Clear"/>
        </w:rPr>
        <w:t xml:space="preserve">block </w:t>
      </w:r>
      <w:r w:rsidRPr="00D94FF6">
        <w:rPr>
          <w:rFonts w:ascii="Intel Clear" w:hAnsi="Intel Clear" w:cs="Intel Clear"/>
        </w:rPr>
        <w:t xml:space="preserve">should initiate a fuse pull </w:t>
      </w:r>
      <w:r w:rsidR="00BA6D6E" w:rsidRPr="00D94FF6">
        <w:rPr>
          <w:rFonts w:ascii="Intel Clear" w:hAnsi="Intel Clear" w:cs="Intel Clear"/>
        </w:rPr>
        <w:t xml:space="preserve">(if it needs any fuses or soft straps) </w:t>
      </w:r>
      <w:r w:rsidR="00AC610C" w:rsidRPr="00D94FF6">
        <w:rPr>
          <w:rFonts w:ascii="Intel Clear" w:hAnsi="Intel Clear" w:cs="Intel Clear"/>
        </w:rPr>
        <w:t xml:space="preserve">after either “pgcb_restore” is asserted or “pgcb_ip_pgrdy_ack_b” is de-asserted. The PGCB does not support any reset sequencing for fuse/soft strap pulls. </w:t>
      </w:r>
    </w:p>
    <w:p w14:paraId="7463A11E" w14:textId="77777777" w:rsidR="00A3400F" w:rsidRPr="00D94FF6" w:rsidRDefault="00A3400F" w:rsidP="000D5756">
      <w:pPr>
        <w:rPr>
          <w:rFonts w:ascii="Intel Clear" w:hAnsi="Intel Clear" w:cs="Intel Clear"/>
        </w:rPr>
      </w:pPr>
    </w:p>
    <w:p w14:paraId="2D28FA4E" w14:textId="77777777" w:rsidR="008F49BB" w:rsidRPr="00D94FF6" w:rsidRDefault="002F0DA1" w:rsidP="009A2A89">
      <w:pPr>
        <w:pStyle w:val="Heading4"/>
        <w:rPr>
          <w:rFonts w:ascii="Intel Clear" w:hAnsi="Intel Clear" w:cs="Intel Clear"/>
        </w:rPr>
      </w:pPr>
      <w:r w:rsidRPr="00D94FF6">
        <w:rPr>
          <w:rFonts w:ascii="Intel Clear" w:hAnsi="Intel Clear" w:cs="Intel Clear"/>
        </w:rPr>
        <w:t>Fuse/Strap Retention</w:t>
      </w:r>
    </w:p>
    <w:p w14:paraId="1817464C" w14:textId="77777777" w:rsidR="008F49BB" w:rsidRPr="00D94FF6" w:rsidRDefault="008F49BB" w:rsidP="00104479">
      <w:pPr>
        <w:rPr>
          <w:rFonts w:ascii="Intel Clear" w:hAnsi="Intel Clear" w:cs="Intel Clear"/>
          <w:bCs/>
        </w:rPr>
      </w:pPr>
      <w:r w:rsidRPr="00D94FF6">
        <w:rPr>
          <w:rFonts w:ascii="Intel Clear" w:hAnsi="Intel Clear" w:cs="Intel Clear"/>
          <w:bCs/>
        </w:rPr>
        <w:t xml:space="preserve">For </w:t>
      </w:r>
      <w:r w:rsidR="001C0AA2" w:rsidRPr="00D94FF6">
        <w:rPr>
          <w:rFonts w:ascii="Intel Clear" w:hAnsi="Intel Clear" w:cs="Intel Clear"/>
          <w:bCs/>
        </w:rPr>
        <w:t>an IP block that supports state retention</w:t>
      </w:r>
      <w:r w:rsidR="00E43DA0" w:rsidRPr="00D94FF6">
        <w:rPr>
          <w:rFonts w:ascii="Intel Clear" w:hAnsi="Intel Clear" w:cs="Intel Clear"/>
          <w:bCs/>
        </w:rPr>
        <w:t xml:space="preserve"> (ip_pgcb_sleep_en==1)</w:t>
      </w:r>
      <w:r w:rsidR="001C0AA2" w:rsidRPr="00D94FF6">
        <w:rPr>
          <w:rFonts w:ascii="Intel Clear" w:hAnsi="Intel Clear" w:cs="Intel Clear"/>
          <w:bCs/>
        </w:rPr>
        <w:t xml:space="preserve">, it is </w:t>
      </w:r>
      <w:r w:rsidR="001A5819" w:rsidRPr="00D94FF6">
        <w:rPr>
          <w:rFonts w:ascii="Intel Clear" w:hAnsi="Intel Clear" w:cs="Intel Clear"/>
          <w:bCs/>
        </w:rPr>
        <w:t>required</w:t>
      </w:r>
      <w:r w:rsidR="001C0AA2" w:rsidRPr="00D94FF6">
        <w:rPr>
          <w:rFonts w:ascii="Intel Clear" w:hAnsi="Intel Clear" w:cs="Intel Clear"/>
          <w:bCs/>
        </w:rPr>
        <w:t xml:space="preserve"> that</w:t>
      </w:r>
      <w:r w:rsidRPr="00D94FF6">
        <w:rPr>
          <w:rFonts w:ascii="Intel Clear" w:hAnsi="Intel Clear" w:cs="Intel Clear"/>
          <w:bCs/>
        </w:rPr>
        <w:t xml:space="preserve"> all fuses</w:t>
      </w:r>
      <w:r w:rsidR="00592C61" w:rsidRPr="00D94FF6">
        <w:rPr>
          <w:rFonts w:ascii="Intel Clear" w:hAnsi="Intel Clear" w:cs="Intel Clear"/>
          <w:bCs/>
        </w:rPr>
        <w:t>/soft straps</w:t>
      </w:r>
      <w:r w:rsidRPr="00D94FF6">
        <w:rPr>
          <w:rFonts w:ascii="Intel Clear" w:hAnsi="Intel Clear" w:cs="Intel Clear"/>
          <w:bCs/>
        </w:rPr>
        <w:t xml:space="preserve"> </w:t>
      </w:r>
      <w:r w:rsidR="001C0AA2" w:rsidRPr="00D94FF6">
        <w:rPr>
          <w:rFonts w:ascii="Intel Clear" w:hAnsi="Intel Clear" w:cs="Intel Clear"/>
          <w:bCs/>
        </w:rPr>
        <w:t xml:space="preserve">needed by that IP block are </w:t>
      </w:r>
      <w:r w:rsidR="00592C61" w:rsidRPr="00D94FF6">
        <w:rPr>
          <w:rFonts w:ascii="Intel Clear" w:hAnsi="Intel Clear" w:cs="Intel Clear"/>
          <w:bCs/>
        </w:rPr>
        <w:t xml:space="preserve">either </w:t>
      </w:r>
      <w:r w:rsidR="001C0AA2" w:rsidRPr="00D94FF6">
        <w:rPr>
          <w:rFonts w:ascii="Intel Clear" w:hAnsi="Intel Clear" w:cs="Intel Clear"/>
          <w:bCs/>
        </w:rPr>
        <w:t>stored in retention cells</w:t>
      </w:r>
      <w:r w:rsidR="00592C61" w:rsidRPr="00D94FF6">
        <w:rPr>
          <w:rFonts w:ascii="Intel Clear" w:hAnsi="Intel Clear" w:cs="Intel Clear"/>
          <w:bCs/>
        </w:rPr>
        <w:t xml:space="preserve"> or within the AON/Ungated domain of the SIP</w:t>
      </w:r>
      <w:r w:rsidR="001C0AA2" w:rsidRPr="00D94FF6">
        <w:rPr>
          <w:rFonts w:ascii="Intel Clear" w:hAnsi="Intel Clear" w:cs="Intel Clear"/>
          <w:bCs/>
        </w:rPr>
        <w:t xml:space="preserve">. Therefore the IP block </w:t>
      </w:r>
      <w:r w:rsidR="007963F5" w:rsidRPr="00D94FF6">
        <w:rPr>
          <w:rFonts w:ascii="Intel Clear" w:hAnsi="Intel Clear" w:cs="Intel Clear"/>
          <w:bCs/>
        </w:rPr>
        <w:t xml:space="preserve">must </w:t>
      </w:r>
      <w:r w:rsidR="001C0AA2" w:rsidRPr="00D94FF6">
        <w:rPr>
          <w:rFonts w:ascii="Intel Clear" w:hAnsi="Intel Clear" w:cs="Intel Clear"/>
          <w:bCs/>
        </w:rPr>
        <w:t xml:space="preserve">not </w:t>
      </w:r>
      <w:r w:rsidR="007963F5" w:rsidRPr="00D94FF6">
        <w:rPr>
          <w:rFonts w:ascii="Intel Clear" w:hAnsi="Intel Clear" w:cs="Intel Clear"/>
          <w:bCs/>
        </w:rPr>
        <w:t>perform</w:t>
      </w:r>
      <w:r w:rsidR="001C0AA2" w:rsidRPr="00D94FF6">
        <w:rPr>
          <w:rFonts w:ascii="Intel Clear" w:hAnsi="Intel Clear" w:cs="Intel Clear"/>
          <w:bCs/>
        </w:rPr>
        <w:t xml:space="preserve"> a fuse</w:t>
      </w:r>
      <w:r w:rsidR="00592C61" w:rsidRPr="00D94FF6">
        <w:rPr>
          <w:rFonts w:ascii="Intel Clear" w:hAnsi="Intel Clear" w:cs="Intel Clear"/>
          <w:bCs/>
        </w:rPr>
        <w:t>/soft strap</w:t>
      </w:r>
      <w:r w:rsidR="001C0AA2" w:rsidRPr="00D94FF6">
        <w:rPr>
          <w:rFonts w:ascii="Intel Clear" w:hAnsi="Intel Clear" w:cs="Intel Clear"/>
          <w:bCs/>
        </w:rPr>
        <w:t xml:space="preserve"> pull when exiting an IP-Accessible PG state</w:t>
      </w:r>
      <w:r w:rsidR="002E3A8D" w:rsidRPr="00D94FF6">
        <w:rPr>
          <w:rFonts w:ascii="Intel Clear" w:hAnsi="Intel Clear" w:cs="Intel Clear"/>
          <w:bCs/>
        </w:rPr>
        <w:t>.</w:t>
      </w:r>
      <w:r w:rsidR="00ED142B" w:rsidRPr="00D94FF6">
        <w:rPr>
          <w:rFonts w:ascii="Intel Clear" w:hAnsi="Intel Clear" w:cs="Intel Clear"/>
          <w:bCs/>
        </w:rPr>
        <w:t xml:space="preserve"> All IP blocks </w:t>
      </w:r>
      <w:r w:rsidR="00B43A77" w:rsidRPr="00D94FF6">
        <w:rPr>
          <w:rFonts w:ascii="Intel Clear" w:hAnsi="Intel Clear" w:cs="Intel Clear"/>
          <w:bCs/>
        </w:rPr>
        <w:t>are allowed to perform fuse</w:t>
      </w:r>
      <w:r w:rsidR="00592C61" w:rsidRPr="00D94FF6">
        <w:rPr>
          <w:rFonts w:ascii="Intel Clear" w:hAnsi="Intel Clear" w:cs="Intel Clear"/>
          <w:bCs/>
        </w:rPr>
        <w:t>/soft strap</w:t>
      </w:r>
      <w:r w:rsidR="00B43A77" w:rsidRPr="00D94FF6">
        <w:rPr>
          <w:rFonts w:ascii="Intel Clear" w:hAnsi="Intel Clear" w:cs="Intel Clear"/>
          <w:bCs/>
        </w:rPr>
        <w:t xml:space="preserve"> pulls (if fuses/soft straps are required</w:t>
      </w:r>
      <w:r w:rsidR="00ED142B" w:rsidRPr="00D94FF6">
        <w:rPr>
          <w:rFonts w:ascii="Intel Clear" w:hAnsi="Intel Clear" w:cs="Intel Clear"/>
          <w:bCs/>
        </w:rPr>
        <w:t xml:space="preserve">) only on exit from IP-Inaccessible PG state. </w:t>
      </w:r>
    </w:p>
    <w:p w14:paraId="4FF0A1C8" w14:textId="77777777" w:rsidR="008F49BB" w:rsidRPr="00D94FF6" w:rsidRDefault="008F49BB" w:rsidP="008A4F40">
      <w:pPr>
        <w:pStyle w:val="ListParagraph"/>
        <w:numPr>
          <w:ilvl w:val="0"/>
          <w:numId w:val="14"/>
        </w:numPr>
        <w:ind w:left="540"/>
        <w:rPr>
          <w:rFonts w:ascii="Intel Clear" w:hAnsi="Intel Clear" w:cs="Intel Clear"/>
          <w:bCs/>
          <w:szCs w:val="20"/>
        </w:rPr>
      </w:pPr>
      <w:r w:rsidRPr="00D94FF6">
        <w:rPr>
          <w:rFonts w:ascii="Intel Clear" w:hAnsi="Intel Clear" w:cs="Intel Clear"/>
          <w:bCs/>
          <w:szCs w:val="20"/>
        </w:rPr>
        <w:t xml:space="preserve">If the IP </w:t>
      </w:r>
      <w:r w:rsidR="000D0815" w:rsidRPr="00D94FF6">
        <w:rPr>
          <w:rFonts w:ascii="Intel Clear" w:hAnsi="Intel Clear" w:cs="Intel Clear"/>
          <w:bCs/>
          <w:szCs w:val="20"/>
        </w:rPr>
        <w:t xml:space="preserve">block </w:t>
      </w:r>
      <w:r w:rsidRPr="00D94FF6">
        <w:rPr>
          <w:rFonts w:ascii="Intel Clear" w:hAnsi="Intel Clear" w:cs="Intel Clear"/>
          <w:bCs/>
          <w:szCs w:val="20"/>
        </w:rPr>
        <w:t>were to try to pull fuses</w:t>
      </w:r>
      <w:r w:rsidR="00592C61" w:rsidRPr="00D94FF6">
        <w:rPr>
          <w:rFonts w:ascii="Intel Clear" w:hAnsi="Intel Clear" w:cs="Intel Clear"/>
          <w:bCs/>
          <w:szCs w:val="20"/>
        </w:rPr>
        <w:t>/soft straps</w:t>
      </w:r>
      <w:r w:rsidRPr="00D94FF6">
        <w:rPr>
          <w:rFonts w:ascii="Intel Clear" w:hAnsi="Intel Clear" w:cs="Intel Clear"/>
          <w:bCs/>
          <w:szCs w:val="20"/>
        </w:rPr>
        <w:t xml:space="preserve"> when coming out of power gating with state retention, pgcb_sleep would still be asserted when the fuse pull is happening and this may cause undesir</w:t>
      </w:r>
      <w:r w:rsidR="00C63C7A" w:rsidRPr="00D94FF6">
        <w:rPr>
          <w:rFonts w:ascii="Intel Clear" w:hAnsi="Intel Clear" w:cs="Intel Clear"/>
          <w:bCs/>
          <w:szCs w:val="20"/>
        </w:rPr>
        <w:t>able</w:t>
      </w:r>
      <w:r w:rsidRPr="00D94FF6">
        <w:rPr>
          <w:rFonts w:ascii="Intel Clear" w:hAnsi="Intel Clear" w:cs="Intel Clear"/>
          <w:bCs/>
          <w:szCs w:val="20"/>
        </w:rPr>
        <w:t xml:space="preserve"> behavior.</w:t>
      </w:r>
    </w:p>
    <w:p w14:paraId="5D7B5D21" w14:textId="77777777" w:rsidR="00A3400F" w:rsidRPr="00D94FF6" w:rsidRDefault="00A3400F" w:rsidP="00A3400F">
      <w:pPr>
        <w:pStyle w:val="ListParagraph"/>
        <w:ind w:left="540"/>
        <w:rPr>
          <w:rFonts w:ascii="Intel Clear" w:hAnsi="Intel Clear" w:cs="Intel Clear"/>
          <w:bCs/>
          <w:szCs w:val="20"/>
        </w:rPr>
      </w:pPr>
    </w:p>
    <w:p w14:paraId="60B0B545" w14:textId="77777777" w:rsidR="00712429" w:rsidRPr="00D94FF6" w:rsidRDefault="000E685E" w:rsidP="009A2A89">
      <w:pPr>
        <w:pStyle w:val="Heading4"/>
        <w:rPr>
          <w:rFonts w:ascii="Intel Clear" w:hAnsi="Intel Clear" w:cs="Intel Clear"/>
        </w:rPr>
      </w:pPr>
      <w:r w:rsidRPr="00D94FF6">
        <w:rPr>
          <w:rFonts w:ascii="Intel Clear" w:hAnsi="Intel Clear" w:cs="Intel Clear"/>
        </w:rPr>
        <w:t xml:space="preserve">Monitor </w:t>
      </w:r>
      <w:r w:rsidR="00612E11" w:rsidRPr="00D94FF6">
        <w:rPr>
          <w:rFonts w:ascii="Intel Clear" w:hAnsi="Intel Clear" w:cs="Intel Clear"/>
        </w:rPr>
        <w:t>Gate/Wake Conditions</w:t>
      </w:r>
    </w:p>
    <w:p w14:paraId="762702B0" w14:textId="77777777" w:rsidR="00712429" w:rsidRPr="00D94FF6" w:rsidRDefault="00712429" w:rsidP="00104479">
      <w:pPr>
        <w:rPr>
          <w:rFonts w:ascii="Intel Clear" w:hAnsi="Intel Clear" w:cs="Intel Clear"/>
        </w:rPr>
      </w:pPr>
      <w:r w:rsidRPr="00D94FF6">
        <w:rPr>
          <w:rFonts w:ascii="Intel Clear" w:hAnsi="Intel Clear" w:cs="Intel Clear"/>
        </w:rPr>
        <w:t>The logic that makes up th</w:t>
      </w:r>
      <w:r w:rsidR="00612E11" w:rsidRPr="00D94FF6">
        <w:rPr>
          <w:rFonts w:ascii="Intel Clear" w:hAnsi="Intel Clear" w:cs="Intel Clear"/>
        </w:rPr>
        <w:t>e ip_pgcb_pg_rdy_req_b</w:t>
      </w:r>
      <w:r w:rsidRPr="00D94FF6">
        <w:rPr>
          <w:rFonts w:ascii="Intel Clear" w:hAnsi="Intel Clear" w:cs="Intel Clear"/>
        </w:rPr>
        <w:t xml:space="preserve"> indication should inc</w:t>
      </w:r>
      <w:r w:rsidR="00452CC0" w:rsidRPr="00D94FF6">
        <w:rPr>
          <w:rFonts w:ascii="Intel Clear" w:hAnsi="Intel Clear" w:cs="Intel Clear"/>
        </w:rPr>
        <w:t xml:space="preserve">lude </w:t>
      </w:r>
      <w:r w:rsidRPr="00D94FF6">
        <w:rPr>
          <w:rFonts w:ascii="Intel Clear" w:hAnsi="Intel Clear" w:cs="Intel Clear"/>
        </w:rPr>
        <w:t>the following:</w:t>
      </w:r>
    </w:p>
    <w:p w14:paraId="519F05FC" w14:textId="77777777" w:rsidR="00B52748" w:rsidRPr="00D94FF6" w:rsidRDefault="00B52748" w:rsidP="00E873B1">
      <w:pPr>
        <w:numPr>
          <w:ilvl w:val="0"/>
          <w:numId w:val="11"/>
        </w:numPr>
        <w:ind w:left="540"/>
        <w:rPr>
          <w:rFonts w:ascii="Intel Clear" w:hAnsi="Intel Clear" w:cs="Intel Clear"/>
        </w:rPr>
      </w:pPr>
      <w:r w:rsidRPr="00D94FF6">
        <w:rPr>
          <w:rFonts w:ascii="Intel Clear" w:hAnsi="Intel Clear" w:cs="Intel Clear"/>
        </w:rPr>
        <w:t>C</w:t>
      </w:r>
      <w:r w:rsidR="00712429" w:rsidRPr="00D94FF6">
        <w:rPr>
          <w:rFonts w:ascii="Intel Clear" w:hAnsi="Intel Clear" w:cs="Intel Clear"/>
        </w:rPr>
        <w:t>onfiguration bit</w:t>
      </w:r>
      <w:r w:rsidRPr="00D94FF6">
        <w:rPr>
          <w:rFonts w:ascii="Intel Clear" w:hAnsi="Intel Clear" w:cs="Intel Clear"/>
        </w:rPr>
        <w:t>s as defined in the Chassis PG HAS</w:t>
      </w:r>
    </w:p>
    <w:p w14:paraId="5CB56BB0" w14:textId="77777777" w:rsidR="00712429" w:rsidRPr="00D94FF6" w:rsidRDefault="00712429" w:rsidP="00E873B1">
      <w:pPr>
        <w:numPr>
          <w:ilvl w:val="0"/>
          <w:numId w:val="11"/>
        </w:numPr>
        <w:ind w:left="540"/>
        <w:rPr>
          <w:rFonts w:ascii="Intel Clear" w:hAnsi="Intel Clear" w:cs="Intel Clear"/>
        </w:rPr>
      </w:pPr>
      <w:r w:rsidRPr="00D94FF6">
        <w:rPr>
          <w:rFonts w:ascii="Intel Clear" w:hAnsi="Intel Clear" w:cs="Intel Clear"/>
        </w:rPr>
        <w:t xml:space="preserve">IOSF </w:t>
      </w:r>
      <w:r w:rsidR="00786D48" w:rsidRPr="00D94FF6">
        <w:rPr>
          <w:rFonts w:ascii="Intel Clear" w:hAnsi="Intel Clear" w:cs="Intel Clear"/>
        </w:rPr>
        <w:t>Fabric</w:t>
      </w:r>
      <w:r w:rsidR="003716E6" w:rsidRPr="00D94FF6">
        <w:rPr>
          <w:rFonts w:ascii="Intel Clear" w:hAnsi="Intel Clear" w:cs="Intel Clear"/>
        </w:rPr>
        <w:t>s</w:t>
      </w:r>
      <w:r w:rsidRPr="00D94FF6">
        <w:rPr>
          <w:rFonts w:ascii="Intel Clear" w:hAnsi="Intel Clear" w:cs="Intel Clear"/>
        </w:rPr>
        <w:t xml:space="preserve"> ISM </w:t>
      </w:r>
      <w:r w:rsidR="003716E6" w:rsidRPr="00D94FF6">
        <w:rPr>
          <w:rFonts w:ascii="Intel Clear" w:hAnsi="Intel Clear" w:cs="Intel Clear"/>
        </w:rPr>
        <w:t>state</w:t>
      </w:r>
    </w:p>
    <w:p w14:paraId="36F1224B" w14:textId="77777777" w:rsidR="00712429" w:rsidRPr="00D94FF6" w:rsidRDefault="00712429" w:rsidP="00E873B1">
      <w:pPr>
        <w:numPr>
          <w:ilvl w:val="0"/>
          <w:numId w:val="11"/>
        </w:numPr>
        <w:ind w:left="540"/>
        <w:rPr>
          <w:rFonts w:ascii="Intel Clear" w:hAnsi="Intel Clear" w:cs="Intel Clear"/>
        </w:rPr>
      </w:pPr>
      <w:r w:rsidRPr="00D94FF6">
        <w:rPr>
          <w:rFonts w:ascii="Intel Clear" w:hAnsi="Intel Clear" w:cs="Intel Clear"/>
        </w:rPr>
        <w:t>Any other relevant idle/wake terms from the IP</w:t>
      </w:r>
      <w:r w:rsidR="00756674" w:rsidRPr="00D94FF6">
        <w:rPr>
          <w:rFonts w:ascii="Intel Clear" w:hAnsi="Intel Clear" w:cs="Intel Clear"/>
        </w:rPr>
        <w:t>/PMC</w:t>
      </w:r>
    </w:p>
    <w:p w14:paraId="5BBD6B8A" w14:textId="77777777" w:rsidR="000E685E" w:rsidRPr="00D94FF6" w:rsidRDefault="000E685E" w:rsidP="00104479">
      <w:pPr>
        <w:rPr>
          <w:rFonts w:ascii="Intel Clear" w:hAnsi="Intel Clear" w:cs="Intel Clear"/>
        </w:rPr>
      </w:pPr>
      <w:r w:rsidRPr="00D94FF6">
        <w:rPr>
          <w:rFonts w:ascii="Intel Clear" w:hAnsi="Intel Clear" w:cs="Intel Clear"/>
        </w:rPr>
        <w:t>Please refer to the Chassis P</w:t>
      </w:r>
      <w:r w:rsidR="001E179F" w:rsidRPr="00D94FF6">
        <w:rPr>
          <w:rFonts w:ascii="Intel Clear" w:hAnsi="Intel Clear" w:cs="Intel Clear"/>
        </w:rPr>
        <w:t xml:space="preserve">G HAS </w:t>
      </w:r>
      <w:r w:rsidRPr="00D94FF6">
        <w:rPr>
          <w:rFonts w:ascii="Intel Clear" w:hAnsi="Intel Clear" w:cs="Intel Clear"/>
        </w:rPr>
        <w:t>for details on the priority and validity of these signals.</w:t>
      </w:r>
    </w:p>
    <w:p w14:paraId="0CD3743D" w14:textId="77777777" w:rsidR="00712429" w:rsidRPr="00D94FF6" w:rsidRDefault="00712429" w:rsidP="00104479">
      <w:pPr>
        <w:rPr>
          <w:rFonts w:ascii="Intel Clear" w:hAnsi="Intel Clear" w:cs="Intel Clear"/>
          <w:lang w:bidi="ar-SA"/>
        </w:rPr>
      </w:pPr>
    </w:p>
    <w:p w14:paraId="271EF93D" w14:textId="77777777" w:rsidR="00673CDD" w:rsidRPr="00D94FF6" w:rsidRDefault="00673CDD" w:rsidP="009A2A89">
      <w:pPr>
        <w:pStyle w:val="Heading4"/>
        <w:rPr>
          <w:rFonts w:ascii="Intel Clear" w:hAnsi="Intel Clear" w:cs="Intel Clear"/>
          <w:lang w:bidi="ar-SA"/>
        </w:rPr>
      </w:pPr>
      <w:r w:rsidRPr="00D94FF6">
        <w:rPr>
          <w:rFonts w:ascii="Intel Clear" w:hAnsi="Intel Clear" w:cs="Intel Clear"/>
          <w:lang w:bidi="ar-SA"/>
        </w:rPr>
        <w:t>PGCB vs IP signals</w:t>
      </w:r>
      <w:r w:rsidR="008472C3" w:rsidRPr="00D94FF6">
        <w:rPr>
          <w:rFonts w:ascii="Intel Clear" w:hAnsi="Intel Clear" w:cs="Intel Clear"/>
          <w:lang w:bidi="ar-SA"/>
        </w:rPr>
        <w:t xml:space="preserve"> from Chassis PG HAS</w:t>
      </w:r>
    </w:p>
    <w:p w14:paraId="6A4C7206" w14:textId="77777777" w:rsidR="00673CDD" w:rsidRPr="00D94FF6" w:rsidRDefault="00673CDD" w:rsidP="00673CDD">
      <w:pPr>
        <w:rPr>
          <w:rFonts w:ascii="Intel Clear" w:hAnsi="Intel Clear" w:cs="Intel Clear"/>
          <w:lang w:bidi="ar-SA"/>
        </w:rPr>
      </w:pPr>
      <w:r w:rsidRPr="00D94FF6">
        <w:rPr>
          <w:rFonts w:ascii="Intel Clear" w:hAnsi="Intel Clear" w:cs="Intel Clear"/>
          <w:lang w:bidi="ar-SA"/>
        </w:rPr>
        <w:t>These are the signals</w:t>
      </w:r>
      <w:r w:rsidR="00E43DA0" w:rsidRPr="00D94FF6">
        <w:rPr>
          <w:rFonts w:ascii="Intel Clear" w:hAnsi="Intel Clear" w:cs="Intel Clear"/>
          <w:lang w:bidi="ar-SA"/>
        </w:rPr>
        <w:t xml:space="preserve"> from the Chassis P</w:t>
      </w:r>
      <w:r w:rsidR="00411B32" w:rsidRPr="00D94FF6">
        <w:rPr>
          <w:rFonts w:ascii="Intel Clear" w:hAnsi="Intel Clear" w:cs="Intel Clear"/>
          <w:lang w:bidi="ar-SA"/>
        </w:rPr>
        <w:t xml:space="preserve">G </w:t>
      </w:r>
      <w:r w:rsidR="00E43DA0" w:rsidRPr="00D94FF6">
        <w:rPr>
          <w:rFonts w:ascii="Intel Clear" w:hAnsi="Intel Clear" w:cs="Intel Clear"/>
          <w:lang w:bidi="ar-SA"/>
        </w:rPr>
        <w:t>HAS that</w:t>
      </w:r>
      <w:r w:rsidRPr="00D94FF6">
        <w:rPr>
          <w:rFonts w:ascii="Intel Clear" w:hAnsi="Intel Clear" w:cs="Intel Clear"/>
          <w:lang w:bidi="ar-SA"/>
        </w:rPr>
        <w:t xml:space="preserve"> the PGCB will comprehend directly:</w:t>
      </w:r>
    </w:p>
    <w:p w14:paraId="11BF3A5B" w14:textId="77777777" w:rsidR="000475C2" w:rsidRPr="00D94FF6" w:rsidRDefault="000475C2" w:rsidP="008A4F40">
      <w:pPr>
        <w:pStyle w:val="ListParagraph"/>
        <w:numPr>
          <w:ilvl w:val="0"/>
          <w:numId w:val="21"/>
        </w:numPr>
        <w:spacing w:after="0"/>
        <w:rPr>
          <w:rFonts w:ascii="Intel Clear" w:hAnsi="Intel Clear" w:cs="Intel Clear"/>
        </w:rPr>
      </w:pPr>
      <w:r w:rsidRPr="00D94FF6">
        <w:rPr>
          <w:rFonts w:ascii="Intel Clear" w:hAnsi="Intel Clear" w:cs="Intel Clear"/>
        </w:rPr>
        <w:t>pgcb_pmc_pg_req_b</w:t>
      </w:r>
    </w:p>
    <w:p w14:paraId="702E774B" w14:textId="77777777" w:rsidR="000475C2" w:rsidRPr="00D94FF6" w:rsidRDefault="000475C2" w:rsidP="008A4F40">
      <w:pPr>
        <w:pStyle w:val="ListParagraph"/>
        <w:numPr>
          <w:ilvl w:val="0"/>
          <w:numId w:val="21"/>
        </w:numPr>
        <w:spacing w:after="0"/>
        <w:rPr>
          <w:rFonts w:ascii="Intel Clear" w:hAnsi="Intel Clear" w:cs="Intel Clear"/>
        </w:rPr>
      </w:pPr>
      <w:r w:rsidRPr="00D94FF6">
        <w:rPr>
          <w:rFonts w:ascii="Intel Clear" w:hAnsi="Intel Clear" w:cs="Intel Clear"/>
        </w:rPr>
        <w:t>pmc_pgcb_pg_ack_b</w:t>
      </w:r>
    </w:p>
    <w:p w14:paraId="41A367F7" w14:textId="77777777" w:rsidR="00673CDD" w:rsidRPr="00D94FF6" w:rsidRDefault="000475C2" w:rsidP="008A4F40">
      <w:pPr>
        <w:pStyle w:val="ListParagraph"/>
        <w:numPr>
          <w:ilvl w:val="0"/>
          <w:numId w:val="21"/>
        </w:numPr>
        <w:spacing w:after="0"/>
        <w:rPr>
          <w:rFonts w:ascii="Intel Clear" w:hAnsi="Intel Clear" w:cs="Intel Clear"/>
        </w:rPr>
      </w:pPr>
      <w:r w:rsidRPr="00D94FF6">
        <w:rPr>
          <w:rFonts w:ascii="Intel Clear" w:hAnsi="Intel Clear" w:cs="Intel Clear"/>
        </w:rPr>
        <w:t>pmc_pgcb_</w:t>
      </w:r>
      <w:r w:rsidR="008472C3" w:rsidRPr="00D94FF6">
        <w:rPr>
          <w:rFonts w:ascii="Intel Clear" w:hAnsi="Intel Clear" w:cs="Intel Clear"/>
        </w:rPr>
        <w:t>restore</w:t>
      </w:r>
      <w:r w:rsidRPr="00D94FF6">
        <w:rPr>
          <w:rFonts w:ascii="Intel Clear" w:hAnsi="Intel Clear" w:cs="Intel Clear"/>
        </w:rPr>
        <w:t>_b</w:t>
      </w:r>
    </w:p>
    <w:p w14:paraId="34D841FA" w14:textId="77777777" w:rsidR="000475C2" w:rsidRPr="00D94FF6" w:rsidRDefault="000475C2" w:rsidP="008A4F40">
      <w:pPr>
        <w:pStyle w:val="ListParagraph"/>
        <w:numPr>
          <w:ilvl w:val="0"/>
          <w:numId w:val="21"/>
        </w:numPr>
        <w:spacing w:after="0"/>
        <w:rPr>
          <w:rFonts w:ascii="Intel Clear" w:hAnsi="Intel Clear" w:cs="Intel Clear"/>
        </w:rPr>
      </w:pPr>
      <w:r w:rsidRPr="00D94FF6">
        <w:rPr>
          <w:rFonts w:ascii="Intel Clear" w:hAnsi="Intel Clear" w:cs="Intel Clear"/>
        </w:rPr>
        <w:t>sleep_en (</w:t>
      </w:r>
      <w:r w:rsidR="005C5BE5" w:rsidRPr="00D94FF6">
        <w:rPr>
          <w:rFonts w:ascii="Intel Clear" w:hAnsi="Intel Clear" w:cs="Intel Clear"/>
        </w:rPr>
        <w:t xml:space="preserve">ip_pgcb_sleep_en may be connected directly to the sleep_en register defined in the Chassis </w:t>
      </w:r>
      <w:r w:rsidR="00411B32" w:rsidRPr="00D94FF6">
        <w:rPr>
          <w:rFonts w:ascii="Intel Clear" w:hAnsi="Intel Clear" w:cs="Intel Clear"/>
        </w:rPr>
        <w:t xml:space="preserve">PG </w:t>
      </w:r>
      <w:r w:rsidR="005C5BE5" w:rsidRPr="00D94FF6">
        <w:rPr>
          <w:rFonts w:ascii="Intel Clear" w:hAnsi="Intel Clear" w:cs="Intel Clear"/>
        </w:rPr>
        <w:t>HAS if the IP does not have any IP-specific reason to override it)</w:t>
      </w:r>
    </w:p>
    <w:p w14:paraId="6767E617" w14:textId="77777777" w:rsidR="005C5BE5" w:rsidRPr="00D94FF6" w:rsidRDefault="005C5BE5" w:rsidP="005C5BE5">
      <w:pPr>
        <w:pStyle w:val="ListParagraph"/>
        <w:spacing w:after="0"/>
        <w:rPr>
          <w:rFonts w:ascii="Intel Clear" w:hAnsi="Intel Clear" w:cs="Intel Clear"/>
        </w:rPr>
      </w:pPr>
    </w:p>
    <w:p w14:paraId="17F2EB22" w14:textId="77777777" w:rsidR="00673CDD" w:rsidRPr="00D94FF6" w:rsidRDefault="005C5BE5" w:rsidP="00673CDD">
      <w:pPr>
        <w:rPr>
          <w:rFonts w:ascii="Intel Clear" w:hAnsi="Intel Clear" w:cs="Intel Clear"/>
          <w:lang w:bidi="ar-SA"/>
        </w:rPr>
      </w:pPr>
      <w:r w:rsidRPr="00D94FF6">
        <w:rPr>
          <w:rFonts w:ascii="Intel Clear" w:hAnsi="Intel Clear" w:cs="Intel Clear"/>
          <w:lang w:bidi="ar-SA"/>
        </w:rPr>
        <w:t>All o</w:t>
      </w:r>
      <w:r w:rsidR="00673CDD" w:rsidRPr="00D94FF6">
        <w:rPr>
          <w:rFonts w:ascii="Intel Clear" w:hAnsi="Intel Clear" w:cs="Intel Clear"/>
          <w:lang w:bidi="ar-SA"/>
        </w:rPr>
        <w:t>ther signals defined in the Chassis P</w:t>
      </w:r>
      <w:r w:rsidR="00411B32" w:rsidRPr="00D94FF6">
        <w:rPr>
          <w:rFonts w:ascii="Intel Clear" w:hAnsi="Intel Clear" w:cs="Intel Clear"/>
          <w:lang w:bidi="ar-SA"/>
        </w:rPr>
        <w:t>G</w:t>
      </w:r>
      <w:r w:rsidR="00673CDD" w:rsidRPr="00D94FF6">
        <w:rPr>
          <w:rFonts w:ascii="Intel Clear" w:hAnsi="Intel Clear" w:cs="Intel Clear"/>
          <w:lang w:bidi="ar-SA"/>
        </w:rPr>
        <w:t xml:space="preserve"> HAS must be comprehended by the IP.</w:t>
      </w:r>
    </w:p>
    <w:p w14:paraId="5D33249B" w14:textId="77777777" w:rsidR="00487679" w:rsidRPr="00D94FF6" w:rsidRDefault="00487679" w:rsidP="00673CDD">
      <w:pPr>
        <w:rPr>
          <w:rFonts w:ascii="Intel Clear" w:hAnsi="Intel Clear" w:cs="Intel Clear"/>
          <w:lang w:bidi="ar-SA"/>
        </w:rPr>
      </w:pPr>
    </w:p>
    <w:p w14:paraId="0E10436D" w14:textId="77777777" w:rsidR="00820DEA" w:rsidRPr="00D94FF6" w:rsidRDefault="00820DEA" w:rsidP="009A2A89">
      <w:pPr>
        <w:pStyle w:val="Heading4"/>
        <w:rPr>
          <w:rFonts w:ascii="Intel Clear" w:hAnsi="Intel Clear" w:cs="Intel Clear"/>
          <w:lang w:bidi="ar-SA"/>
        </w:rPr>
      </w:pPr>
      <w:r w:rsidRPr="00D94FF6">
        <w:rPr>
          <w:rFonts w:ascii="Intel Clear" w:hAnsi="Intel Clear" w:cs="Intel Clear"/>
          <w:lang w:bidi="ar-SA"/>
        </w:rPr>
        <w:t>Reset Propagation Indication to the PGCB</w:t>
      </w:r>
    </w:p>
    <w:p w14:paraId="20F75C67" w14:textId="77777777" w:rsidR="009C46AE" w:rsidRPr="00D94FF6" w:rsidRDefault="00487679" w:rsidP="005A3200">
      <w:pPr>
        <w:rPr>
          <w:rFonts w:ascii="Intel Clear" w:hAnsi="Intel Clear" w:cs="Intel Clear"/>
          <w:lang w:bidi="ar-SA"/>
        </w:rPr>
      </w:pPr>
      <w:r w:rsidRPr="00D94FF6">
        <w:rPr>
          <w:rFonts w:ascii="Intel Clear" w:hAnsi="Intel Clear" w:cs="Intel Clear"/>
          <w:lang w:bidi="ar-SA"/>
        </w:rPr>
        <w:t>S</w:t>
      </w:r>
      <w:r w:rsidR="00820DEA" w:rsidRPr="00D94FF6">
        <w:rPr>
          <w:rFonts w:ascii="Intel Clear" w:hAnsi="Intel Clear" w:cs="Intel Clear"/>
          <w:lang w:bidi="ar-SA"/>
        </w:rPr>
        <w:t xml:space="preserve">tate </w:t>
      </w:r>
      <w:r w:rsidR="003E0EA6" w:rsidRPr="00D94FF6">
        <w:rPr>
          <w:rFonts w:ascii="Intel Clear" w:hAnsi="Intel Clear" w:cs="Intel Clear"/>
          <w:lang w:bidi="ar-SA"/>
        </w:rPr>
        <w:t>retention</w:t>
      </w:r>
      <w:r w:rsidR="00540814" w:rsidRPr="00D94FF6">
        <w:rPr>
          <w:rFonts w:ascii="Intel Clear" w:hAnsi="Intel Clear" w:cs="Intel Clear"/>
          <w:lang w:bidi="ar-SA"/>
        </w:rPr>
        <w:t xml:space="preserve"> </w:t>
      </w:r>
      <w:r w:rsidRPr="00D94FF6">
        <w:rPr>
          <w:rFonts w:ascii="Intel Clear" w:hAnsi="Intel Clear" w:cs="Intel Clear"/>
          <w:lang w:bidi="ar-SA"/>
        </w:rPr>
        <w:t>cells have a requirement with respect to sequencing of the reset and sleep control during the PG Exit flow. I</w:t>
      </w:r>
      <w:r w:rsidR="00540814" w:rsidRPr="00D94FF6">
        <w:rPr>
          <w:rFonts w:ascii="Intel Clear" w:hAnsi="Intel Clear" w:cs="Intel Clear"/>
          <w:lang w:bidi="ar-SA"/>
        </w:rPr>
        <w:t>t is required that on a</w:t>
      </w:r>
      <w:r w:rsidR="009C46AE" w:rsidRPr="00D94FF6">
        <w:rPr>
          <w:rFonts w:ascii="Intel Clear" w:hAnsi="Intel Clear" w:cs="Intel Clear"/>
          <w:lang w:bidi="ar-SA"/>
        </w:rPr>
        <w:t>n</w:t>
      </w:r>
      <w:r w:rsidR="00540814" w:rsidRPr="00D94FF6">
        <w:rPr>
          <w:rFonts w:ascii="Intel Clear" w:hAnsi="Intel Clear" w:cs="Intel Clear"/>
          <w:lang w:bidi="ar-SA"/>
        </w:rPr>
        <w:t xml:space="preserve"> IP-Accessible </w:t>
      </w:r>
      <w:r w:rsidR="009C46AE" w:rsidRPr="00D94FF6">
        <w:rPr>
          <w:rFonts w:ascii="Intel Clear" w:hAnsi="Intel Clear" w:cs="Intel Clear"/>
          <w:lang w:bidi="ar-SA"/>
        </w:rPr>
        <w:t xml:space="preserve">PG exit, </w:t>
      </w:r>
      <w:r w:rsidR="00540814" w:rsidRPr="00D94FF6">
        <w:rPr>
          <w:rFonts w:ascii="Intel Clear" w:hAnsi="Intel Clear" w:cs="Intel Clear"/>
          <w:lang w:bidi="ar-SA"/>
        </w:rPr>
        <w:t xml:space="preserve">reset </w:t>
      </w:r>
      <w:r w:rsidR="009C46AE" w:rsidRPr="00D94FF6">
        <w:rPr>
          <w:rFonts w:ascii="Intel Clear" w:hAnsi="Intel Clear" w:cs="Intel Clear"/>
          <w:lang w:bidi="ar-SA"/>
        </w:rPr>
        <w:t xml:space="preserve">to the state retention cells be de-asserted </w:t>
      </w:r>
      <w:r w:rsidR="00540814" w:rsidRPr="00D94FF6">
        <w:rPr>
          <w:rFonts w:ascii="Intel Clear" w:hAnsi="Intel Clear" w:cs="Intel Clear"/>
          <w:lang w:bidi="ar-SA"/>
        </w:rPr>
        <w:t xml:space="preserve">before the sleep control signal is de-asserted. </w:t>
      </w:r>
      <w:r w:rsidR="009C46AE" w:rsidRPr="00D94FF6">
        <w:rPr>
          <w:rFonts w:ascii="Intel Clear" w:hAnsi="Intel Clear" w:cs="Intel Clear"/>
          <w:lang w:bidi="ar-SA"/>
        </w:rPr>
        <w:t xml:space="preserve">The retained value of the SR cell may be lost otherwise. </w:t>
      </w:r>
      <w:r w:rsidR="00540814" w:rsidRPr="00D94FF6">
        <w:rPr>
          <w:rFonts w:ascii="Intel Clear" w:hAnsi="Intel Clear" w:cs="Intel Clear"/>
          <w:lang w:bidi="ar-SA"/>
        </w:rPr>
        <w:t>The PGCB defines an input signal “all_pg_rst_up” which is required to be asserted by the IP block (after the PGCB un-forces the resets to the PGD) to indicate that reset de-assertion has completely propagated inside the IP block PGD logic</w:t>
      </w:r>
      <w:r w:rsidR="00BA6D6E" w:rsidRPr="00D94FF6">
        <w:rPr>
          <w:rFonts w:ascii="Intel Clear" w:hAnsi="Intel Clear" w:cs="Intel Clear"/>
          <w:lang w:bidi="ar-SA"/>
        </w:rPr>
        <w:t>. This signal must be asserted o</w:t>
      </w:r>
      <w:r w:rsidR="00820DEA" w:rsidRPr="00D94FF6">
        <w:rPr>
          <w:rFonts w:ascii="Intel Clear" w:hAnsi="Intel Clear" w:cs="Intel Clear"/>
          <w:lang w:bidi="ar-SA"/>
        </w:rPr>
        <w:t>nly after the resets have propagated to the reset pin of the state retention cells.</w:t>
      </w:r>
      <w:r w:rsidR="009C46AE" w:rsidRPr="00D94FF6">
        <w:rPr>
          <w:rFonts w:ascii="Intel Clear" w:hAnsi="Intel Clear" w:cs="Intel Clear"/>
          <w:lang w:bidi="ar-SA"/>
        </w:rPr>
        <w:t xml:space="preserve"> </w:t>
      </w:r>
    </w:p>
    <w:p w14:paraId="4CA0B0E9" w14:textId="77777777" w:rsidR="00246BE2" w:rsidRPr="00D94FF6" w:rsidRDefault="00246BE2" w:rsidP="005A3200">
      <w:pPr>
        <w:rPr>
          <w:rFonts w:ascii="Intel Clear" w:hAnsi="Intel Clear" w:cs="Intel Clear"/>
          <w:lang w:bidi="ar-SA"/>
        </w:rPr>
      </w:pPr>
    </w:p>
    <w:p w14:paraId="4BAFBE26" w14:textId="77777777" w:rsidR="00246BE2" w:rsidRPr="00D94FF6" w:rsidRDefault="00246BE2" w:rsidP="005A3200">
      <w:pPr>
        <w:rPr>
          <w:rFonts w:ascii="Intel Clear" w:hAnsi="Intel Clear" w:cs="Intel Clear"/>
          <w:lang w:bidi="ar-SA"/>
        </w:rPr>
      </w:pPr>
    </w:p>
    <w:p w14:paraId="301E9A09" w14:textId="77777777" w:rsidR="0075039A" w:rsidRPr="00D94FF6" w:rsidRDefault="0075039A" w:rsidP="009A2A89">
      <w:pPr>
        <w:pStyle w:val="Heading4"/>
        <w:rPr>
          <w:rFonts w:ascii="Intel Clear" w:hAnsi="Intel Clear" w:cs="Intel Clear"/>
          <w:lang w:bidi="ar-SA"/>
        </w:rPr>
      </w:pPr>
      <w:r w:rsidRPr="00D94FF6">
        <w:rPr>
          <w:rFonts w:ascii="Intel Clear" w:hAnsi="Intel Clear" w:cs="Intel Clear"/>
          <w:lang w:bidi="ar-SA"/>
        </w:rPr>
        <w:t>Clock Gating Requirements</w:t>
      </w:r>
      <w:r w:rsidR="00A403B0" w:rsidRPr="00D94FF6">
        <w:rPr>
          <w:rFonts w:ascii="Intel Clear" w:hAnsi="Intel Clear" w:cs="Intel Clear"/>
          <w:lang w:bidi="ar-SA"/>
        </w:rPr>
        <w:t xml:space="preserve"> for State Retention</w:t>
      </w:r>
    </w:p>
    <w:p w14:paraId="21082A22" w14:textId="77777777" w:rsidR="007D7F27" w:rsidRPr="00D94FF6" w:rsidRDefault="007D7F27" w:rsidP="00104479">
      <w:pPr>
        <w:rPr>
          <w:rFonts w:ascii="Intel Clear" w:hAnsi="Intel Clear" w:cs="Intel Clear"/>
          <w:lang w:bidi="ar-SA"/>
        </w:rPr>
      </w:pPr>
      <w:r w:rsidRPr="00D94FF6">
        <w:rPr>
          <w:rFonts w:ascii="Intel Clear" w:hAnsi="Intel Clear" w:cs="Intel Clear"/>
          <w:lang w:bidi="ar-SA"/>
        </w:rPr>
        <w:t xml:space="preserve">Power Gating flows comprehend the usage of State Retention cells, Reset Synchronizers, etc.  Because of these, there </w:t>
      </w:r>
      <w:r w:rsidR="003762B5" w:rsidRPr="00D94FF6">
        <w:rPr>
          <w:rFonts w:ascii="Intel Clear" w:hAnsi="Intel Clear" w:cs="Intel Clear"/>
          <w:lang w:bidi="ar-SA"/>
        </w:rPr>
        <w:t>is a s</w:t>
      </w:r>
      <w:r w:rsidRPr="00D94FF6">
        <w:rPr>
          <w:rFonts w:ascii="Intel Clear" w:hAnsi="Intel Clear" w:cs="Intel Clear"/>
          <w:lang w:bidi="ar-SA"/>
        </w:rPr>
        <w:t xml:space="preserve">pecific requirement for </w:t>
      </w:r>
      <w:r w:rsidR="00E72C0A" w:rsidRPr="00D94FF6">
        <w:rPr>
          <w:rFonts w:ascii="Intel Clear" w:hAnsi="Intel Clear" w:cs="Intel Clear"/>
          <w:lang w:bidi="ar-SA"/>
        </w:rPr>
        <w:t xml:space="preserve">all </w:t>
      </w:r>
      <w:r w:rsidRPr="00D94FF6">
        <w:rPr>
          <w:rFonts w:ascii="Intel Clear" w:hAnsi="Intel Clear" w:cs="Intel Clear"/>
          <w:lang w:bidi="ar-SA"/>
        </w:rPr>
        <w:t xml:space="preserve">clocks </w:t>
      </w:r>
      <w:r w:rsidR="00E72C0A" w:rsidRPr="00D94FF6">
        <w:rPr>
          <w:rFonts w:ascii="Intel Clear" w:hAnsi="Intel Clear" w:cs="Intel Clear"/>
          <w:lang w:bidi="ar-SA"/>
        </w:rPr>
        <w:t xml:space="preserve">in </w:t>
      </w:r>
      <w:r w:rsidRPr="00D94FF6">
        <w:rPr>
          <w:rFonts w:ascii="Intel Clear" w:hAnsi="Intel Clear" w:cs="Intel Clear"/>
          <w:lang w:bidi="ar-SA"/>
        </w:rPr>
        <w:t xml:space="preserve">to </w:t>
      </w:r>
      <w:r w:rsidR="00E72C0A" w:rsidRPr="00D94FF6">
        <w:rPr>
          <w:rFonts w:ascii="Intel Clear" w:hAnsi="Intel Clear" w:cs="Intel Clear"/>
          <w:lang w:bidi="ar-SA"/>
        </w:rPr>
        <w:t xml:space="preserve">the PGD </w:t>
      </w:r>
      <w:r w:rsidR="00AB0313" w:rsidRPr="00D94FF6">
        <w:rPr>
          <w:rFonts w:ascii="Intel Clear" w:hAnsi="Intel Clear" w:cs="Intel Clear"/>
          <w:lang w:bidi="ar-SA"/>
        </w:rPr>
        <w:t xml:space="preserve">to </w:t>
      </w:r>
      <w:r w:rsidRPr="00D94FF6">
        <w:rPr>
          <w:rFonts w:ascii="Intel Clear" w:hAnsi="Intel Clear" w:cs="Intel Clear"/>
          <w:lang w:bidi="ar-SA"/>
        </w:rPr>
        <w:t xml:space="preserve">be gated </w:t>
      </w:r>
      <w:r w:rsidR="003762B5" w:rsidRPr="00D94FF6">
        <w:rPr>
          <w:rFonts w:ascii="Intel Clear" w:hAnsi="Intel Clear" w:cs="Intel Clear"/>
          <w:lang w:bidi="ar-SA"/>
        </w:rPr>
        <w:t>during the PG flow/state (</w:t>
      </w:r>
      <w:r w:rsidR="00AB0313" w:rsidRPr="00D94FF6">
        <w:rPr>
          <w:rFonts w:ascii="Intel Clear" w:hAnsi="Intel Clear" w:cs="Intel Clear"/>
          <w:lang w:bidi="ar-SA"/>
        </w:rPr>
        <w:t>refer to s</w:t>
      </w:r>
      <w:r w:rsidR="00E24460" w:rsidRPr="00D94FF6">
        <w:rPr>
          <w:rFonts w:ascii="Intel Clear" w:hAnsi="Intel Clear" w:cs="Intel Clear"/>
          <w:lang w:bidi="ar-SA"/>
        </w:rPr>
        <w:t>ignal description for the PGCB output “</w:t>
      </w:r>
      <w:r w:rsidR="00AB0313" w:rsidRPr="00D94FF6">
        <w:rPr>
          <w:rFonts w:ascii="Intel Clear" w:hAnsi="Intel Clear" w:cs="Intel Clear"/>
          <w:lang w:bidi="ar-SA"/>
        </w:rPr>
        <w:t>pwrgate_active</w:t>
      </w:r>
      <w:r w:rsidR="00E24460" w:rsidRPr="00D94FF6">
        <w:rPr>
          <w:rFonts w:ascii="Intel Clear" w:hAnsi="Intel Clear" w:cs="Intel Clear"/>
          <w:lang w:bidi="ar-SA"/>
        </w:rPr>
        <w:t>”</w:t>
      </w:r>
      <w:r w:rsidR="00AB0313" w:rsidRPr="00D94FF6">
        <w:rPr>
          <w:rFonts w:ascii="Intel Clear" w:hAnsi="Intel Clear" w:cs="Intel Clear"/>
          <w:lang w:bidi="ar-SA"/>
        </w:rPr>
        <w:t>)</w:t>
      </w:r>
      <w:r w:rsidRPr="00D94FF6">
        <w:rPr>
          <w:rFonts w:ascii="Intel Clear" w:hAnsi="Intel Clear" w:cs="Intel Clear"/>
          <w:lang w:bidi="ar-SA"/>
        </w:rPr>
        <w:t xml:space="preserve">.  </w:t>
      </w:r>
    </w:p>
    <w:p w14:paraId="51450C2E" w14:textId="77777777" w:rsidR="009C24B5" w:rsidRPr="00D94FF6" w:rsidRDefault="009C24B5" w:rsidP="00104479">
      <w:pPr>
        <w:rPr>
          <w:rFonts w:ascii="Intel Clear" w:hAnsi="Intel Clear" w:cs="Intel Clear"/>
          <w:lang w:bidi="ar-SA"/>
        </w:rPr>
      </w:pPr>
    </w:p>
    <w:p w14:paraId="60F11288" w14:textId="77777777" w:rsidR="007D7F27" w:rsidRPr="00D94FF6" w:rsidRDefault="009C24B5" w:rsidP="00104479">
      <w:pPr>
        <w:rPr>
          <w:rFonts w:ascii="Intel Clear" w:hAnsi="Intel Clear" w:cs="Intel Clear"/>
          <w:lang w:bidi="ar-SA"/>
        </w:rPr>
      </w:pPr>
      <w:r w:rsidRPr="00D94FF6">
        <w:rPr>
          <w:rFonts w:ascii="Intel Clear" w:hAnsi="Intel Clear" w:cs="Intel Clear"/>
          <w:lang w:bidi="ar-SA"/>
        </w:rPr>
        <w:t>This PGCB is designed to operate with State Retention Cells which require that the sleep control assert/deassert only when the clock to the SR cell is gated low.</w:t>
      </w:r>
    </w:p>
    <w:p w14:paraId="1B60D2BC" w14:textId="77777777" w:rsidR="00820DEA" w:rsidRPr="00D94FF6" w:rsidRDefault="0044498C" w:rsidP="00104479">
      <w:pPr>
        <w:rPr>
          <w:rFonts w:ascii="Intel Clear" w:hAnsi="Intel Clear" w:cs="Intel Clear"/>
          <w:lang w:bidi="ar-SA"/>
        </w:rPr>
      </w:pPr>
      <w:r w:rsidRPr="00D94FF6">
        <w:rPr>
          <w:rFonts w:ascii="Intel Clear" w:hAnsi="Intel Clear" w:cs="Intel Clear"/>
          <w:lang w:bidi="ar-SA"/>
        </w:rPr>
        <w:t xml:space="preserve">Note: </w:t>
      </w:r>
      <w:r w:rsidR="00812DD4" w:rsidRPr="00D94FF6">
        <w:rPr>
          <w:rFonts w:ascii="Intel Clear" w:hAnsi="Intel Clear" w:cs="Intel Clear"/>
          <w:lang w:bidi="ar-SA"/>
        </w:rPr>
        <w:t>An IP block cannot rely on de</w:t>
      </w:r>
      <w:r w:rsidR="00866EAB" w:rsidRPr="00D94FF6">
        <w:rPr>
          <w:rFonts w:ascii="Intel Clear" w:hAnsi="Intel Clear" w:cs="Intel Clear"/>
          <w:lang w:bidi="ar-SA"/>
        </w:rPr>
        <w:t>-</w:t>
      </w:r>
      <w:r w:rsidR="00812DD4" w:rsidRPr="00D94FF6">
        <w:rPr>
          <w:rFonts w:ascii="Intel Clear" w:hAnsi="Intel Clear" w:cs="Intel Clear"/>
          <w:lang w:bidi="ar-SA"/>
        </w:rPr>
        <w:t xml:space="preserve">assertion of the clkack </w:t>
      </w:r>
      <w:r w:rsidR="00B96EC7" w:rsidRPr="00D94FF6">
        <w:rPr>
          <w:rFonts w:ascii="Intel Clear" w:hAnsi="Intel Clear" w:cs="Intel Clear"/>
          <w:lang w:bidi="ar-SA"/>
        </w:rPr>
        <w:t xml:space="preserve">(signal that is part of the clkreq/clkack protocol) </w:t>
      </w:r>
      <w:r w:rsidR="00812DD4" w:rsidRPr="00D94FF6">
        <w:rPr>
          <w:rFonts w:ascii="Intel Clear" w:hAnsi="Intel Clear" w:cs="Intel Clear"/>
          <w:lang w:bidi="ar-SA"/>
        </w:rPr>
        <w:t>to imply that the clock is not toggling. It is required to</w:t>
      </w:r>
      <w:r w:rsidR="00702F32" w:rsidRPr="00D94FF6">
        <w:rPr>
          <w:rFonts w:ascii="Intel Clear" w:hAnsi="Intel Clear" w:cs="Intel Clear"/>
          <w:lang w:bidi="ar-SA"/>
        </w:rPr>
        <w:t xml:space="preserve"> have</w:t>
      </w:r>
      <w:r w:rsidR="00812DD4" w:rsidRPr="00D94FF6">
        <w:rPr>
          <w:rFonts w:ascii="Intel Clear" w:hAnsi="Intel Clear" w:cs="Intel Clear"/>
          <w:lang w:bidi="ar-SA"/>
        </w:rPr>
        <w:t xml:space="preserve"> </w:t>
      </w:r>
      <w:r w:rsidRPr="00D94FF6">
        <w:rPr>
          <w:rFonts w:ascii="Intel Clear" w:hAnsi="Intel Clear" w:cs="Intel Clear"/>
          <w:lang w:bidi="ar-SA"/>
        </w:rPr>
        <w:t>an internal logic</w:t>
      </w:r>
      <w:r w:rsidR="007D7F27" w:rsidRPr="00D94FF6">
        <w:rPr>
          <w:rFonts w:ascii="Intel Clear" w:hAnsi="Intel Clear" w:cs="Intel Clear"/>
          <w:lang w:bidi="ar-SA"/>
        </w:rPr>
        <w:t>al</w:t>
      </w:r>
      <w:r w:rsidRPr="00D94FF6">
        <w:rPr>
          <w:rFonts w:ascii="Intel Clear" w:hAnsi="Intel Clear" w:cs="Intel Clear"/>
          <w:lang w:bidi="ar-SA"/>
        </w:rPr>
        <w:t xml:space="preserve"> cl</w:t>
      </w:r>
      <w:r w:rsidR="00812DD4" w:rsidRPr="00D94FF6">
        <w:rPr>
          <w:rFonts w:ascii="Intel Clear" w:hAnsi="Intel Clear" w:cs="Intel Clear"/>
          <w:lang w:bidi="ar-SA"/>
        </w:rPr>
        <w:t>ock gate for each clock consumed by the IP</w:t>
      </w:r>
      <w:r w:rsidR="0064331D" w:rsidRPr="00D94FF6">
        <w:rPr>
          <w:rFonts w:ascii="Intel Clear" w:hAnsi="Intel Clear" w:cs="Intel Clear"/>
          <w:lang w:bidi="ar-SA"/>
        </w:rPr>
        <w:t xml:space="preserve"> in the PGD</w:t>
      </w:r>
      <w:r w:rsidR="00812DD4" w:rsidRPr="00D94FF6">
        <w:rPr>
          <w:rFonts w:ascii="Intel Clear" w:hAnsi="Intel Clear" w:cs="Intel Clear"/>
          <w:lang w:bidi="ar-SA"/>
        </w:rPr>
        <w:t>.</w:t>
      </w:r>
      <w:r w:rsidRPr="00D94FF6">
        <w:rPr>
          <w:rFonts w:ascii="Intel Clear" w:hAnsi="Intel Clear" w:cs="Intel Clear"/>
          <w:lang w:bidi="ar-SA"/>
        </w:rPr>
        <w:t xml:space="preserve"> </w:t>
      </w:r>
    </w:p>
    <w:p w14:paraId="6BE9543A" w14:textId="77777777" w:rsidR="003B3A9D" w:rsidRPr="00D94FF6" w:rsidRDefault="003B3A9D" w:rsidP="00104479">
      <w:pPr>
        <w:rPr>
          <w:rFonts w:ascii="Intel Clear" w:hAnsi="Intel Clear" w:cs="Intel Clear"/>
          <w:lang w:bidi="ar-SA"/>
        </w:rPr>
      </w:pPr>
    </w:p>
    <w:p w14:paraId="71513891" w14:textId="3836E1D4" w:rsidR="003B3A9D" w:rsidRPr="00D94FF6" w:rsidRDefault="003B3A9D" w:rsidP="00104479">
      <w:pPr>
        <w:rPr>
          <w:rFonts w:ascii="Intel Clear" w:hAnsi="Intel Clear" w:cs="Intel Clear"/>
          <w:lang w:bidi="ar-SA"/>
        </w:rPr>
      </w:pPr>
      <w:r w:rsidRPr="00D94FF6">
        <w:rPr>
          <w:rFonts w:ascii="Intel Clear" w:hAnsi="Intel Clear" w:cs="Intel Clear"/>
          <w:lang w:bidi="ar-SA"/>
        </w:rPr>
        <w:t>Note that during IP-Inaccessible PG entry, it is not necessarily required that the clock be gated to the state-retention cell when sleep is asserting as any state that might be retained will be cleared out on the exit from PG.  This scenario is possible if a CDC is using a really slow clock compared to the PGCB clock, and it is acceptable.</w:t>
      </w:r>
    </w:p>
    <w:p w14:paraId="6C813C47" w14:textId="77777777" w:rsidR="00C03AEF" w:rsidRPr="00D94FF6" w:rsidRDefault="00C03AEF" w:rsidP="00104479">
      <w:pPr>
        <w:rPr>
          <w:rFonts w:ascii="Intel Clear" w:hAnsi="Intel Clear" w:cs="Intel Clear"/>
          <w:lang w:bidi="ar-SA"/>
        </w:rPr>
      </w:pPr>
    </w:p>
    <w:p w14:paraId="34F262A9" w14:textId="77777777" w:rsidR="00E93EB3" w:rsidRPr="00D94FF6" w:rsidRDefault="00CE37F4" w:rsidP="009A2A89">
      <w:pPr>
        <w:pStyle w:val="Heading4"/>
        <w:rPr>
          <w:rFonts w:ascii="Intel Clear" w:hAnsi="Intel Clear" w:cs="Intel Clear"/>
        </w:rPr>
      </w:pPr>
      <w:r w:rsidRPr="00D94FF6">
        <w:rPr>
          <w:rFonts w:ascii="Intel Clear" w:hAnsi="Intel Clear" w:cs="Intel Clear"/>
        </w:rPr>
        <w:t>Deassertion of clkreqs for all clocks used only in the PGD</w:t>
      </w:r>
    </w:p>
    <w:p w14:paraId="51BFB267" w14:textId="77777777" w:rsidR="009B2995" w:rsidRPr="00D94FF6" w:rsidRDefault="009B2995" w:rsidP="00104479">
      <w:pPr>
        <w:rPr>
          <w:rFonts w:ascii="Intel Clear" w:hAnsi="Intel Clear" w:cs="Intel Clear"/>
        </w:rPr>
      </w:pPr>
    </w:p>
    <w:p w14:paraId="422BFE6C" w14:textId="77777777" w:rsidR="009B2995" w:rsidRPr="00D94FF6" w:rsidRDefault="009B2995" w:rsidP="00104479">
      <w:pPr>
        <w:rPr>
          <w:rFonts w:ascii="Intel Clear" w:hAnsi="Intel Clear" w:cs="Intel Clear"/>
        </w:rPr>
      </w:pPr>
      <w:r w:rsidRPr="00D94FF6">
        <w:rPr>
          <w:rFonts w:ascii="Intel Clear" w:hAnsi="Intel Clear" w:cs="Intel Clear"/>
        </w:rPr>
        <w:t xml:space="preserve">From a power savings perspective, every IP block is required to de-assert the clkreq signals corresponding to clocks used only in the power-gated domain, when the PGD is power-gated. An IP block may choose to add some hysteresis delay before the clkreq signal is de-asserted (after the PGD has been power-gated). However, in normal functional mode, it is not allowed for an IP block to keep clkreq signal asserted indefinitely for a clock used only in PGD when that PGD is power-gated. The CDC component (provided along with the PGCB release) supports de-assertion of clkreqs for clocks used only in the PGD. </w:t>
      </w:r>
    </w:p>
    <w:p w14:paraId="2CCC4961" w14:textId="77777777" w:rsidR="009B2995" w:rsidRPr="00D94FF6" w:rsidRDefault="009B2995" w:rsidP="00104479">
      <w:pPr>
        <w:rPr>
          <w:rFonts w:ascii="Intel Clear" w:hAnsi="Intel Clear" w:cs="Intel Clear"/>
        </w:rPr>
      </w:pPr>
    </w:p>
    <w:p w14:paraId="3427E767" w14:textId="77777777" w:rsidR="009B2995" w:rsidRPr="00D94FF6" w:rsidRDefault="00CE37F4" w:rsidP="009B2995">
      <w:pPr>
        <w:rPr>
          <w:rFonts w:ascii="Intel Clear" w:hAnsi="Intel Clear" w:cs="Intel Clear"/>
        </w:rPr>
      </w:pPr>
      <w:r w:rsidRPr="00D94FF6">
        <w:rPr>
          <w:rFonts w:ascii="Intel Clear" w:hAnsi="Intel Clear" w:cs="Intel Clear"/>
        </w:rPr>
        <w:t xml:space="preserve">Note: </w:t>
      </w:r>
      <w:r w:rsidR="005C1AE5" w:rsidRPr="00D94FF6">
        <w:rPr>
          <w:rFonts w:ascii="Intel Clear" w:hAnsi="Intel Clear" w:cs="Intel Clear"/>
        </w:rPr>
        <w:t>The IOSF spec comprehends that clkreqs can be deasserted due to a power gated</w:t>
      </w:r>
      <w:r w:rsidR="009B2995" w:rsidRPr="00D94FF6">
        <w:rPr>
          <w:rFonts w:ascii="Intel Clear" w:hAnsi="Intel Clear" w:cs="Intel Clear"/>
        </w:rPr>
        <w:t xml:space="preserve"> state even while in reset. (</w:t>
      </w:r>
      <w:proofErr w:type="gramStart"/>
      <w:r w:rsidR="009B2995" w:rsidRPr="00D94FF6">
        <w:rPr>
          <w:rFonts w:ascii="Intel Clear" w:hAnsi="Intel Clear" w:cs="Intel Clear"/>
        </w:rPr>
        <w:t>refer</w:t>
      </w:r>
      <w:proofErr w:type="gramEnd"/>
      <w:r w:rsidR="005C1AE5" w:rsidRPr="00D94FF6">
        <w:rPr>
          <w:rFonts w:ascii="Intel Clear" w:hAnsi="Intel Clear" w:cs="Intel Clear"/>
        </w:rPr>
        <w:t xml:space="preserve"> sections titled “Clock and Reset Rules”</w:t>
      </w:r>
      <w:r w:rsidR="003B1A4A" w:rsidRPr="00D94FF6">
        <w:rPr>
          <w:rFonts w:ascii="Intel Clear" w:hAnsi="Intel Clear" w:cs="Intel Clear"/>
        </w:rPr>
        <w:t xml:space="preserve"> within </w:t>
      </w:r>
      <w:r w:rsidR="005C1AE5" w:rsidRPr="00D94FF6">
        <w:rPr>
          <w:rFonts w:ascii="Intel Clear" w:hAnsi="Intel Clear" w:cs="Intel Clear"/>
        </w:rPr>
        <w:t>the IOSF spec v1.1)</w:t>
      </w:r>
      <w:r w:rsidR="009B2995" w:rsidRPr="00D94FF6">
        <w:rPr>
          <w:rFonts w:ascii="Intel Clear" w:hAnsi="Intel Clear" w:cs="Intel Clear"/>
        </w:rPr>
        <w:t xml:space="preserve">. Therefore, it is required (from power saving perspective) that even primary and sideband clkreqs should be de-asserted when power gated, if the corresponding clocks are only used in the PGD. </w:t>
      </w:r>
    </w:p>
    <w:p w14:paraId="79E53A19" w14:textId="77777777" w:rsidR="005C1AE5" w:rsidRPr="00D94FF6" w:rsidRDefault="005C1AE5" w:rsidP="00104479">
      <w:pPr>
        <w:rPr>
          <w:rFonts w:ascii="Intel Clear" w:hAnsi="Intel Clear" w:cs="Intel Clear"/>
        </w:rPr>
      </w:pPr>
    </w:p>
    <w:p w14:paraId="69F2CF8F" w14:textId="77777777" w:rsidR="00F21D76" w:rsidRPr="00D94FF6" w:rsidRDefault="009B2995" w:rsidP="00104479">
      <w:pPr>
        <w:rPr>
          <w:rFonts w:ascii="Intel Clear" w:hAnsi="Intel Clear" w:cs="Intel Clear"/>
        </w:rPr>
      </w:pPr>
      <w:r w:rsidRPr="00D94FF6">
        <w:rPr>
          <w:rFonts w:ascii="Intel Clear" w:hAnsi="Intel Clear" w:cs="Intel Clear"/>
        </w:rPr>
        <w:t xml:space="preserve">For IP blocks that do not use a CDC for clock/clkreq control, please refer to </w:t>
      </w:r>
      <w:r w:rsidR="00F21D76" w:rsidRPr="00D94FF6">
        <w:rPr>
          <w:rFonts w:ascii="Intel Clear" w:hAnsi="Intel Clear" w:cs="Intel Clear"/>
        </w:rPr>
        <w:t>Recommendations Section for guidelines to keep clkreqs de</w:t>
      </w:r>
      <w:r w:rsidR="00B93540" w:rsidRPr="00D94FF6">
        <w:rPr>
          <w:rFonts w:ascii="Intel Clear" w:hAnsi="Intel Clear" w:cs="Intel Clear"/>
        </w:rPr>
        <w:t>-</w:t>
      </w:r>
      <w:r w:rsidR="00F21D76" w:rsidRPr="00D94FF6">
        <w:rPr>
          <w:rFonts w:ascii="Intel Clear" w:hAnsi="Intel Clear" w:cs="Intel Clear"/>
        </w:rPr>
        <w:t>asserted during a power</w:t>
      </w:r>
      <w:r w:rsidR="007D5A7D" w:rsidRPr="00D94FF6">
        <w:rPr>
          <w:rFonts w:ascii="Intel Clear" w:hAnsi="Intel Clear" w:cs="Intel Clear"/>
        </w:rPr>
        <w:t>-</w:t>
      </w:r>
      <w:r w:rsidR="00F21D76" w:rsidRPr="00D94FF6">
        <w:rPr>
          <w:rFonts w:ascii="Intel Clear" w:hAnsi="Intel Clear" w:cs="Intel Clear"/>
        </w:rPr>
        <w:t>gated state.</w:t>
      </w:r>
    </w:p>
    <w:p w14:paraId="2311922B" w14:textId="77777777" w:rsidR="009B2995" w:rsidRPr="00D94FF6" w:rsidRDefault="009B2995" w:rsidP="00104479">
      <w:pPr>
        <w:rPr>
          <w:rFonts w:ascii="Intel Clear" w:hAnsi="Intel Clear" w:cs="Intel Clear"/>
        </w:rPr>
      </w:pPr>
    </w:p>
    <w:p w14:paraId="742140B4" w14:textId="77777777" w:rsidR="00D90D5A" w:rsidRPr="00D94FF6" w:rsidRDefault="00D90D5A" w:rsidP="009A2A89">
      <w:pPr>
        <w:pStyle w:val="Heading4"/>
        <w:rPr>
          <w:rFonts w:ascii="Intel Clear" w:hAnsi="Intel Clear" w:cs="Intel Clear"/>
        </w:rPr>
      </w:pPr>
      <w:r w:rsidRPr="00D94FF6">
        <w:rPr>
          <w:rFonts w:ascii="Intel Clear" w:hAnsi="Intel Clear" w:cs="Intel Clear"/>
        </w:rPr>
        <w:t>Isolation Latch Requirements</w:t>
      </w:r>
    </w:p>
    <w:p w14:paraId="3ABC255D" w14:textId="77777777" w:rsidR="00D90D5A" w:rsidRPr="00D94FF6" w:rsidRDefault="00D90D5A" w:rsidP="00104479">
      <w:pPr>
        <w:rPr>
          <w:rFonts w:ascii="Intel Clear" w:hAnsi="Intel Clear" w:cs="Intel Clear"/>
        </w:rPr>
      </w:pPr>
      <w:r w:rsidRPr="00D94FF6">
        <w:rPr>
          <w:rFonts w:ascii="Intel Clear" w:hAnsi="Intel Clear" w:cs="Intel Clear"/>
        </w:rPr>
        <w:t>Refer to the Requirements heading under the Latch Based Isolation section.</w:t>
      </w:r>
    </w:p>
    <w:p w14:paraId="5EF230E2" w14:textId="77777777" w:rsidR="009B2995" w:rsidRPr="00D94FF6" w:rsidRDefault="009B2995" w:rsidP="00104479">
      <w:pPr>
        <w:rPr>
          <w:rFonts w:ascii="Intel Clear" w:hAnsi="Intel Clear" w:cs="Intel Clear"/>
        </w:rPr>
      </w:pPr>
    </w:p>
    <w:p w14:paraId="0C4A2E9D" w14:textId="77777777" w:rsidR="000648D4" w:rsidRPr="00D94FF6" w:rsidRDefault="0015264F" w:rsidP="009A2A89">
      <w:pPr>
        <w:pStyle w:val="Heading4"/>
        <w:rPr>
          <w:rFonts w:ascii="Intel Clear" w:hAnsi="Intel Clear" w:cs="Intel Clear"/>
        </w:rPr>
      </w:pPr>
      <w:r w:rsidRPr="00D94FF6">
        <w:rPr>
          <w:rFonts w:ascii="Intel Clear" w:hAnsi="Intel Clear" w:cs="Intel Clear"/>
        </w:rPr>
        <w:t xml:space="preserve">Placement of </w:t>
      </w:r>
      <w:r w:rsidR="00704FDF" w:rsidRPr="00D94FF6">
        <w:rPr>
          <w:rFonts w:ascii="Intel Clear" w:hAnsi="Intel Clear" w:cs="Intel Clear"/>
        </w:rPr>
        <w:t>IOSF</w:t>
      </w:r>
      <w:r w:rsidR="000648D4" w:rsidRPr="00D94FF6">
        <w:rPr>
          <w:rFonts w:ascii="Intel Clear" w:hAnsi="Intel Clear" w:cs="Intel Clear"/>
        </w:rPr>
        <w:t xml:space="preserve"> POK</w:t>
      </w:r>
      <w:r w:rsidR="00B93540" w:rsidRPr="00D94FF6">
        <w:rPr>
          <w:rFonts w:ascii="Intel Clear" w:hAnsi="Intel Clear" w:cs="Intel Clear"/>
        </w:rPr>
        <w:t>,</w:t>
      </w:r>
      <w:r w:rsidR="00704FDF" w:rsidRPr="00D94FF6">
        <w:rPr>
          <w:rFonts w:ascii="Intel Clear" w:hAnsi="Intel Clear" w:cs="Intel Clear"/>
        </w:rPr>
        <w:t xml:space="preserve"> ISM Lock</w:t>
      </w:r>
      <w:r w:rsidR="00B93540" w:rsidRPr="00D94FF6">
        <w:rPr>
          <w:rFonts w:ascii="Intel Clear" w:hAnsi="Intel Clear" w:cs="Intel Clear"/>
        </w:rPr>
        <w:t>, External Interface/s Lock</w:t>
      </w:r>
      <w:r w:rsidRPr="00D94FF6">
        <w:rPr>
          <w:rFonts w:ascii="Intel Clear" w:hAnsi="Intel Clear" w:cs="Intel Clear"/>
        </w:rPr>
        <w:t xml:space="preserve"> C</w:t>
      </w:r>
      <w:r w:rsidR="000648D4" w:rsidRPr="00D94FF6">
        <w:rPr>
          <w:rFonts w:ascii="Intel Clear" w:hAnsi="Intel Clear" w:cs="Intel Clear"/>
        </w:rPr>
        <w:t xml:space="preserve">ontrol </w:t>
      </w:r>
      <w:r w:rsidRPr="00D94FF6">
        <w:rPr>
          <w:rFonts w:ascii="Intel Clear" w:hAnsi="Intel Clear" w:cs="Intel Clear"/>
        </w:rPr>
        <w:t>Logic</w:t>
      </w:r>
    </w:p>
    <w:p w14:paraId="14EAEEB7" w14:textId="77777777" w:rsidR="003B1A4A" w:rsidRPr="00D94FF6" w:rsidRDefault="00704FDF" w:rsidP="00104479">
      <w:pPr>
        <w:rPr>
          <w:rFonts w:ascii="Intel Clear" w:hAnsi="Intel Clear" w:cs="Intel Clear"/>
        </w:rPr>
      </w:pPr>
      <w:r w:rsidRPr="00D94FF6">
        <w:rPr>
          <w:rFonts w:ascii="Intel Clear" w:hAnsi="Intel Clear" w:cs="Intel Clear"/>
        </w:rPr>
        <w:t>Logic driving the IOSF POKs</w:t>
      </w:r>
      <w:r w:rsidR="00B93540" w:rsidRPr="00D94FF6">
        <w:rPr>
          <w:rFonts w:ascii="Intel Clear" w:hAnsi="Intel Clear" w:cs="Intel Clear"/>
        </w:rPr>
        <w:t xml:space="preserve">, </w:t>
      </w:r>
      <w:r w:rsidRPr="00D94FF6">
        <w:rPr>
          <w:rFonts w:ascii="Intel Clear" w:hAnsi="Intel Clear" w:cs="Intel Clear"/>
        </w:rPr>
        <w:t>controlling the locking of the IOSF ISMs</w:t>
      </w:r>
      <w:r w:rsidR="00D571FD" w:rsidRPr="00D94FF6">
        <w:rPr>
          <w:rFonts w:ascii="Intel Clear" w:hAnsi="Intel Clear" w:cs="Intel Clear"/>
        </w:rPr>
        <w:t xml:space="preserve"> (although not the ISMs themselves)</w:t>
      </w:r>
      <w:r w:rsidR="00B93540" w:rsidRPr="00D94FF6">
        <w:rPr>
          <w:rFonts w:ascii="Intel Clear" w:hAnsi="Intel Clear" w:cs="Intel Clear"/>
        </w:rPr>
        <w:t>, and controlling the locking of external interfaces,</w:t>
      </w:r>
      <w:r w:rsidRPr="00D94FF6">
        <w:rPr>
          <w:rFonts w:ascii="Intel Clear" w:hAnsi="Intel Clear" w:cs="Intel Clear"/>
        </w:rPr>
        <w:t xml:space="preserve"> should be in the ungated domain of the IP (not the PGD)</w:t>
      </w:r>
      <w:r w:rsidR="00B93540" w:rsidRPr="00D94FF6">
        <w:rPr>
          <w:rFonts w:ascii="Intel Clear" w:hAnsi="Intel Clear" w:cs="Intel Clear"/>
        </w:rPr>
        <w:t xml:space="preserve">. This is required </w:t>
      </w:r>
      <w:r w:rsidR="00B55E15" w:rsidRPr="00D94FF6">
        <w:rPr>
          <w:rFonts w:ascii="Intel Clear" w:hAnsi="Intel Clear" w:cs="Intel Clear"/>
        </w:rPr>
        <w:t>so that the lock control signal</w:t>
      </w:r>
      <w:r w:rsidR="00B93540" w:rsidRPr="00D94FF6">
        <w:rPr>
          <w:rFonts w:ascii="Intel Clear" w:hAnsi="Intel Clear" w:cs="Intel Clear"/>
        </w:rPr>
        <w:t>/s</w:t>
      </w:r>
      <w:r w:rsidR="00B55E15" w:rsidRPr="00D94FF6">
        <w:rPr>
          <w:rFonts w:ascii="Intel Clear" w:hAnsi="Intel Clear" w:cs="Intel Clear"/>
        </w:rPr>
        <w:t xml:space="preserve"> and POKs can be released even if the PGD is still in reset.</w:t>
      </w:r>
      <w:r w:rsidRPr="00D94FF6">
        <w:rPr>
          <w:rFonts w:ascii="Intel Clear" w:hAnsi="Intel Clear" w:cs="Intel Clear"/>
        </w:rPr>
        <w:t xml:space="preserve"> </w:t>
      </w:r>
    </w:p>
    <w:p w14:paraId="13D4A65E" w14:textId="77777777" w:rsidR="00704FDF" w:rsidRPr="00D94FF6" w:rsidRDefault="00704FDF" w:rsidP="00104479">
      <w:pPr>
        <w:rPr>
          <w:rFonts w:ascii="Intel Clear" w:hAnsi="Intel Clear" w:cs="Intel Clear"/>
        </w:rPr>
      </w:pPr>
    </w:p>
    <w:p w14:paraId="5FFF2D5A" w14:textId="77777777" w:rsidR="00122848" w:rsidRPr="00D94FF6" w:rsidRDefault="00122848" w:rsidP="009A2A89">
      <w:pPr>
        <w:pStyle w:val="Heading4"/>
        <w:rPr>
          <w:rFonts w:ascii="Intel Clear" w:hAnsi="Intel Clear" w:cs="Intel Clear"/>
        </w:rPr>
      </w:pPr>
      <w:r w:rsidRPr="00D94FF6">
        <w:rPr>
          <w:rFonts w:ascii="Intel Clear" w:hAnsi="Intel Clear" w:cs="Intel Clear"/>
        </w:rPr>
        <w:t>Placement of PG Wake and Gate Logic</w:t>
      </w:r>
    </w:p>
    <w:p w14:paraId="5B7BC14A" w14:textId="77777777" w:rsidR="00122848" w:rsidRPr="00D94FF6" w:rsidRDefault="00122848" w:rsidP="00122848">
      <w:pPr>
        <w:rPr>
          <w:rFonts w:ascii="Intel Clear" w:hAnsi="Intel Clear" w:cs="Intel Clear"/>
        </w:rPr>
      </w:pPr>
      <w:r w:rsidRPr="00D94FF6">
        <w:rPr>
          <w:rFonts w:ascii="Intel Clear" w:hAnsi="Intel Clear" w:cs="Intel Clear"/>
        </w:rPr>
        <w:t>Logic responsible for driving the ip_pgcb_pg_rdy_req_b signal should be in the ungated domain of the IP block to be able to respond appropriately to wake and gate conditions.</w:t>
      </w:r>
    </w:p>
    <w:p w14:paraId="35B32DCB" w14:textId="77777777" w:rsidR="00B22C96" w:rsidRPr="00D94FF6" w:rsidRDefault="00B22C96" w:rsidP="00122848">
      <w:pPr>
        <w:rPr>
          <w:rFonts w:ascii="Intel Clear" w:hAnsi="Intel Clear" w:cs="Intel Clear"/>
        </w:rPr>
      </w:pPr>
    </w:p>
    <w:p w14:paraId="35F08C87" w14:textId="77777777" w:rsidR="00B22C96" w:rsidRPr="00D94FF6" w:rsidRDefault="00192CB8" w:rsidP="00122848">
      <w:pPr>
        <w:rPr>
          <w:rFonts w:ascii="Intel Clear" w:hAnsi="Intel Clear" w:cs="Intel Clear"/>
        </w:rPr>
      </w:pPr>
      <w:r w:rsidRPr="00D94FF6">
        <w:rPr>
          <w:rFonts w:ascii="Intel Clear" w:hAnsi="Intel Clear" w:cs="Intel Clear"/>
        </w:rPr>
        <w:t xml:space="preserve">At least some of this logic </w:t>
      </w:r>
      <w:r w:rsidR="00A320F4" w:rsidRPr="00D94FF6">
        <w:rPr>
          <w:rFonts w:ascii="Intel Clear" w:hAnsi="Intel Clear" w:cs="Intel Clear"/>
        </w:rPr>
        <w:t xml:space="preserve">must be </w:t>
      </w:r>
      <w:r w:rsidRPr="00D94FF6">
        <w:rPr>
          <w:rFonts w:ascii="Intel Clear" w:hAnsi="Intel Clear" w:cs="Intel Clear"/>
        </w:rPr>
        <w:t xml:space="preserve">in the pgcb_rst_b domain (logic for some IP-specific wakes/gate conditions may be okay to reside in shallower reset domain). </w:t>
      </w:r>
    </w:p>
    <w:p w14:paraId="684BF154" w14:textId="77777777" w:rsidR="00B87637" w:rsidRPr="00D94FF6" w:rsidRDefault="00B87637" w:rsidP="009A2A89">
      <w:pPr>
        <w:pStyle w:val="Heading4"/>
        <w:rPr>
          <w:rFonts w:ascii="Intel Clear" w:hAnsi="Intel Clear" w:cs="Intel Clear"/>
        </w:rPr>
      </w:pPr>
      <w:r w:rsidRPr="00D94FF6">
        <w:rPr>
          <w:rFonts w:ascii="Intel Clear" w:hAnsi="Intel Clear" w:cs="Intel Clear"/>
        </w:rPr>
        <w:t xml:space="preserve">Handle </w:t>
      </w:r>
      <w:r w:rsidR="00EA157E" w:rsidRPr="00D94FF6">
        <w:rPr>
          <w:rFonts w:ascii="Intel Clear" w:hAnsi="Intel Clear" w:cs="Intel Clear"/>
        </w:rPr>
        <w:t xml:space="preserve">Any IP-Specific </w:t>
      </w:r>
      <w:r w:rsidRPr="00D94FF6">
        <w:rPr>
          <w:rFonts w:ascii="Intel Clear" w:hAnsi="Intel Clear" w:cs="Intel Clear"/>
        </w:rPr>
        <w:t xml:space="preserve">Sequencing </w:t>
      </w:r>
      <w:r w:rsidR="00EA157E" w:rsidRPr="00D94FF6">
        <w:rPr>
          <w:rFonts w:ascii="Intel Clear" w:hAnsi="Intel Clear" w:cs="Intel Clear"/>
        </w:rPr>
        <w:t xml:space="preserve">Requirements for </w:t>
      </w:r>
      <w:r w:rsidRPr="00D94FF6">
        <w:rPr>
          <w:rFonts w:ascii="Intel Clear" w:hAnsi="Intel Clear" w:cs="Intel Clear"/>
        </w:rPr>
        <w:t>Reset Assertion</w:t>
      </w:r>
      <w:r w:rsidR="007A6CE1" w:rsidRPr="00D94FF6">
        <w:rPr>
          <w:rFonts w:ascii="Intel Clear" w:hAnsi="Intel Clear" w:cs="Intel Clear"/>
        </w:rPr>
        <w:t xml:space="preserve"> during PG flow</w:t>
      </w:r>
    </w:p>
    <w:p w14:paraId="44761EFF" w14:textId="77777777" w:rsidR="00525BC4" w:rsidRPr="00D94FF6" w:rsidRDefault="00B87637" w:rsidP="00104479">
      <w:pPr>
        <w:rPr>
          <w:rFonts w:ascii="Intel Clear" w:eastAsiaTheme="majorEastAsia" w:hAnsi="Intel Clear" w:cs="Intel Clear"/>
          <w:b/>
          <w:bCs/>
          <w:color w:val="4F81BD" w:themeColor="accent1"/>
        </w:rPr>
      </w:pPr>
      <w:r w:rsidRPr="00D94FF6">
        <w:rPr>
          <w:rFonts w:ascii="Intel Clear" w:hAnsi="Intel Clear" w:cs="Intel Clear"/>
        </w:rPr>
        <w:t xml:space="preserve">The PGCB </w:t>
      </w:r>
      <w:r w:rsidR="00CB74CB" w:rsidRPr="00D94FF6">
        <w:rPr>
          <w:rFonts w:ascii="Intel Clear" w:hAnsi="Intel Clear" w:cs="Intel Clear"/>
        </w:rPr>
        <w:t xml:space="preserve">provides only a single signal for forcing reset </w:t>
      </w:r>
      <w:r w:rsidRPr="00D94FF6">
        <w:rPr>
          <w:rFonts w:ascii="Intel Clear" w:hAnsi="Intel Clear" w:cs="Intel Clear"/>
        </w:rPr>
        <w:t>assert</w:t>
      </w:r>
      <w:r w:rsidR="00CB74CB" w:rsidRPr="00D94FF6">
        <w:rPr>
          <w:rFonts w:ascii="Intel Clear" w:hAnsi="Intel Clear" w:cs="Intel Clear"/>
        </w:rPr>
        <w:t>ion/de-assertion</w:t>
      </w:r>
      <w:proofErr w:type="gramStart"/>
      <w:r w:rsidR="00CB74CB" w:rsidRPr="00D94FF6">
        <w:rPr>
          <w:rFonts w:ascii="Intel Clear" w:hAnsi="Intel Clear" w:cs="Intel Clear"/>
        </w:rPr>
        <w:t>, ”</w:t>
      </w:r>
      <w:proofErr w:type="gramEnd"/>
      <w:r w:rsidR="00CB74CB" w:rsidRPr="00D94FF6">
        <w:rPr>
          <w:rFonts w:ascii="Intel Clear" w:hAnsi="Intel Clear" w:cs="Intel Clear"/>
        </w:rPr>
        <w:t>pgcb_</w:t>
      </w:r>
      <w:r w:rsidRPr="00D94FF6">
        <w:rPr>
          <w:rFonts w:ascii="Intel Clear" w:hAnsi="Intel Clear" w:cs="Intel Clear"/>
        </w:rPr>
        <w:t>force_rst_b</w:t>
      </w:r>
      <w:r w:rsidR="00CB74CB" w:rsidRPr="00D94FF6">
        <w:rPr>
          <w:rFonts w:ascii="Intel Clear" w:hAnsi="Intel Clear" w:cs="Intel Clear"/>
        </w:rPr>
        <w:t>”.</w:t>
      </w:r>
      <w:r w:rsidRPr="00D94FF6">
        <w:rPr>
          <w:rFonts w:ascii="Intel Clear" w:hAnsi="Intel Clear" w:cs="Intel Clear"/>
        </w:rPr>
        <w:t xml:space="preserve"> </w:t>
      </w:r>
      <w:r w:rsidR="00CB74CB" w:rsidRPr="00D94FF6">
        <w:rPr>
          <w:rFonts w:ascii="Intel Clear" w:hAnsi="Intel Clear" w:cs="Intel Clear"/>
        </w:rPr>
        <w:t>If the IP block has any sequencing requirement</w:t>
      </w:r>
      <w:r w:rsidR="007A6CE1" w:rsidRPr="00D94FF6">
        <w:rPr>
          <w:rFonts w:ascii="Intel Clear" w:hAnsi="Intel Clear" w:cs="Intel Clear"/>
        </w:rPr>
        <w:t>/</w:t>
      </w:r>
      <w:r w:rsidR="00CB74CB" w:rsidRPr="00D94FF6">
        <w:rPr>
          <w:rFonts w:ascii="Intel Clear" w:hAnsi="Intel Clear" w:cs="Intel Clear"/>
        </w:rPr>
        <w:t xml:space="preserve">s </w:t>
      </w:r>
      <w:r w:rsidR="001D6867" w:rsidRPr="00D94FF6">
        <w:rPr>
          <w:rFonts w:ascii="Intel Clear" w:hAnsi="Intel Clear" w:cs="Intel Clear"/>
        </w:rPr>
        <w:t xml:space="preserve">for resets during </w:t>
      </w:r>
      <w:r w:rsidR="006F3905" w:rsidRPr="00D94FF6">
        <w:rPr>
          <w:rFonts w:ascii="Intel Clear" w:hAnsi="Intel Clear" w:cs="Intel Clear"/>
        </w:rPr>
        <w:t xml:space="preserve">IP-Accessible </w:t>
      </w:r>
      <w:r w:rsidRPr="00D94FF6">
        <w:rPr>
          <w:rFonts w:ascii="Intel Clear" w:hAnsi="Intel Clear" w:cs="Intel Clear"/>
        </w:rPr>
        <w:t>PG entry</w:t>
      </w:r>
      <w:r w:rsidR="006F3905" w:rsidRPr="00D94FF6">
        <w:rPr>
          <w:rFonts w:ascii="Intel Clear" w:hAnsi="Intel Clear" w:cs="Intel Clear"/>
        </w:rPr>
        <w:t>/exit flows and IP-Inaccessible PG Entry flow</w:t>
      </w:r>
      <w:r w:rsidR="007A6CE1" w:rsidRPr="00D94FF6">
        <w:rPr>
          <w:rFonts w:ascii="Intel Clear" w:hAnsi="Intel Clear" w:cs="Intel Clear"/>
        </w:rPr>
        <w:t xml:space="preserve">, </w:t>
      </w:r>
      <w:r w:rsidR="002806D4" w:rsidRPr="00D94FF6">
        <w:rPr>
          <w:rFonts w:ascii="Intel Clear" w:hAnsi="Intel Clear" w:cs="Intel Clear"/>
        </w:rPr>
        <w:t>t</w:t>
      </w:r>
      <w:r w:rsidRPr="00D94FF6">
        <w:rPr>
          <w:rFonts w:ascii="Intel Clear" w:hAnsi="Intel Clear" w:cs="Intel Clear"/>
        </w:rPr>
        <w:t xml:space="preserve">he IP is expected to handle </w:t>
      </w:r>
      <w:r w:rsidR="007A6CE1" w:rsidRPr="00D94FF6">
        <w:rPr>
          <w:rFonts w:ascii="Intel Clear" w:hAnsi="Intel Clear" w:cs="Intel Clear"/>
        </w:rPr>
        <w:t xml:space="preserve">this requirement/s itself. </w:t>
      </w:r>
      <w:r w:rsidR="006F3905" w:rsidRPr="00D94FF6">
        <w:rPr>
          <w:rFonts w:ascii="Intel Clear" w:hAnsi="Intel Clear" w:cs="Intel Clear"/>
        </w:rPr>
        <w:t xml:space="preserve">Fuse pull related reset sequencing requirements for IP-Inaccessible PG Exit flows are handled by PMC (refer to Chassis Reset Arch HAS for details). </w:t>
      </w:r>
    </w:p>
    <w:p w14:paraId="029003AB" w14:textId="77777777" w:rsidR="0064331D" w:rsidRPr="00D94FF6" w:rsidRDefault="0064331D" w:rsidP="0064331D">
      <w:pPr>
        <w:rPr>
          <w:rFonts w:ascii="Intel Clear" w:hAnsi="Intel Clear" w:cs="Intel Clear"/>
          <w:u w:val="single"/>
          <w:lang w:bidi="ar-SA"/>
        </w:rPr>
      </w:pPr>
    </w:p>
    <w:p w14:paraId="69E9613B" w14:textId="77777777" w:rsidR="00967390" w:rsidRPr="00D94FF6" w:rsidRDefault="00967390" w:rsidP="009A2A89">
      <w:pPr>
        <w:pStyle w:val="Heading4"/>
        <w:rPr>
          <w:rFonts w:ascii="Intel Clear" w:hAnsi="Intel Clear" w:cs="Intel Clear"/>
        </w:rPr>
      </w:pPr>
      <w:r w:rsidRPr="00D94FF6">
        <w:rPr>
          <w:rFonts w:ascii="Intel Clear" w:hAnsi="Intel Clear" w:cs="Intel Clear"/>
        </w:rPr>
        <w:t>Gating/Ungating the PGCB Clock</w:t>
      </w:r>
    </w:p>
    <w:p w14:paraId="3943F16C" w14:textId="77777777" w:rsidR="00967390" w:rsidRPr="00D94FF6" w:rsidRDefault="00967390" w:rsidP="00967390">
      <w:pPr>
        <w:rPr>
          <w:rFonts w:ascii="Intel Clear" w:hAnsi="Intel Clear" w:cs="Intel Clear"/>
        </w:rPr>
      </w:pPr>
      <w:r w:rsidRPr="00D94FF6">
        <w:rPr>
          <w:rFonts w:ascii="Intel Clear" w:hAnsi="Intel Clear" w:cs="Intel Clear"/>
        </w:rPr>
        <w:t xml:space="preserve">The IP is responsible for ensuring the PGCB clock is ungated whenever it changes the state of the </w:t>
      </w:r>
      <w:r w:rsidR="007753E7" w:rsidRPr="00D94FF6">
        <w:rPr>
          <w:rFonts w:ascii="Intel Clear" w:hAnsi="Intel Clear" w:cs="Intel Clear"/>
        </w:rPr>
        <w:t>“</w:t>
      </w:r>
      <w:r w:rsidRPr="00D94FF6">
        <w:rPr>
          <w:rFonts w:ascii="Intel Clear" w:hAnsi="Intel Clear" w:cs="Intel Clear"/>
        </w:rPr>
        <w:t>pg_rdy_req_b</w:t>
      </w:r>
      <w:r w:rsidR="007753E7" w:rsidRPr="00D94FF6">
        <w:rPr>
          <w:rFonts w:ascii="Intel Clear" w:hAnsi="Intel Clear" w:cs="Intel Clear"/>
        </w:rPr>
        <w:t>”</w:t>
      </w:r>
      <w:r w:rsidRPr="00D94FF6">
        <w:rPr>
          <w:rFonts w:ascii="Intel Clear" w:hAnsi="Intel Clear" w:cs="Intel Clear"/>
        </w:rPr>
        <w:t xml:space="preserve"> signal and the </w:t>
      </w:r>
      <w:r w:rsidR="00B93540" w:rsidRPr="00D94FF6">
        <w:rPr>
          <w:rFonts w:ascii="Intel Clear" w:hAnsi="Intel Clear" w:cs="Intel Clear"/>
        </w:rPr>
        <w:t xml:space="preserve">PGCB </w:t>
      </w:r>
      <w:r w:rsidRPr="00D94FF6">
        <w:rPr>
          <w:rFonts w:ascii="Intel Clear" w:hAnsi="Intel Clear" w:cs="Intel Clear"/>
        </w:rPr>
        <w:t xml:space="preserve">clock should remain ungated until the next assertion of </w:t>
      </w:r>
      <w:r w:rsidR="007753E7" w:rsidRPr="00D94FF6">
        <w:rPr>
          <w:rFonts w:ascii="Intel Clear" w:hAnsi="Intel Clear" w:cs="Intel Clear"/>
        </w:rPr>
        <w:t>“</w:t>
      </w:r>
      <w:r w:rsidRPr="00D94FF6">
        <w:rPr>
          <w:rFonts w:ascii="Intel Clear" w:hAnsi="Intel Clear" w:cs="Intel Clear"/>
        </w:rPr>
        <w:t>pgcb_idle</w:t>
      </w:r>
      <w:r w:rsidR="007753E7" w:rsidRPr="00D94FF6">
        <w:rPr>
          <w:rFonts w:ascii="Intel Clear" w:hAnsi="Intel Clear" w:cs="Intel Clear"/>
        </w:rPr>
        <w:t>”</w:t>
      </w:r>
      <w:r w:rsidRPr="00D94FF6">
        <w:rPr>
          <w:rFonts w:ascii="Intel Clear" w:hAnsi="Intel Clear" w:cs="Intel Clear"/>
        </w:rPr>
        <w:t>.</w:t>
      </w:r>
    </w:p>
    <w:p w14:paraId="7E9196AB" w14:textId="77777777" w:rsidR="00E536A9" w:rsidRPr="00D94FF6" w:rsidRDefault="00E536A9" w:rsidP="00967390">
      <w:pPr>
        <w:rPr>
          <w:rFonts w:ascii="Intel Clear" w:hAnsi="Intel Clear" w:cs="Intel Clear"/>
        </w:rPr>
      </w:pPr>
    </w:p>
    <w:p w14:paraId="324E278A" w14:textId="77777777" w:rsidR="00E536A9" w:rsidRPr="00D94FF6" w:rsidRDefault="00E536A9" w:rsidP="00967390">
      <w:pPr>
        <w:rPr>
          <w:rFonts w:ascii="Intel Clear" w:hAnsi="Intel Clear" w:cs="Intel Clear"/>
        </w:rPr>
      </w:pPr>
      <w:r w:rsidRPr="00D94FF6">
        <w:rPr>
          <w:rFonts w:ascii="Intel Clear" w:hAnsi="Intel Clear" w:cs="Intel Clear"/>
        </w:rPr>
        <w:t xml:space="preserve">If the IP desires to gate the PGCB clock, it may do so </w:t>
      </w:r>
      <w:r w:rsidR="007753E7" w:rsidRPr="00D94FF6">
        <w:rPr>
          <w:rFonts w:ascii="Intel Clear" w:hAnsi="Intel Clear" w:cs="Intel Clear"/>
        </w:rPr>
        <w:t xml:space="preserve">only </w:t>
      </w:r>
      <w:r w:rsidRPr="00D94FF6">
        <w:rPr>
          <w:rFonts w:ascii="Intel Clear" w:hAnsi="Intel Clear" w:cs="Intel Clear"/>
        </w:rPr>
        <w:t xml:space="preserve">when the </w:t>
      </w:r>
      <w:r w:rsidR="007753E7" w:rsidRPr="00D94FF6">
        <w:rPr>
          <w:rFonts w:ascii="Intel Clear" w:hAnsi="Intel Clear" w:cs="Intel Clear"/>
        </w:rPr>
        <w:t>“pgcb_</w:t>
      </w:r>
      <w:r w:rsidRPr="00D94FF6">
        <w:rPr>
          <w:rFonts w:ascii="Intel Clear" w:hAnsi="Intel Clear" w:cs="Intel Clear"/>
        </w:rPr>
        <w:t>idle</w:t>
      </w:r>
      <w:r w:rsidR="007753E7" w:rsidRPr="00D94FF6">
        <w:rPr>
          <w:rFonts w:ascii="Intel Clear" w:hAnsi="Intel Clear" w:cs="Intel Clear"/>
        </w:rPr>
        <w:t>”</w:t>
      </w:r>
      <w:r w:rsidRPr="00D94FF6">
        <w:rPr>
          <w:rFonts w:ascii="Intel Clear" w:hAnsi="Intel Clear" w:cs="Intel Clear"/>
        </w:rPr>
        <w:t xml:space="preserve"> signal </w:t>
      </w:r>
      <w:r w:rsidR="007753E7" w:rsidRPr="00D94FF6">
        <w:rPr>
          <w:rFonts w:ascii="Intel Clear" w:hAnsi="Intel Clear" w:cs="Intel Clear"/>
        </w:rPr>
        <w:t>is</w:t>
      </w:r>
      <w:r w:rsidRPr="00D94FF6">
        <w:rPr>
          <w:rFonts w:ascii="Intel Clear" w:hAnsi="Intel Clear" w:cs="Intel Clear"/>
        </w:rPr>
        <w:t xml:space="preserve"> asserted and there is no request to change the PG state of the IP.</w:t>
      </w:r>
    </w:p>
    <w:p w14:paraId="7B4FB810" w14:textId="77777777" w:rsidR="00B7618C" w:rsidRPr="00D94FF6" w:rsidRDefault="00B7618C" w:rsidP="00967390">
      <w:pPr>
        <w:rPr>
          <w:rFonts w:ascii="Intel Clear" w:hAnsi="Intel Clear" w:cs="Intel Clear"/>
        </w:rPr>
      </w:pPr>
    </w:p>
    <w:p w14:paraId="3C554356" w14:textId="77777777" w:rsidR="00B7618C" w:rsidRPr="00D94FF6" w:rsidRDefault="00B7618C" w:rsidP="00B7618C">
      <w:pPr>
        <w:pStyle w:val="Heading4"/>
        <w:rPr>
          <w:rFonts w:ascii="Intel Clear" w:hAnsi="Intel Clear" w:cs="Intel Clear"/>
        </w:rPr>
      </w:pPr>
      <w:r w:rsidRPr="00D94FF6">
        <w:rPr>
          <w:rFonts w:ascii="Intel Clear" w:hAnsi="Intel Clear" w:cs="Intel Clear"/>
        </w:rPr>
        <w:t>IP Requirements for Restore Phase</w:t>
      </w:r>
    </w:p>
    <w:p w14:paraId="2E050818" w14:textId="77777777" w:rsidR="00E555E1" w:rsidRPr="00D94FF6" w:rsidRDefault="00B7618C" w:rsidP="00B7618C">
      <w:pPr>
        <w:rPr>
          <w:rFonts w:ascii="Intel Clear" w:hAnsi="Intel Clear" w:cs="Intel Clear"/>
        </w:rPr>
      </w:pPr>
      <w:r w:rsidRPr="00D94FF6">
        <w:rPr>
          <w:rFonts w:ascii="Intel Clear" w:hAnsi="Intel Clear" w:cs="Intel Clear"/>
        </w:rPr>
        <w:t>The PGCB provides a dedicated signal “pgcb_restore” to indicate to the IP block when the restore phase needs to be initiated or ended. During the restore phase, the PMC (or some other platform agent) intends to write to the IP configuration registers to restore the IP state to what it was before power-gated state was entered</w:t>
      </w:r>
      <w:r w:rsidR="00E555E1" w:rsidRPr="00D94FF6">
        <w:rPr>
          <w:rFonts w:ascii="Intel Clear" w:hAnsi="Intel Clear" w:cs="Intel Clear"/>
        </w:rPr>
        <w:t xml:space="preserve"> (refer to Chassis PG HAS for details on restore flow)</w:t>
      </w:r>
      <w:r w:rsidRPr="00D94FF6">
        <w:rPr>
          <w:rFonts w:ascii="Intel Clear" w:hAnsi="Intel Clear" w:cs="Intel Clear"/>
        </w:rPr>
        <w:t xml:space="preserve">. </w:t>
      </w:r>
    </w:p>
    <w:p w14:paraId="12144FFF" w14:textId="77777777" w:rsidR="00E555E1" w:rsidRPr="00D94FF6" w:rsidRDefault="00E555E1" w:rsidP="00B7618C">
      <w:pPr>
        <w:rPr>
          <w:rFonts w:ascii="Intel Clear" w:hAnsi="Intel Clear" w:cs="Intel Clear"/>
        </w:rPr>
      </w:pPr>
    </w:p>
    <w:p w14:paraId="304DA3DB" w14:textId="77777777" w:rsidR="00FE6B46" w:rsidRPr="00D94FF6" w:rsidRDefault="00B7618C" w:rsidP="00B7618C">
      <w:pPr>
        <w:rPr>
          <w:rFonts w:ascii="Intel Clear" w:hAnsi="Intel Clear" w:cs="Intel Clear"/>
        </w:rPr>
      </w:pPr>
      <w:r w:rsidRPr="00D94FF6">
        <w:rPr>
          <w:rFonts w:ascii="Intel Clear" w:hAnsi="Intel Clear" w:cs="Intel Clear"/>
        </w:rPr>
        <w:t xml:space="preserve">The various PG exit flow waveforms provide detailed sequence of signals </w:t>
      </w:r>
      <w:r w:rsidR="00217624" w:rsidRPr="00D94FF6">
        <w:rPr>
          <w:rFonts w:ascii="Intel Clear" w:hAnsi="Intel Clear" w:cs="Intel Clear"/>
        </w:rPr>
        <w:t xml:space="preserve">applicable to the restore phase. </w:t>
      </w:r>
      <w:r w:rsidR="006F7CC9" w:rsidRPr="00D94FF6">
        <w:rPr>
          <w:rFonts w:ascii="Intel Clear" w:hAnsi="Intel Clear" w:cs="Intel Clear"/>
        </w:rPr>
        <w:t xml:space="preserve">The restore phase is required to be started when PGCB asserts the “pgcb_restore” signal. At this point, the IP needs to bring the PGD out of </w:t>
      </w:r>
      <w:r w:rsidR="00FE6B46" w:rsidRPr="00D94FF6">
        <w:rPr>
          <w:rFonts w:ascii="Intel Clear" w:hAnsi="Intel Clear" w:cs="Intel Clear"/>
        </w:rPr>
        <w:t>“</w:t>
      </w:r>
      <w:r w:rsidR="006F7CC9" w:rsidRPr="00D94FF6">
        <w:rPr>
          <w:rFonts w:ascii="Intel Clear" w:hAnsi="Intel Clear" w:cs="Intel Clear"/>
        </w:rPr>
        <w:t>power-gate ready</w:t>
      </w:r>
      <w:r w:rsidR="00FE6B46" w:rsidRPr="00D94FF6">
        <w:rPr>
          <w:rFonts w:ascii="Intel Clear" w:hAnsi="Intel Clear" w:cs="Intel Clear"/>
        </w:rPr>
        <w:t>”</w:t>
      </w:r>
      <w:r w:rsidR="006F7CC9" w:rsidRPr="00D94FF6">
        <w:rPr>
          <w:rFonts w:ascii="Intel Clear" w:hAnsi="Intel Clear" w:cs="Intel Clear"/>
        </w:rPr>
        <w:t xml:space="preserve"> state back to active state by ungating clocks to the PGD, and unlocking ISMs (if applicable). However, the IP block is required to keep the boundary locked for other interfaces (refer to CDC Integration Guide for details on boundary lock function). </w:t>
      </w:r>
      <w:r w:rsidR="004040E4" w:rsidRPr="00D94FF6">
        <w:rPr>
          <w:rFonts w:ascii="Intel Clear" w:hAnsi="Intel Clear" w:cs="Intel Clear"/>
        </w:rPr>
        <w:t>Note that in the normal PG exit flow, the IP block is required keeps its clocks gated</w:t>
      </w:r>
      <w:r w:rsidR="0026479F" w:rsidRPr="00D94FF6">
        <w:rPr>
          <w:rFonts w:ascii="Intel Clear" w:hAnsi="Intel Clear" w:cs="Intel Clear"/>
        </w:rPr>
        <w:t xml:space="preserve"> until the de-assertion of “pgcb_pwrgate_active”. However, </w:t>
      </w:r>
      <w:r w:rsidR="000C10B2" w:rsidRPr="00D94FF6">
        <w:rPr>
          <w:rFonts w:ascii="Intel Clear" w:hAnsi="Intel Clear" w:cs="Intel Clear"/>
        </w:rPr>
        <w:t xml:space="preserve">when </w:t>
      </w:r>
      <w:r w:rsidR="0026479F" w:rsidRPr="00D94FF6">
        <w:rPr>
          <w:rFonts w:ascii="Intel Clear" w:hAnsi="Intel Clear" w:cs="Intel Clear"/>
        </w:rPr>
        <w:t xml:space="preserve">the “pgcb_restore” signal is asserted, the IP block is required to </w:t>
      </w:r>
      <w:r w:rsidR="00F453A7" w:rsidRPr="00D94FF6">
        <w:rPr>
          <w:rFonts w:ascii="Intel Clear" w:hAnsi="Intel Clear" w:cs="Intel Clear"/>
        </w:rPr>
        <w:t>honor that signal at a higher priority than “pgcb_pwrgate_active” and ungate its clocks and unlock its ISMs</w:t>
      </w:r>
      <w:r w:rsidR="000C10B2" w:rsidRPr="00D94FF6">
        <w:rPr>
          <w:rFonts w:ascii="Intel Clear" w:hAnsi="Intel Clear" w:cs="Intel Clear"/>
        </w:rPr>
        <w:t xml:space="preserve"> (but keep the boundary locked for other interfaces)</w:t>
      </w:r>
      <w:r w:rsidR="00F453A7" w:rsidRPr="00D94FF6">
        <w:rPr>
          <w:rFonts w:ascii="Intel Clear" w:hAnsi="Intel Clear" w:cs="Intel Clear"/>
        </w:rPr>
        <w:t xml:space="preserve">. </w:t>
      </w:r>
      <w:r w:rsidR="004040E4" w:rsidRPr="00D94FF6">
        <w:rPr>
          <w:rFonts w:ascii="Intel Clear" w:hAnsi="Intel Clear" w:cs="Intel Clear"/>
        </w:rPr>
        <w:t xml:space="preserve"> </w:t>
      </w:r>
    </w:p>
    <w:p w14:paraId="2D93E792" w14:textId="77777777" w:rsidR="00FE6B46" w:rsidRPr="00D94FF6" w:rsidRDefault="00FE6B46" w:rsidP="00B7618C">
      <w:pPr>
        <w:rPr>
          <w:rFonts w:ascii="Intel Clear" w:hAnsi="Intel Clear" w:cs="Intel Clear"/>
        </w:rPr>
      </w:pPr>
    </w:p>
    <w:p w14:paraId="1E278BCE" w14:textId="77777777" w:rsidR="00B7618C" w:rsidRPr="00D94FF6" w:rsidRDefault="006F7CC9" w:rsidP="00B7618C">
      <w:pPr>
        <w:rPr>
          <w:rFonts w:ascii="Intel Clear" w:hAnsi="Intel Clear" w:cs="Intel Clear"/>
        </w:rPr>
      </w:pPr>
      <w:r w:rsidRPr="00D94FF6">
        <w:rPr>
          <w:rFonts w:ascii="Intel Clear" w:hAnsi="Intel Clear" w:cs="Intel Clear"/>
        </w:rPr>
        <w:t>During the restore phase, the PGCB asserts another signal “pgcb_restore_force_req_rw”</w:t>
      </w:r>
      <w:r w:rsidR="00F1488E" w:rsidRPr="00D94FF6">
        <w:rPr>
          <w:rFonts w:ascii="Intel Clear" w:hAnsi="Intel Clear" w:cs="Intel Clear"/>
        </w:rPr>
        <w:t>. This signal</w:t>
      </w:r>
      <w:r w:rsidR="00E555E1" w:rsidRPr="00D94FF6">
        <w:rPr>
          <w:rFonts w:ascii="Intel Clear" w:hAnsi="Intel Clear" w:cs="Intel Clear"/>
        </w:rPr>
        <w:t xml:space="preserve"> is intended to cause all configuration registers to be RW for PMC accesses. Once the PMC completes restore phase accesses, it de-asserts the “pmc_ip_restore_b” signal – on which indication, the PGCB de-asserts the </w:t>
      </w:r>
      <w:r w:rsidR="00E555E1" w:rsidRPr="00D94FF6">
        <w:rPr>
          <w:rFonts w:ascii="Intel Clear" w:hAnsi="Intel Clear" w:cs="Intel Clear"/>
        </w:rPr>
        <w:lastRenderedPageBreak/>
        <w:t xml:space="preserve">“pgcb_restore” signal to the IP block. </w:t>
      </w:r>
      <w:r w:rsidR="003B0AC6" w:rsidRPr="00D94FF6">
        <w:rPr>
          <w:rFonts w:ascii="Intel Clear" w:hAnsi="Intel Clear" w:cs="Intel Clear"/>
        </w:rPr>
        <w:t>T</w:t>
      </w:r>
      <w:r w:rsidR="00E555E1" w:rsidRPr="00D94FF6">
        <w:rPr>
          <w:rFonts w:ascii="Intel Clear" w:hAnsi="Intel Clear" w:cs="Intel Clear"/>
        </w:rPr>
        <w:t xml:space="preserve">he PGCB next de-asserts the </w:t>
      </w:r>
      <w:r w:rsidR="003B0AC6" w:rsidRPr="00D94FF6">
        <w:rPr>
          <w:rFonts w:ascii="Intel Clear" w:hAnsi="Intel Clear" w:cs="Intel Clear"/>
        </w:rPr>
        <w:t>“</w:t>
      </w:r>
      <w:r w:rsidR="00E555E1" w:rsidRPr="00D94FF6">
        <w:rPr>
          <w:rFonts w:ascii="Intel Clear" w:hAnsi="Intel Clear" w:cs="Intel Clear"/>
        </w:rPr>
        <w:t>pgcb_pwrgate_active”</w:t>
      </w:r>
      <w:r w:rsidR="003B0AC6" w:rsidRPr="00D94FF6">
        <w:rPr>
          <w:rFonts w:ascii="Intel Clear" w:hAnsi="Intel Clear" w:cs="Intel Clear"/>
        </w:rPr>
        <w:t xml:space="preserve">, this is when the IP must unlock its boundaries.  </w:t>
      </w:r>
      <w:r w:rsidR="00F1488E" w:rsidRPr="00D94FF6">
        <w:rPr>
          <w:rFonts w:ascii="Intel Clear" w:hAnsi="Intel Clear" w:cs="Intel Clear"/>
        </w:rPr>
        <w:t xml:space="preserve"> </w:t>
      </w:r>
    </w:p>
    <w:p w14:paraId="6E2B276A" w14:textId="77777777" w:rsidR="00B7618C" w:rsidRPr="00D94FF6" w:rsidRDefault="00B7618C" w:rsidP="00B7618C">
      <w:pPr>
        <w:rPr>
          <w:rFonts w:ascii="Intel Clear" w:hAnsi="Intel Clear" w:cs="Intel Clear"/>
        </w:rPr>
      </w:pPr>
    </w:p>
    <w:p w14:paraId="0893F596" w14:textId="77777777" w:rsidR="006A148E" w:rsidRPr="00D94FF6" w:rsidRDefault="006A148E" w:rsidP="006A148E">
      <w:pPr>
        <w:pStyle w:val="Heading4"/>
        <w:rPr>
          <w:rFonts w:ascii="Intel Clear" w:hAnsi="Intel Clear" w:cs="Intel Clear"/>
        </w:rPr>
      </w:pPr>
      <w:r w:rsidRPr="00D94FF6">
        <w:rPr>
          <w:rFonts w:ascii="Intel Clear" w:hAnsi="Intel Clear" w:cs="Intel Clear"/>
        </w:rPr>
        <w:t>PMC Requirement for Restore Phase</w:t>
      </w:r>
    </w:p>
    <w:p w14:paraId="2F413A82" w14:textId="77777777" w:rsidR="00545B9D" w:rsidRPr="00D94FF6" w:rsidRDefault="00A35845" w:rsidP="00B7618C">
      <w:pPr>
        <w:rPr>
          <w:rFonts w:ascii="Intel Clear" w:hAnsi="Intel Clear" w:cs="Intel Clear"/>
        </w:rPr>
      </w:pPr>
      <w:r w:rsidRPr="00D94FF6">
        <w:rPr>
          <w:rFonts w:ascii="Intel Clear" w:hAnsi="Intel Clear" w:cs="Intel Clear"/>
        </w:rPr>
        <w:t>It is to be noted that as per current Chassis PG HAS definition of the restore flow, there is some delay between the time that the PMC de-asserts the “pmc_pgcb_restore_b” signal to the IP, and the time that the IP block detects that the PGCB has de-asserted the “pgcb_restore” signal. This delay includes the time for the PGCB to synchronize the rising edge of the PMC signal, and then respond to this change (typically 3 cycles of the PGCB clock). Therefore it is required that PMC wait for some time before open up the path for external agents (including CPU) to access the IP blocks after the PMC restore signal has been de-asserted</w:t>
      </w:r>
      <w:r w:rsidR="00545B9D" w:rsidRPr="00D94FF6">
        <w:rPr>
          <w:rFonts w:ascii="Intel Clear" w:hAnsi="Intel Clear" w:cs="Intel Clear"/>
        </w:rPr>
        <w:t xml:space="preserve"> (where the</w:t>
      </w:r>
      <w:r w:rsidRPr="00D94FF6">
        <w:rPr>
          <w:rFonts w:ascii="Intel Clear" w:hAnsi="Intel Clear" w:cs="Intel Clear"/>
        </w:rPr>
        <w:t xml:space="preserve"> timer value is SOC-specific</w:t>
      </w:r>
      <w:r w:rsidR="00545B9D" w:rsidRPr="00D94FF6">
        <w:rPr>
          <w:rFonts w:ascii="Intel Clear" w:hAnsi="Intel Clear" w:cs="Intel Clear"/>
        </w:rPr>
        <w:t>)</w:t>
      </w:r>
      <w:r w:rsidRPr="00D94FF6">
        <w:rPr>
          <w:rFonts w:ascii="Intel Clear" w:hAnsi="Intel Clear" w:cs="Intel Clear"/>
        </w:rPr>
        <w:t>.</w:t>
      </w:r>
    </w:p>
    <w:p w14:paraId="746E5DD9" w14:textId="77777777" w:rsidR="00545B9D" w:rsidRPr="00D94FF6" w:rsidRDefault="00545B9D" w:rsidP="00B7618C">
      <w:pPr>
        <w:rPr>
          <w:rFonts w:ascii="Intel Clear" w:hAnsi="Intel Clear" w:cs="Intel Clear"/>
        </w:rPr>
      </w:pPr>
    </w:p>
    <w:p w14:paraId="491338C1" w14:textId="77777777" w:rsidR="00A35845" w:rsidRPr="00D94FF6" w:rsidRDefault="00545B9D" w:rsidP="00B7618C">
      <w:pPr>
        <w:rPr>
          <w:rFonts w:ascii="Intel Clear" w:hAnsi="Intel Clear" w:cs="Intel Clear"/>
        </w:rPr>
      </w:pPr>
      <w:r w:rsidRPr="00D94FF6">
        <w:rPr>
          <w:rFonts w:ascii="Intel Clear" w:hAnsi="Intel Clear" w:cs="Intel Clear"/>
        </w:rPr>
        <w:t xml:space="preserve">In case PMC opens up the path for other agents in the platform to access the IP blocks immediately after de-assertion of the PMC restore signal (“pmc_pgcb_restore_b”), it is possible that the IP block’s registers may still be in the forced RW mode – and this may present a security issue. Hence the recommendation for at least having a timer-based delay to allow all IP blocks to revert to normal register attributes before </w:t>
      </w:r>
      <w:r w:rsidR="001561D5" w:rsidRPr="00D94FF6">
        <w:rPr>
          <w:rFonts w:ascii="Intel Clear" w:hAnsi="Intel Clear" w:cs="Intel Clear"/>
        </w:rPr>
        <w:t xml:space="preserve">PMC opens </w:t>
      </w:r>
      <w:r w:rsidRPr="00D94FF6">
        <w:rPr>
          <w:rFonts w:ascii="Intel Clear" w:hAnsi="Intel Clear" w:cs="Intel Clear"/>
        </w:rPr>
        <w:t>up the path for external accesses in the platform.</w:t>
      </w:r>
      <w:r w:rsidR="00A35845" w:rsidRPr="00D94FF6">
        <w:rPr>
          <w:rFonts w:ascii="Intel Clear" w:hAnsi="Intel Clear" w:cs="Intel Clear"/>
        </w:rPr>
        <w:t xml:space="preserve">   </w:t>
      </w:r>
    </w:p>
    <w:p w14:paraId="017525C0" w14:textId="77777777" w:rsidR="006A148E" w:rsidRPr="00D94FF6" w:rsidRDefault="006A148E" w:rsidP="00B7618C">
      <w:pPr>
        <w:rPr>
          <w:rFonts w:ascii="Intel Clear" w:hAnsi="Intel Clear" w:cs="Intel Clear"/>
        </w:rPr>
      </w:pPr>
    </w:p>
    <w:p w14:paraId="0635DDDE" w14:textId="77777777" w:rsidR="00545B9D" w:rsidRPr="00D94FF6" w:rsidRDefault="00545B9D" w:rsidP="00B7618C">
      <w:pPr>
        <w:rPr>
          <w:rFonts w:ascii="Intel Clear" w:hAnsi="Intel Clear" w:cs="Intel Clear"/>
        </w:rPr>
      </w:pPr>
    </w:p>
    <w:p w14:paraId="5B8D3A15" w14:textId="77777777" w:rsidR="006A148E" w:rsidRPr="00D94FF6" w:rsidRDefault="006A148E" w:rsidP="00B7618C">
      <w:pPr>
        <w:rPr>
          <w:rFonts w:ascii="Intel Clear" w:hAnsi="Intel Clear" w:cs="Intel Clear"/>
        </w:rPr>
      </w:pPr>
    </w:p>
    <w:p w14:paraId="53FA11F3" w14:textId="77777777" w:rsidR="00F111BD" w:rsidRPr="00D94FF6" w:rsidRDefault="00F111BD" w:rsidP="00104479">
      <w:pPr>
        <w:pStyle w:val="Heading3"/>
        <w:rPr>
          <w:rFonts w:ascii="Intel Clear" w:hAnsi="Intel Clear" w:cs="Intel Clear"/>
        </w:rPr>
      </w:pPr>
      <w:r w:rsidRPr="00D94FF6">
        <w:rPr>
          <w:rFonts w:ascii="Intel Clear" w:hAnsi="Intel Clear" w:cs="Intel Clear"/>
        </w:rPr>
        <w:t>Recommendations</w:t>
      </w:r>
    </w:p>
    <w:p w14:paraId="3B8F7B75" w14:textId="77777777" w:rsidR="00967390" w:rsidRPr="00D94FF6" w:rsidRDefault="00967390" w:rsidP="009A2A89">
      <w:pPr>
        <w:pStyle w:val="Heading4"/>
        <w:rPr>
          <w:rFonts w:ascii="Intel Clear" w:hAnsi="Intel Clear" w:cs="Intel Clear"/>
        </w:rPr>
      </w:pPr>
      <w:r w:rsidRPr="00D94FF6">
        <w:rPr>
          <w:rFonts w:ascii="Intel Clear" w:hAnsi="Intel Clear" w:cs="Intel Clear"/>
        </w:rPr>
        <w:t>PGCB Clock</w:t>
      </w:r>
    </w:p>
    <w:p w14:paraId="0A800BBA" w14:textId="77777777" w:rsidR="006C683B" w:rsidRPr="00D94FF6" w:rsidRDefault="006C683B" w:rsidP="00967390">
      <w:pPr>
        <w:rPr>
          <w:rFonts w:ascii="Intel Clear" w:hAnsi="Intel Clear" w:cs="Intel Clear"/>
        </w:rPr>
      </w:pPr>
    </w:p>
    <w:p w14:paraId="6D4E9856" w14:textId="77777777" w:rsidR="006C683B" w:rsidRPr="00D94FF6" w:rsidRDefault="0031030F" w:rsidP="00A528E2">
      <w:pPr>
        <w:pStyle w:val="NormalWeb"/>
        <w:spacing w:before="0" w:beforeAutospacing="0" w:after="0" w:afterAutospacing="0"/>
        <w:rPr>
          <w:rFonts w:ascii="Intel Clear" w:hAnsi="Intel Clear" w:cs="Intel Clear"/>
          <w:sz w:val="20"/>
        </w:rPr>
      </w:pPr>
      <w:r w:rsidRPr="00D94FF6">
        <w:rPr>
          <w:rFonts w:ascii="Intel Clear" w:hAnsi="Intel Clear" w:cs="Intel Clear"/>
          <w:sz w:val="20"/>
          <w:szCs w:val="20"/>
        </w:rPr>
        <w:t xml:space="preserve">The PGCB supports clock gating on the pgcb_clk by providing an idle indication through the “pgcb_idle” signal. PGCB design assumes that the IP </w:t>
      </w:r>
      <w:r w:rsidR="006C683B" w:rsidRPr="00D94FF6">
        <w:rPr>
          <w:rFonts w:ascii="Intel Clear" w:hAnsi="Intel Clear" w:cs="Intel Clear"/>
          <w:sz w:val="20"/>
          <w:szCs w:val="20"/>
        </w:rPr>
        <w:t xml:space="preserve">logic that is requesting the PGCB to start a PG exit/entry transition </w:t>
      </w:r>
      <w:r w:rsidRPr="00D94FF6">
        <w:rPr>
          <w:rFonts w:ascii="Intel Clear" w:hAnsi="Intel Clear" w:cs="Intel Clear"/>
          <w:sz w:val="20"/>
          <w:szCs w:val="20"/>
        </w:rPr>
        <w:t>is responsible for un</w:t>
      </w:r>
      <w:r w:rsidR="006C683B" w:rsidRPr="00D94FF6">
        <w:rPr>
          <w:rFonts w:ascii="Intel Clear" w:hAnsi="Intel Clear" w:cs="Intel Clear"/>
          <w:sz w:val="20"/>
          <w:szCs w:val="20"/>
        </w:rPr>
        <w:t xml:space="preserve">gating and/or waking up the </w:t>
      </w:r>
      <w:r w:rsidRPr="00D94FF6">
        <w:rPr>
          <w:rFonts w:ascii="Intel Clear" w:hAnsi="Intel Clear" w:cs="Intel Clear"/>
          <w:sz w:val="20"/>
          <w:szCs w:val="20"/>
        </w:rPr>
        <w:t xml:space="preserve">pgcb_clk (if it is not running). When the </w:t>
      </w:r>
      <w:r w:rsidR="006C683B" w:rsidRPr="00D94FF6">
        <w:rPr>
          <w:rFonts w:ascii="Intel Clear" w:hAnsi="Intel Clear" w:cs="Intel Clear"/>
          <w:sz w:val="20"/>
          <w:szCs w:val="20"/>
        </w:rPr>
        <w:t>PGCB is done with its processing, it indicates its readiness for clock to be gated/shut off by asserting</w:t>
      </w:r>
      <w:r w:rsidRPr="00D94FF6">
        <w:rPr>
          <w:rFonts w:ascii="Intel Clear" w:hAnsi="Intel Clear" w:cs="Intel Clear"/>
          <w:sz w:val="20"/>
          <w:szCs w:val="20"/>
        </w:rPr>
        <w:t xml:space="preserve"> the</w:t>
      </w:r>
      <w:r w:rsidR="006C683B" w:rsidRPr="00D94FF6">
        <w:rPr>
          <w:rFonts w:ascii="Intel Clear" w:hAnsi="Intel Clear" w:cs="Intel Clear"/>
          <w:sz w:val="20"/>
          <w:szCs w:val="20"/>
        </w:rPr>
        <w:t xml:space="preserve"> idle signal. </w:t>
      </w:r>
      <w:r w:rsidR="00C86254" w:rsidRPr="00D94FF6">
        <w:rPr>
          <w:rFonts w:ascii="Intel Clear" w:hAnsi="Intel Clear" w:cs="Intel Clear"/>
          <w:sz w:val="20"/>
          <w:szCs w:val="20"/>
        </w:rPr>
        <w:t>Please refer to waveforms for various PG entry/exit flows to comprehend the behavior of “pgcb_idle” signal.</w:t>
      </w:r>
      <w:r w:rsidR="00C86254" w:rsidRPr="00D94FF6">
        <w:rPr>
          <w:rFonts w:ascii="Intel Clear" w:hAnsi="Intel Clear" w:cs="Intel Clear"/>
          <w:sz w:val="20"/>
        </w:rPr>
        <w:t xml:space="preserve"> </w:t>
      </w:r>
    </w:p>
    <w:p w14:paraId="7B371D2A" w14:textId="77777777" w:rsidR="00A02ECA" w:rsidRPr="00D94FF6" w:rsidRDefault="00A02ECA" w:rsidP="00A528E2">
      <w:pPr>
        <w:pStyle w:val="NormalWeb"/>
        <w:spacing w:before="0" w:beforeAutospacing="0" w:after="0" w:afterAutospacing="0"/>
        <w:rPr>
          <w:rFonts w:ascii="Intel Clear" w:hAnsi="Intel Clear" w:cs="Intel Clear"/>
          <w:sz w:val="20"/>
        </w:rPr>
      </w:pPr>
    </w:p>
    <w:p w14:paraId="0C66D344" w14:textId="77777777" w:rsidR="00A02ECA" w:rsidRPr="00D94FF6" w:rsidRDefault="00A02ECA" w:rsidP="00967390">
      <w:pPr>
        <w:rPr>
          <w:rFonts w:ascii="Intel Clear" w:hAnsi="Intel Clear" w:cs="Intel Clear"/>
        </w:rPr>
      </w:pPr>
      <w:r w:rsidRPr="00D94FF6">
        <w:rPr>
          <w:rFonts w:ascii="Intel Clear" w:hAnsi="Intel Clear" w:cs="Intel Clear"/>
        </w:rPr>
        <w:t>Note: Th</w:t>
      </w:r>
      <w:r w:rsidR="00E35C1E" w:rsidRPr="00D94FF6">
        <w:rPr>
          <w:rFonts w:ascii="Intel Clear" w:hAnsi="Intel Clear" w:cs="Intel Clear"/>
        </w:rPr>
        <w:t>ough this is not precluded, th</w:t>
      </w:r>
      <w:r w:rsidRPr="00D94FF6">
        <w:rPr>
          <w:rFonts w:ascii="Intel Clear" w:hAnsi="Intel Clear" w:cs="Intel Clear"/>
        </w:rPr>
        <w:t xml:space="preserve">ere is </w:t>
      </w:r>
      <w:r w:rsidR="009D4290" w:rsidRPr="00D94FF6">
        <w:rPr>
          <w:rFonts w:ascii="Intel Clear" w:hAnsi="Intel Clear" w:cs="Intel Clear"/>
        </w:rPr>
        <w:t xml:space="preserve">no </w:t>
      </w:r>
      <w:r w:rsidR="007753E7" w:rsidRPr="00D94FF6">
        <w:rPr>
          <w:rFonts w:ascii="Intel Clear" w:hAnsi="Intel Clear" w:cs="Intel Clear"/>
        </w:rPr>
        <w:t xml:space="preserve">common recommended method </w:t>
      </w:r>
      <w:r w:rsidRPr="00D94FF6">
        <w:rPr>
          <w:rFonts w:ascii="Intel Clear" w:hAnsi="Intel Clear" w:cs="Intel Clear"/>
        </w:rPr>
        <w:t>for async assertion of clkreq based on a wake event in order to request the clock for the PGCB (</w:t>
      </w:r>
      <w:r w:rsidR="007753E7" w:rsidRPr="00D94FF6">
        <w:rPr>
          <w:rFonts w:ascii="Intel Clear" w:hAnsi="Intel Clear" w:cs="Intel Clear"/>
        </w:rPr>
        <w:t>a</w:t>
      </w:r>
      <w:r w:rsidRPr="00D94FF6">
        <w:rPr>
          <w:rFonts w:ascii="Intel Clear" w:hAnsi="Intel Clear" w:cs="Intel Clear"/>
        </w:rPr>
        <w:t>ssuming the PGCB is not using an always running clock).</w:t>
      </w:r>
    </w:p>
    <w:p w14:paraId="5FC386AE" w14:textId="77777777" w:rsidR="006C683B" w:rsidRPr="00D94FF6" w:rsidRDefault="006C683B" w:rsidP="00967390">
      <w:pPr>
        <w:rPr>
          <w:rFonts w:ascii="Intel Clear" w:hAnsi="Intel Clear" w:cs="Intel Clear"/>
        </w:rPr>
      </w:pPr>
    </w:p>
    <w:p w14:paraId="6B12BD24" w14:textId="77777777" w:rsidR="006C683B" w:rsidRPr="00D94FF6" w:rsidRDefault="006C683B" w:rsidP="00967390">
      <w:pPr>
        <w:rPr>
          <w:rFonts w:ascii="Intel Clear" w:hAnsi="Intel Clear" w:cs="Intel Clear"/>
        </w:rPr>
      </w:pPr>
      <w:r w:rsidRPr="00D94FF6">
        <w:rPr>
          <w:rFonts w:ascii="Intel Clear" w:hAnsi="Intel Clear" w:cs="Intel Clear"/>
        </w:rPr>
        <w:t xml:space="preserve">Note: the PGCB design assumes that the Warm Reset event is short in duration, and therefore, there is no meaningful power impact if the “pgcb_idle” signal is not asserted during this event (pgcb_idle not being asserted prevents the pgcb_clk from being gated during this event). Please refer to Chassis Reset Arch HAS for definition of the Warm Reset event. </w:t>
      </w:r>
    </w:p>
    <w:p w14:paraId="48EEF88D" w14:textId="77777777" w:rsidR="00CE37F4" w:rsidRPr="00D94FF6" w:rsidRDefault="00CE37F4" w:rsidP="009A2A89">
      <w:pPr>
        <w:pStyle w:val="Heading4"/>
        <w:rPr>
          <w:rFonts w:ascii="Intel Clear" w:hAnsi="Intel Clear" w:cs="Intel Clear"/>
        </w:rPr>
      </w:pPr>
      <w:r w:rsidRPr="00D94FF6">
        <w:rPr>
          <w:rFonts w:ascii="Intel Clear" w:hAnsi="Intel Clear" w:cs="Intel Clear"/>
        </w:rPr>
        <w:t>Isolating clkreqs</w:t>
      </w:r>
    </w:p>
    <w:p w14:paraId="75358D2F" w14:textId="77777777" w:rsidR="00F22E68" w:rsidRPr="00D94FF6" w:rsidRDefault="00F22E68" w:rsidP="00104479">
      <w:pPr>
        <w:rPr>
          <w:rFonts w:ascii="Intel Clear" w:hAnsi="Intel Clear" w:cs="Intel Clear"/>
        </w:rPr>
      </w:pPr>
    </w:p>
    <w:p w14:paraId="2EC44281" w14:textId="764A9430" w:rsidR="00F22E68" w:rsidRPr="00D94FF6" w:rsidRDefault="00F22E68" w:rsidP="00104479">
      <w:pPr>
        <w:rPr>
          <w:rFonts w:ascii="Intel Clear" w:hAnsi="Intel Clear" w:cs="Intel Clear"/>
        </w:rPr>
      </w:pPr>
      <w:r w:rsidRPr="00D94FF6">
        <w:rPr>
          <w:rFonts w:ascii="Intel Clear" w:hAnsi="Intel Clear" w:cs="Intel Clear"/>
          <w:b/>
          <w:color w:val="FF0000"/>
        </w:rPr>
        <w:t>Caution</w:t>
      </w:r>
      <w:r w:rsidRPr="00D94FF6">
        <w:rPr>
          <w:rFonts w:ascii="Intel Clear" w:hAnsi="Intel Clear" w:cs="Intel Clear"/>
        </w:rPr>
        <w:t>: using isolation to drive clkreqs is not recommended as the behavior of clkreq will be different when running non-UPF simulations as isolation would not be emulated and the clkreq may not deassert.  The information below is only being kept for reference and should not be used to implement clkreqs.</w:t>
      </w:r>
    </w:p>
    <w:p w14:paraId="45BD574F" w14:textId="77777777" w:rsidR="00F22E68" w:rsidRPr="00D94FF6" w:rsidRDefault="00F22E68" w:rsidP="00104479">
      <w:pPr>
        <w:rPr>
          <w:rFonts w:ascii="Intel Clear" w:hAnsi="Intel Clear" w:cs="Intel Clear"/>
        </w:rPr>
      </w:pPr>
    </w:p>
    <w:p w14:paraId="22764866" w14:textId="77777777" w:rsidR="00F22E68" w:rsidRPr="00D94FF6" w:rsidRDefault="00F22E68" w:rsidP="00104479">
      <w:pPr>
        <w:rPr>
          <w:rFonts w:ascii="Intel Clear" w:hAnsi="Intel Clear" w:cs="Intel Clear"/>
          <w:strike/>
        </w:rPr>
      </w:pPr>
    </w:p>
    <w:p w14:paraId="12C21769" w14:textId="77777777" w:rsidR="00E654A9" w:rsidRPr="00D94FF6" w:rsidRDefault="00E35C1E" w:rsidP="00104479">
      <w:pPr>
        <w:rPr>
          <w:rFonts w:ascii="Intel Clear" w:hAnsi="Intel Clear" w:cs="Intel Clear"/>
          <w:strike/>
        </w:rPr>
      </w:pPr>
      <w:r w:rsidRPr="00D94FF6">
        <w:rPr>
          <w:rFonts w:ascii="Intel Clear" w:hAnsi="Intel Clear" w:cs="Intel Clear"/>
          <w:strike/>
        </w:rPr>
        <w:t>For IP blocks that use the CD</w:t>
      </w:r>
      <w:r w:rsidR="007A65E0" w:rsidRPr="00D94FF6">
        <w:rPr>
          <w:rFonts w:ascii="Intel Clear" w:hAnsi="Intel Clear" w:cs="Intel Clear"/>
          <w:strike/>
        </w:rPr>
        <w:t>C component</w:t>
      </w:r>
      <w:r w:rsidRPr="00D94FF6">
        <w:rPr>
          <w:rFonts w:ascii="Intel Clear" w:hAnsi="Intel Clear" w:cs="Intel Clear"/>
          <w:strike/>
        </w:rPr>
        <w:t xml:space="preserve">, the clkreqs are driven from the AON/Ungated domain. If an </w:t>
      </w:r>
      <w:r w:rsidR="00E654A9" w:rsidRPr="00D94FF6">
        <w:rPr>
          <w:rFonts w:ascii="Intel Clear" w:hAnsi="Intel Clear" w:cs="Intel Clear"/>
          <w:strike/>
        </w:rPr>
        <w:t xml:space="preserve">IP block is </w:t>
      </w:r>
      <w:r w:rsidRPr="00D94FF6">
        <w:rPr>
          <w:rFonts w:ascii="Intel Clear" w:hAnsi="Intel Clear" w:cs="Intel Clear"/>
          <w:strike/>
        </w:rPr>
        <w:t xml:space="preserve">not using the CDC component, there are some considerations related to driving the clkreq from the </w:t>
      </w:r>
      <w:r w:rsidRPr="00D94FF6">
        <w:rPr>
          <w:rFonts w:ascii="Intel Clear" w:hAnsi="Intel Clear" w:cs="Intel Clear"/>
          <w:strike/>
        </w:rPr>
        <w:lastRenderedPageBreak/>
        <w:t xml:space="preserve">PGD of the IP block. The IP block is </w:t>
      </w:r>
      <w:r w:rsidR="00E654A9" w:rsidRPr="00D94FF6">
        <w:rPr>
          <w:rFonts w:ascii="Intel Clear" w:hAnsi="Intel Clear" w:cs="Intel Clear"/>
          <w:strike/>
        </w:rPr>
        <w:t xml:space="preserve">allowed to internally drive a clkreq high </w:t>
      </w:r>
      <w:r w:rsidR="007A65E0" w:rsidRPr="00D94FF6">
        <w:rPr>
          <w:rFonts w:ascii="Intel Clear" w:hAnsi="Intel Clear" w:cs="Intel Clear"/>
          <w:strike/>
        </w:rPr>
        <w:t xml:space="preserve">when </w:t>
      </w:r>
      <w:r w:rsidR="00E654A9" w:rsidRPr="00D94FF6">
        <w:rPr>
          <w:rFonts w:ascii="Intel Clear" w:hAnsi="Intel Clear" w:cs="Intel Clear"/>
          <w:strike/>
        </w:rPr>
        <w:t xml:space="preserve">in reset, however from an </w:t>
      </w:r>
      <w:r w:rsidRPr="00D94FF6">
        <w:rPr>
          <w:rFonts w:ascii="Intel Clear" w:hAnsi="Intel Clear" w:cs="Intel Clear"/>
          <w:strike/>
        </w:rPr>
        <w:t>SOC</w:t>
      </w:r>
      <w:r w:rsidR="00E654A9" w:rsidRPr="00D94FF6">
        <w:rPr>
          <w:rFonts w:ascii="Intel Clear" w:hAnsi="Intel Clear" w:cs="Intel Clear"/>
          <w:strike/>
        </w:rPr>
        <w:t xml:space="preserve"> perspective, the clkreq for a clock used exclusively in the PGD should be seen deasserted while the PGD is </w:t>
      </w:r>
      <w:r w:rsidR="007D79DF" w:rsidRPr="00D94FF6">
        <w:rPr>
          <w:rFonts w:ascii="Intel Clear" w:hAnsi="Intel Clear" w:cs="Intel Clear"/>
          <w:strike/>
        </w:rPr>
        <w:t>power gated</w:t>
      </w:r>
      <w:r w:rsidR="00E654A9" w:rsidRPr="00D94FF6">
        <w:rPr>
          <w:rFonts w:ascii="Intel Clear" w:hAnsi="Intel Clear" w:cs="Intel Clear"/>
          <w:strike/>
        </w:rPr>
        <w:t xml:space="preserve">. In addition, for a PG exit there is need for a mechanism to allow the clkreq to assert before the internal reset is deasserted. </w:t>
      </w:r>
    </w:p>
    <w:p w14:paraId="3B08D6FC" w14:textId="77777777" w:rsidR="00E654A9" w:rsidRPr="00D94FF6" w:rsidRDefault="00E654A9" w:rsidP="00104479">
      <w:pPr>
        <w:rPr>
          <w:rFonts w:ascii="Intel Clear" w:hAnsi="Intel Clear" w:cs="Intel Clear"/>
          <w:strike/>
        </w:rPr>
      </w:pPr>
    </w:p>
    <w:p w14:paraId="5D2C5218" w14:textId="77777777" w:rsidR="00F36CBD" w:rsidRPr="00D94FF6" w:rsidRDefault="007753E7" w:rsidP="00104479">
      <w:pPr>
        <w:rPr>
          <w:rFonts w:ascii="Intel Clear" w:hAnsi="Intel Clear" w:cs="Intel Clear"/>
          <w:strike/>
        </w:rPr>
      </w:pPr>
      <w:r w:rsidRPr="00D94FF6">
        <w:rPr>
          <w:rFonts w:ascii="Intel Clear" w:hAnsi="Intel Clear" w:cs="Intel Clear"/>
          <w:strike/>
        </w:rPr>
        <w:t xml:space="preserve">One possible </w:t>
      </w:r>
      <w:r w:rsidR="00E654A9" w:rsidRPr="00D94FF6">
        <w:rPr>
          <w:rFonts w:ascii="Intel Clear" w:hAnsi="Intel Clear" w:cs="Intel Clear"/>
          <w:strike/>
        </w:rPr>
        <w:t xml:space="preserve">approach is to use isolation </w:t>
      </w:r>
      <w:r w:rsidR="00F36CBD" w:rsidRPr="00D94FF6">
        <w:rPr>
          <w:rFonts w:ascii="Intel Clear" w:hAnsi="Intel Clear" w:cs="Intel Clear"/>
          <w:strike/>
        </w:rPr>
        <w:t>to keep clkreqs (for clocks that are used exclusively in the PGD) de</w:t>
      </w:r>
      <w:r w:rsidRPr="00D94FF6">
        <w:rPr>
          <w:rFonts w:ascii="Intel Clear" w:hAnsi="Intel Clear" w:cs="Intel Clear"/>
          <w:strike/>
        </w:rPr>
        <w:t>-</w:t>
      </w:r>
      <w:r w:rsidR="00F36CBD" w:rsidRPr="00D94FF6">
        <w:rPr>
          <w:rFonts w:ascii="Intel Clear" w:hAnsi="Intel Clear" w:cs="Intel Clear"/>
          <w:strike/>
        </w:rPr>
        <w:t xml:space="preserve">asserted while power gated.  </w:t>
      </w:r>
    </w:p>
    <w:p w14:paraId="085646AD" w14:textId="77777777" w:rsidR="00E654A9" w:rsidRPr="00D94FF6" w:rsidRDefault="00E654A9" w:rsidP="00104479">
      <w:pPr>
        <w:rPr>
          <w:rFonts w:ascii="Intel Clear" w:hAnsi="Intel Clear" w:cs="Intel Clear"/>
          <w:strike/>
        </w:rPr>
      </w:pPr>
    </w:p>
    <w:p w14:paraId="70E21A29" w14:textId="77777777" w:rsidR="00F36CBD" w:rsidRPr="00D94FF6" w:rsidRDefault="00F36CBD" w:rsidP="00104479">
      <w:pPr>
        <w:rPr>
          <w:rFonts w:ascii="Intel Clear" w:hAnsi="Intel Clear" w:cs="Intel Clear"/>
          <w:strike/>
          <w:u w:val="single"/>
        </w:rPr>
      </w:pPr>
      <w:r w:rsidRPr="00D94FF6">
        <w:rPr>
          <w:rFonts w:ascii="Intel Clear" w:hAnsi="Intel Clear" w:cs="Intel Clear"/>
          <w:strike/>
          <w:u w:val="single"/>
        </w:rPr>
        <w:t>As an example:</w:t>
      </w:r>
    </w:p>
    <w:p w14:paraId="2D128364" w14:textId="77777777" w:rsidR="00F36CBD" w:rsidRPr="00D94FF6" w:rsidRDefault="00F36CBD" w:rsidP="00104479">
      <w:pPr>
        <w:rPr>
          <w:rFonts w:ascii="Intel Clear" w:hAnsi="Intel Clear" w:cs="Intel Clear"/>
          <w:strike/>
        </w:rPr>
      </w:pPr>
      <w:r w:rsidRPr="00D94FF6">
        <w:rPr>
          <w:rFonts w:ascii="Intel Clear" w:hAnsi="Intel Clear" w:cs="Intel Clear"/>
          <w:strike/>
        </w:rPr>
        <w:t>For an IP block where prim_clk and side_clk are used exclusively within the PGD, the</w:t>
      </w:r>
      <w:r w:rsidR="00CE37F4" w:rsidRPr="00D94FF6">
        <w:rPr>
          <w:rFonts w:ascii="Intel Clear" w:hAnsi="Intel Clear" w:cs="Intel Clear"/>
          <w:strike/>
        </w:rPr>
        <w:t xml:space="preserve"> prim</w:t>
      </w:r>
      <w:r w:rsidRPr="00D94FF6">
        <w:rPr>
          <w:rFonts w:ascii="Intel Clear" w:hAnsi="Intel Clear" w:cs="Intel Clear"/>
          <w:strike/>
        </w:rPr>
        <w:t xml:space="preserve">_clkreq and side_clkreq signals </w:t>
      </w:r>
      <w:r w:rsidR="008348A9" w:rsidRPr="00D94FF6">
        <w:rPr>
          <w:rFonts w:ascii="Intel Clear" w:hAnsi="Intel Clear" w:cs="Intel Clear"/>
          <w:strike/>
        </w:rPr>
        <w:t xml:space="preserve">from the functional logic in the PGD, </w:t>
      </w:r>
      <w:r w:rsidR="00B93540" w:rsidRPr="00D94FF6">
        <w:rPr>
          <w:rFonts w:ascii="Intel Clear" w:hAnsi="Intel Clear" w:cs="Intel Clear"/>
          <w:strike/>
        </w:rPr>
        <w:t xml:space="preserve">could be </w:t>
      </w:r>
      <w:r w:rsidRPr="00D94FF6">
        <w:rPr>
          <w:rFonts w:ascii="Intel Clear" w:hAnsi="Intel Clear" w:cs="Intel Clear"/>
          <w:strike/>
        </w:rPr>
        <w:t>de</w:t>
      </w:r>
      <w:r w:rsidR="00B93540" w:rsidRPr="00D94FF6">
        <w:rPr>
          <w:rFonts w:ascii="Intel Clear" w:hAnsi="Intel Clear" w:cs="Intel Clear"/>
          <w:strike/>
        </w:rPr>
        <w:t>-</w:t>
      </w:r>
      <w:r w:rsidRPr="00D94FF6">
        <w:rPr>
          <w:rFonts w:ascii="Intel Clear" w:hAnsi="Intel Clear" w:cs="Intel Clear"/>
          <w:strike/>
        </w:rPr>
        <w:t xml:space="preserve">asserted as part of the </w:t>
      </w:r>
      <w:r w:rsidR="00B93540" w:rsidRPr="00D94FF6">
        <w:rPr>
          <w:rFonts w:ascii="Intel Clear" w:hAnsi="Intel Clear" w:cs="Intel Clear"/>
          <w:strike/>
        </w:rPr>
        <w:t xml:space="preserve">IP preparation for </w:t>
      </w:r>
      <w:r w:rsidRPr="00D94FF6">
        <w:rPr>
          <w:rFonts w:ascii="Intel Clear" w:hAnsi="Intel Clear" w:cs="Intel Clear"/>
          <w:strike/>
        </w:rPr>
        <w:t xml:space="preserve">PG entry </w:t>
      </w:r>
      <w:r w:rsidR="00B93540" w:rsidRPr="00D94FF6">
        <w:rPr>
          <w:rFonts w:ascii="Intel Clear" w:hAnsi="Intel Clear" w:cs="Intel Clear"/>
          <w:strike/>
        </w:rPr>
        <w:t xml:space="preserve">(prior to the IP block making a request to the PGCB for PG Entry). </w:t>
      </w:r>
      <w:r w:rsidRPr="00D94FF6">
        <w:rPr>
          <w:rFonts w:ascii="Intel Clear" w:hAnsi="Intel Clear" w:cs="Intel Clear"/>
          <w:strike/>
        </w:rPr>
        <w:t xml:space="preserve">  </w:t>
      </w:r>
    </w:p>
    <w:p w14:paraId="3A476DC4" w14:textId="77777777" w:rsidR="00E654A9" w:rsidRPr="00D94FF6" w:rsidRDefault="00E654A9" w:rsidP="00104479">
      <w:pPr>
        <w:rPr>
          <w:rFonts w:ascii="Intel Clear" w:hAnsi="Intel Clear" w:cs="Intel Clear"/>
          <w:strike/>
        </w:rPr>
      </w:pPr>
    </w:p>
    <w:p w14:paraId="614ADB42" w14:textId="77777777" w:rsidR="00E654A9" w:rsidRPr="00D94FF6" w:rsidRDefault="00E654A9" w:rsidP="00104479">
      <w:pPr>
        <w:rPr>
          <w:rFonts w:ascii="Intel Clear" w:hAnsi="Intel Clear" w:cs="Intel Clear"/>
          <w:strike/>
        </w:rPr>
      </w:pPr>
      <w:r w:rsidRPr="00D94FF6">
        <w:rPr>
          <w:rFonts w:ascii="Intel Clear" w:hAnsi="Intel Clear" w:cs="Intel Clear"/>
          <w:strike/>
        </w:rPr>
        <w:t xml:space="preserve">It is expected that </w:t>
      </w:r>
      <w:r w:rsidR="008348A9" w:rsidRPr="00D94FF6">
        <w:rPr>
          <w:rFonts w:ascii="Intel Clear" w:hAnsi="Intel Clear" w:cs="Intel Clear"/>
          <w:strike/>
        </w:rPr>
        <w:t xml:space="preserve">at the boundary of the </w:t>
      </w:r>
      <w:r w:rsidRPr="00D94FF6">
        <w:rPr>
          <w:rFonts w:ascii="Intel Clear" w:hAnsi="Intel Clear" w:cs="Intel Clear"/>
          <w:strike/>
        </w:rPr>
        <w:t>IP block</w:t>
      </w:r>
      <w:r w:rsidR="008348A9" w:rsidRPr="00D94FF6">
        <w:rPr>
          <w:rFonts w:ascii="Intel Clear" w:hAnsi="Intel Clear" w:cs="Intel Clear"/>
          <w:strike/>
        </w:rPr>
        <w:t xml:space="preserve">, </w:t>
      </w:r>
      <w:r w:rsidRPr="00D94FF6">
        <w:rPr>
          <w:rFonts w:ascii="Intel Clear" w:hAnsi="Intel Clear" w:cs="Intel Clear"/>
          <w:strike/>
        </w:rPr>
        <w:t xml:space="preserve">the Chassis clkreq/clkack protocol </w:t>
      </w:r>
      <w:r w:rsidR="008348A9" w:rsidRPr="00D94FF6">
        <w:rPr>
          <w:rFonts w:ascii="Intel Clear" w:hAnsi="Intel Clear" w:cs="Intel Clear"/>
          <w:strike/>
        </w:rPr>
        <w:t xml:space="preserve">is followed </w:t>
      </w:r>
      <w:r w:rsidRPr="00D94FF6">
        <w:rPr>
          <w:rFonts w:ascii="Intel Clear" w:hAnsi="Intel Clear" w:cs="Intel Clear"/>
          <w:strike/>
        </w:rPr>
        <w:t>while doing the clkreq deassertion. This ensures that the clkreqs deassert cleanly instead of potentially violating the clkreq protocol if the isolation control forced them low without any previous handshake.</w:t>
      </w:r>
    </w:p>
    <w:p w14:paraId="0FCA51C4" w14:textId="77777777" w:rsidR="00E654A9" w:rsidRPr="00D94FF6" w:rsidRDefault="00E654A9" w:rsidP="00104479">
      <w:pPr>
        <w:rPr>
          <w:rFonts w:ascii="Intel Clear" w:hAnsi="Intel Clear" w:cs="Intel Clear"/>
          <w:strike/>
        </w:rPr>
      </w:pPr>
    </w:p>
    <w:p w14:paraId="5FAF770F" w14:textId="77777777" w:rsidR="00F36CBD" w:rsidRPr="00D94FF6" w:rsidRDefault="00F36CBD" w:rsidP="00104479">
      <w:pPr>
        <w:rPr>
          <w:rFonts w:ascii="Intel Clear" w:hAnsi="Intel Clear" w:cs="Intel Clear"/>
          <w:strike/>
        </w:rPr>
      </w:pPr>
      <w:r w:rsidRPr="00D94FF6">
        <w:rPr>
          <w:rFonts w:ascii="Intel Clear" w:hAnsi="Intel Clear" w:cs="Intel Clear"/>
          <w:strike/>
        </w:rPr>
        <w:t xml:space="preserve">In the PG entry sequence, the isolation control is asserted before the </w:t>
      </w:r>
      <w:r w:rsidR="00E654A9" w:rsidRPr="00D94FF6">
        <w:rPr>
          <w:rFonts w:ascii="Intel Clear" w:hAnsi="Intel Clear" w:cs="Intel Clear"/>
          <w:strike/>
        </w:rPr>
        <w:t xml:space="preserve">internal prim/side </w:t>
      </w:r>
      <w:r w:rsidRPr="00D94FF6">
        <w:rPr>
          <w:rFonts w:ascii="Intel Clear" w:hAnsi="Intel Clear" w:cs="Intel Clear"/>
          <w:strike/>
        </w:rPr>
        <w:t xml:space="preserve">resets are forced to be asserted, therefore, the externally visible </w:t>
      </w:r>
      <w:r w:rsidR="00EA44B2" w:rsidRPr="00D94FF6">
        <w:rPr>
          <w:rFonts w:ascii="Intel Clear" w:hAnsi="Intel Clear" w:cs="Intel Clear"/>
          <w:strike/>
        </w:rPr>
        <w:t xml:space="preserve">prim/side </w:t>
      </w:r>
      <w:r w:rsidRPr="00D94FF6">
        <w:rPr>
          <w:rFonts w:ascii="Intel Clear" w:hAnsi="Intel Clear" w:cs="Intel Clear"/>
          <w:strike/>
        </w:rPr>
        <w:t xml:space="preserve">clkreqs remain low even though the internal clkreq signals </w:t>
      </w:r>
      <w:r w:rsidR="00C8176D" w:rsidRPr="00D94FF6">
        <w:rPr>
          <w:rFonts w:ascii="Intel Clear" w:hAnsi="Intel Clear" w:cs="Intel Clear"/>
          <w:strike/>
        </w:rPr>
        <w:t xml:space="preserve">may </w:t>
      </w:r>
      <w:r w:rsidRPr="00D94FF6">
        <w:rPr>
          <w:rFonts w:ascii="Intel Clear" w:hAnsi="Intel Clear" w:cs="Intel Clear"/>
          <w:strike/>
        </w:rPr>
        <w:t>change to an asserted state when internal resets are forced to be asserted.</w:t>
      </w:r>
    </w:p>
    <w:p w14:paraId="697776C1" w14:textId="77777777" w:rsidR="00F36CBD" w:rsidRPr="00D94FF6" w:rsidRDefault="00F36CBD" w:rsidP="00104479">
      <w:pPr>
        <w:rPr>
          <w:rFonts w:ascii="Intel Clear" w:hAnsi="Intel Clear" w:cs="Intel Clear"/>
          <w:strike/>
        </w:rPr>
      </w:pPr>
    </w:p>
    <w:p w14:paraId="2713B111" w14:textId="77777777" w:rsidR="00EA44B2" w:rsidRPr="00D94FF6" w:rsidRDefault="00EA44B2" w:rsidP="00104479">
      <w:pPr>
        <w:rPr>
          <w:rFonts w:ascii="Intel Clear" w:hAnsi="Intel Clear" w:cs="Intel Clear"/>
          <w:strike/>
        </w:rPr>
      </w:pPr>
      <w:r w:rsidRPr="00D94FF6">
        <w:rPr>
          <w:rFonts w:ascii="Intel Clear" w:hAnsi="Intel Clear" w:cs="Intel Clear"/>
          <w:strike/>
        </w:rPr>
        <w:t>In the PG exit sequence, when the PGD has been powered up, the isolation control de</w:t>
      </w:r>
      <w:r w:rsidR="00C8176D" w:rsidRPr="00D94FF6">
        <w:rPr>
          <w:rFonts w:ascii="Intel Clear" w:hAnsi="Intel Clear" w:cs="Intel Clear"/>
          <w:strike/>
        </w:rPr>
        <w:t>-</w:t>
      </w:r>
      <w:r w:rsidRPr="00D94FF6">
        <w:rPr>
          <w:rFonts w:ascii="Intel Clear" w:hAnsi="Intel Clear" w:cs="Intel Clear"/>
          <w:strike/>
        </w:rPr>
        <w:t>asserts before the resets are de</w:t>
      </w:r>
      <w:r w:rsidR="00C8176D" w:rsidRPr="00D94FF6">
        <w:rPr>
          <w:rFonts w:ascii="Intel Clear" w:hAnsi="Intel Clear" w:cs="Intel Clear"/>
          <w:strike/>
        </w:rPr>
        <w:t>-</w:t>
      </w:r>
      <w:r w:rsidRPr="00D94FF6">
        <w:rPr>
          <w:rFonts w:ascii="Intel Clear" w:hAnsi="Intel Clear" w:cs="Intel Clear"/>
          <w:strike/>
        </w:rPr>
        <w:t>asserted.  The isolation de</w:t>
      </w:r>
      <w:r w:rsidR="00C8176D" w:rsidRPr="00D94FF6">
        <w:rPr>
          <w:rFonts w:ascii="Intel Clear" w:hAnsi="Intel Clear" w:cs="Intel Clear"/>
          <w:strike/>
        </w:rPr>
        <w:t>-</w:t>
      </w:r>
      <w:r w:rsidRPr="00D94FF6">
        <w:rPr>
          <w:rFonts w:ascii="Intel Clear" w:hAnsi="Intel Clear" w:cs="Intel Clear"/>
          <w:strike/>
        </w:rPr>
        <w:t xml:space="preserve">assertion </w:t>
      </w:r>
      <w:r w:rsidR="00C8176D" w:rsidRPr="00D94FF6">
        <w:rPr>
          <w:rFonts w:ascii="Intel Clear" w:hAnsi="Intel Clear" w:cs="Intel Clear"/>
          <w:strike/>
        </w:rPr>
        <w:t xml:space="preserve">may be used to allow </w:t>
      </w:r>
      <w:r w:rsidRPr="00D94FF6">
        <w:rPr>
          <w:rFonts w:ascii="Intel Clear" w:hAnsi="Intel Clear" w:cs="Intel Clear"/>
          <w:strike/>
        </w:rPr>
        <w:t>the propagation of the internally asserted clkreq</w:t>
      </w:r>
      <w:r w:rsidR="00C8176D" w:rsidRPr="00D94FF6">
        <w:rPr>
          <w:rFonts w:ascii="Intel Clear" w:hAnsi="Intel Clear" w:cs="Intel Clear"/>
          <w:strike/>
        </w:rPr>
        <w:t xml:space="preserve"> </w:t>
      </w:r>
      <w:r w:rsidRPr="00D94FF6">
        <w:rPr>
          <w:rFonts w:ascii="Intel Clear" w:hAnsi="Intel Clear" w:cs="Intel Clear"/>
          <w:strike/>
        </w:rPr>
        <w:t>s</w:t>
      </w:r>
      <w:r w:rsidR="00C8176D" w:rsidRPr="00D94FF6">
        <w:rPr>
          <w:rFonts w:ascii="Intel Clear" w:hAnsi="Intel Clear" w:cs="Intel Clear"/>
          <w:strike/>
        </w:rPr>
        <w:t>ignals</w:t>
      </w:r>
      <w:r w:rsidRPr="00D94FF6">
        <w:rPr>
          <w:rFonts w:ascii="Intel Clear" w:hAnsi="Intel Clear" w:cs="Intel Clear"/>
          <w:strike/>
        </w:rPr>
        <w:t xml:space="preserve"> (because the logic is still in reset) to the externally visible clkreq signals.</w:t>
      </w:r>
    </w:p>
    <w:p w14:paraId="397CA2AE" w14:textId="77777777" w:rsidR="00A2172A" w:rsidRPr="00D94FF6" w:rsidRDefault="00A2172A" w:rsidP="00A2172A">
      <w:pPr>
        <w:rPr>
          <w:rFonts w:ascii="Intel Clear" w:hAnsi="Intel Clear" w:cs="Intel Clear"/>
          <w:u w:val="single"/>
          <w:lang w:bidi="ar-SA"/>
        </w:rPr>
      </w:pPr>
    </w:p>
    <w:p w14:paraId="7D79CE51" w14:textId="77777777" w:rsidR="00A2172A" w:rsidRPr="00D94FF6" w:rsidRDefault="00DF48FB" w:rsidP="009A13D5">
      <w:pPr>
        <w:pStyle w:val="Heading4"/>
        <w:rPr>
          <w:rFonts w:ascii="Intel Clear" w:hAnsi="Intel Clear" w:cs="Intel Clear"/>
          <w:lang w:bidi="ar-SA"/>
        </w:rPr>
      </w:pPr>
      <w:r w:rsidRPr="00D94FF6">
        <w:rPr>
          <w:rFonts w:ascii="Intel Clear" w:hAnsi="Intel Clear" w:cs="Intel Clear"/>
          <w:lang w:bidi="ar-SA"/>
        </w:rPr>
        <w:t>Reset Propagation Independent of C</w:t>
      </w:r>
      <w:r w:rsidR="00A2172A" w:rsidRPr="00D94FF6">
        <w:rPr>
          <w:rFonts w:ascii="Intel Clear" w:hAnsi="Intel Clear" w:cs="Intel Clear"/>
          <w:lang w:bidi="ar-SA"/>
        </w:rPr>
        <w:t>locks</w:t>
      </w:r>
    </w:p>
    <w:p w14:paraId="44ECE2DA" w14:textId="77777777" w:rsidR="00754A8A" w:rsidRPr="00D94FF6" w:rsidRDefault="00ED7958" w:rsidP="00A2172A">
      <w:pPr>
        <w:rPr>
          <w:rFonts w:ascii="Intel Clear" w:hAnsi="Intel Clear" w:cs="Intel Clear"/>
          <w:lang w:bidi="ar-SA"/>
        </w:rPr>
      </w:pPr>
      <w:r w:rsidRPr="00D94FF6">
        <w:rPr>
          <w:rFonts w:ascii="Intel Clear" w:hAnsi="Intel Clear" w:cs="Intel Clear"/>
          <w:lang w:bidi="ar-SA"/>
        </w:rPr>
        <w:t xml:space="preserve">It is recommended </w:t>
      </w:r>
      <w:r w:rsidR="00FD3D07" w:rsidRPr="00D94FF6">
        <w:rPr>
          <w:rFonts w:ascii="Intel Clear" w:hAnsi="Intel Clear" w:cs="Intel Clear"/>
          <w:lang w:bidi="ar-SA"/>
        </w:rPr>
        <w:t>that IP blocks</w:t>
      </w:r>
      <w:r w:rsidR="009A13D5" w:rsidRPr="00D94FF6">
        <w:rPr>
          <w:rFonts w:ascii="Intel Clear" w:hAnsi="Intel Clear" w:cs="Intel Clear"/>
          <w:lang w:bidi="ar-SA"/>
        </w:rPr>
        <w:t xml:space="preserve"> design the usage of the “force</w:t>
      </w:r>
      <w:r w:rsidR="00FD3D07" w:rsidRPr="00D94FF6">
        <w:rPr>
          <w:rFonts w:ascii="Intel Clear" w:hAnsi="Intel Clear" w:cs="Intel Clear"/>
          <w:lang w:bidi="ar-SA"/>
        </w:rPr>
        <w:t>_rst_b</w:t>
      </w:r>
      <w:r w:rsidR="009A13D5" w:rsidRPr="00D94FF6">
        <w:rPr>
          <w:rFonts w:ascii="Intel Clear" w:hAnsi="Intel Clear" w:cs="Intel Clear"/>
          <w:lang w:bidi="ar-SA"/>
        </w:rPr>
        <w:t>”</w:t>
      </w:r>
      <w:r w:rsidR="00FD3D07" w:rsidRPr="00D94FF6">
        <w:rPr>
          <w:rFonts w:ascii="Intel Clear" w:hAnsi="Intel Clear" w:cs="Intel Clear"/>
          <w:lang w:bidi="ar-SA"/>
        </w:rPr>
        <w:t xml:space="preserve"> signal from PGCB to </w:t>
      </w:r>
      <w:r w:rsidR="00EF5BA8" w:rsidRPr="00D94FF6">
        <w:rPr>
          <w:rFonts w:ascii="Intel Clear" w:hAnsi="Intel Clear" w:cs="Intel Clear"/>
          <w:lang w:bidi="ar-SA"/>
        </w:rPr>
        <w:t xml:space="preserve">propagate the reset de-assertion without any dependence on clocks. This signal is intended to be asserted and de-asserted when all clocks are gated to the PGD, so </w:t>
      </w:r>
      <w:r w:rsidR="00754A8A" w:rsidRPr="00D94FF6">
        <w:rPr>
          <w:rFonts w:ascii="Intel Clear" w:hAnsi="Intel Clear" w:cs="Intel Clear"/>
          <w:lang w:bidi="ar-SA"/>
        </w:rPr>
        <w:t xml:space="preserve">that should handle concerns related to asynchronous reset changes. </w:t>
      </w:r>
    </w:p>
    <w:p w14:paraId="4EC78E8D" w14:textId="77777777" w:rsidR="00754A8A" w:rsidRPr="00D94FF6" w:rsidRDefault="00754A8A" w:rsidP="00A2172A">
      <w:pPr>
        <w:rPr>
          <w:rFonts w:ascii="Intel Clear" w:hAnsi="Intel Clear" w:cs="Intel Clear"/>
          <w:lang w:bidi="ar-SA"/>
        </w:rPr>
      </w:pPr>
    </w:p>
    <w:p w14:paraId="58B48A64" w14:textId="77777777" w:rsidR="00754A8A" w:rsidRPr="00D94FF6" w:rsidRDefault="007A65E0" w:rsidP="00A2172A">
      <w:pPr>
        <w:rPr>
          <w:rFonts w:ascii="Intel Clear" w:hAnsi="Intel Clear" w:cs="Intel Clear"/>
          <w:lang w:bidi="ar-SA"/>
        </w:rPr>
      </w:pPr>
      <w:r w:rsidRPr="00D94FF6">
        <w:rPr>
          <w:rFonts w:ascii="Intel Clear" w:hAnsi="Intel Clear" w:cs="Intel Clear"/>
          <w:lang w:bidi="ar-SA"/>
        </w:rPr>
        <w:t xml:space="preserve">One </w:t>
      </w:r>
      <w:r w:rsidR="00754A8A" w:rsidRPr="00D94FF6">
        <w:rPr>
          <w:rFonts w:ascii="Intel Clear" w:hAnsi="Intel Clear" w:cs="Intel Clear"/>
          <w:lang w:bidi="ar-SA"/>
        </w:rPr>
        <w:t xml:space="preserve">way to implement such a design would be to insert an AND gate (ctech or similar specially marked cell, which is not touched by synthesis or physical optimizations) subsequent to every reset synchronizer for a given clock domain in the PGD of the IP block. </w:t>
      </w:r>
    </w:p>
    <w:p w14:paraId="212E0FFF" w14:textId="77777777" w:rsidR="00754A8A" w:rsidRPr="00D94FF6" w:rsidRDefault="00754A8A" w:rsidP="00A2172A">
      <w:pPr>
        <w:rPr>
          <w:rFonts w:ascii="Intel Clear" w:hAnsi="Intel Clear" w:cs="Intel Clear"/>
          <w:lang w:bidi="ar-SA"/>
        </w:rPr>
      </w:pPr>
    </w:p>
    <w:p w14:paraId="7F28722A" w14:textId="77777777" w:rsidR="005E30C8" w:rsidRPr="00D94FF6" w:rsidRDefault="005E30C8" w:rsidP="005E30C8">
      <w:pPr>
        <w:rPr>
          <w:rFonts w:ascii="Intel Clear" w:hAnsi="Intel Clear" w:cs="Intel Clear"/>
          <w:lang w:bidi="ar-SA"/>
        </w:rPr>
      </w:pPr>
      <w:r w:rsidRPr="00D94FF6">
        <w:rPr>
          <w:rFonts w:ascii="Intel Clear" w:hAnsi="Intel Clear" w:cs="Intel Clear"/>
          <w:lang w:bidi="ar-SA"/>
        </w:rPr>
        <w:t xml:space="preserve">The default behavior of the PGCB is to assume that the IP block supports the recommended mechanism of clock-independent propagation of reset de-assertion (when the PGCB un-forces the reset signals). </w:t>
      </w:r>
    </w:p>
    <w:p w14:paraId="4DB0AEDE" w14:textId="77777777" w:rsidR="005E30C8" w:rsidRPr="00D94FF6" w:rsidRDefault="005E30C8" w:rsidP="005E30C8">
      <w:pPr>
        <w:rPr>
          <w:rFonts w:ascii="Intel Clear" w:hAnsi="Intel Clear" w:cs="Intel Clear"/>
          <w:lang w:bidi="ar-SA"/>
        </w:rPr>
      </w:pPr>
    </w:p>
    <w:p w14:paraId="0E314CFF" w14:textId="77777777" w:rsidR="005E30C8" w:rsidRPr="00D94FF6" w:rsidRDefault="005E30C8" w:rsidP="005E30C8">
      <w:pPr>
        <w:rPr>
          <w:rFonts w:ascii="Intel Clear" w:hAnsi="Intel Clear" w:cs="Intel Clear"/>
          <w:lang w:bidi="ar-SA"/>
        </w:rPr>
      </w:pPr>
      <w:r w:rsidRPr="00D94FF6">
        <w:rPr>
          <w:rFonts w:ascii="Intel Clear" w:hAnsi="Intel Clear" w:cs="Intel Clear"/>
          <w:lang w:bidi="ar-SA"/>
        </w:rPr>
        <w:t>Some IP blocks may require that clocks be turned ON for reset propagation – the PGCB also supports this requir</w:t>
      </w:r>
      <w:r w:rsidR="00351C8B" w:rsidRPr="00D94FF6">
        <w:rPr>
          <w:rFonts w:ascii="Intel Clear" w:hAnsi="Intel Clear" w:cs="Intel Clear"/>
          <w:lang w:bidi="ar-SA"/>
        </w:rPr>
        <w:t>ement if the “ip_pgcb_frc_clk_cp</w:t>
      </w:r>
      <w:r w:rsidRPr="00D94FF6">
        <w:rPr>
          <w:rFonts w:ascii="Intel Clear" w:hAnsi="Intel Clear" w:cs="Intel Clear"/>
          <w:lang w:bidi="ar-SA"/>
        </w:rPr>
        <w:t>_en” input is asserted</w:t>
      </w:r>
      <w:r w:rsidR="00351C8B" w:rsidRPr="00D94FF6">
        <w:rPr>
          <w:rFonts w:ascii="Intel Clear" w:hAnsi="Intel Clear" w:cs="Intel Clear"/>
          <w:lang w:bidi="ar-SA"/>
        </w:rPr>
        <w:t xml:space="preserve"> (please refer to the waveform for details of the sequencing)</w:t>
      </w:r>
      <w:r w:rsidRPr="00D94FF6">
        <w:rPr>
          <w:rFonts w:ascii="Intel Clear" w:hAnsi="Intel Clear" w:cs="Intel Clear"/>
          <w:lang w:bidi="ar-SA"/>
        </w:rPr>
        <w:t xml:space="preserve">. </w:t>
      </w:r>
    </w:p>
    <w:p w14:paraId="14639E04" w14:textId="77777777" w:rsidR="00A2172A" w:rsidRPr="00D94FF6" w:rsidRDefault="00A2172A" w:rsidP="00A2172A">
      <w:pPr>
        <w:rPr>
          <w:rFonts w:ascii="Intel Clear" w:hAnsi="Intel Clear" w:cs="Intel Clear"/>
          <w:lang w:bidi="ar-SA"/>
        </w:rPr>
      </w:pPr>
    </w:p>
    <w:p w14:paraId="4CB1CEF4" w14:textId="77777777" w:rsidR="00F111BD" w:rsidRPr="00D94FF6" w:rsidRDefault="00F111BD" w:rsidP="009A2A89">
      <w:pPr>
        <w:pStyle w:val="Heading4"/>
        <w:rPr>
          <w:rFonts w:ascii="Intel Clear" w:hAnsi="Intel Clear" w:cs="Intel Clear"/>
        </w:rPr>
      </w:pPr>
      <w:r w:rsidRPr="00D94FF6">
        <w:rPr>
          <w:rFonts w:ascii="Intel Clear" w:hAnsi="Intel Clear" w:cs="Intel Clear"/>
        </w:rPr>
        <w:t>Placement of Agent ISMs</w:t>
      </w:r>
    </w:p>
    <w:p w14:paraId="5C5D35C3" w14:textId="77777777" w:rsidR="00F111BD" w:rsidRPr="00D94FF6" w:rsidRDefault="00F111BD" w:rsidP="00104479">
      <w:pPr>
        <w:rPr>
          <w:rFonts w:ascii="Intel Clear" w:hAnsi="Intel Clear" w:cs="Intel Clear"/>
        </w:rPr>
      </w:pPr>
      <w:r w:rsidRPr="00D94FF6">
        <w:rPr>
          <w:rFonts w:ascii="Intel Clear" w:hAnsi="Intel Clear" w:cs="Intel Clear"/>
        </w:rPr>
        <w:t>The power gating flows do not require the agent ISMs to be part of AON or ungated domain.  It is recommended that the IP include the agent ISMs as part of the power gated domain.</w:t>
      </w:r>
    </w:p>
    <w:p w14:paraId="7EE472D8" w14:textId="77777777" w:rsidR="00F111BD" w:rsidRPr="00D94FF6" w:rsidRDefault="00F111BD" w:rsidP="00104479">
      <w:pPr>
        <w:rPr>
          <w:rFonts w:ascii="Intel Clear" w:hAnsi="Intel Clear" w:cs="Intel Clear"/>
        </w:rPr>
      </w:pPr>
    </w:p>
    <w:p w14:paraId="1D16D616" w14:textId="77777777" w:rsidR="00AF4399" w:rsidRPr="00D94FF6" w:rsidRDefault="00AF4399" w:rsidP="009A2A89">
      <w:pPr>
        <w:pStyle w:val="Heading4"/>
        <w:rPr>
          <w:rFonts w:ascii="Intel Clear" w:hAnsi="Intel Clear" w:cs="Intel Clear"/>
        </w:rPr>
      </w:pPr>
      <w:r w:rsidRPr="00D94FF6">
        <w:rPr>
          <w:rFonts w:ascii="Intel Clear" w:hAnsi="Intel Clear" w:cs="Intel Clear"/>
        </w:rPr>
        <w:lastRenderedPageBreak/>
        <w:t>Reset domain of PGCB</w:t>
      </w:r>
    </w:p>
    <w:p w14:paraId="101FC929" w14:textId="77777777" w:rsidR="00AF4399" w:rsidRPr="00D94FF6" w:rsidRDefault="00A912A9" w:rsidP="00AF4399">
      <w:pPr>
        <w:rPr>
          <w:rFonts w:ascii="Intel Clear" w:hAnsi="Intel Clear" w:cs="Intel Clear"/>
        </w:rPr>
      </w:pPr>
      <w:r w:rsidRPr="00D94FF6">
        <w:rPr>
          <w:rFonts w:ascii="Intel Clear" w:hAnsi="Intel Clear" w:cs="Intel Clear"/>
        </w:rPr>
        <w:t xml:space="preserve">Refer to the Chassis Reset Arch HAS for guidelines and recommendations.   </w:t>
      </w:r>
    </w:p>
    <w:p w14:paraId="2E74E218" w14:textId="77777777" w:rsidR="0086148B" w:rsidRPr="00D94FF6" w:rsidRDefault="0086148B" w:rsidP="00A528E2">
      <w:pPr>
        <w:pStyle w:val="Heading3"/>
        <w:rPr>
          <w:rFonts w:ascii="Intel Clear" w:hAnsi="Intel Clear" w:cs="Intel Clear"/>
        </w:rPr>
      </w:pPr>
      <w:r w:rsidRPr="00D94FF6">
        <w:rPr>
          <w:rFonts w:ascii="Intel Clear" w:hAnsi="Intel Clear" w:cs="Intel Clear"/>
        </w:rPr>
        <w:t>Latch Based Isolation</w:t>
      </w:r>
    </w:p>
    <w:p w14:paraId="55126F09" w14:textId="77777777" w:rsidR="009268B0" w:rsidRPr="00D94FF6" w:rsidRDefault="009268B0" w:rsidP="009268B0">
      <w:pPr>
        <w:rPr>
          <w:rFonts w:ascii="Intel Clear" w:hAnsi="Intel Clear" w:cs="Intel Clear"/>
          <w:b/>
        </w:rPr>
      </w:pPr>
    </w:p>
    <w:p w14:paraId="3F3A8E93" w14:textId="77777777" w:rsidR="009268B0" w:rsidRPr="00D94FF6" w:rsidRDefault="009268B0" w:rsidP="009268B0">
      <w:pPr>
        <w:rPr>
          <w:rFonts w:ascii="Intel Clear" w:hAnsi="Intel Clear" w:cs="Intel Clear"/>
        </w:rPr>
      </w:pPr>
      <w:r w:rsidRPr="00D94FF6">
        <w:rPr>
          <w:rFonts w:ascii="Intel Clear" w:hAnsi="Intel Clear" w:cs="Intel Clear"/>
          <w:b/>
        </w:rPr>
        <w:t xml:space="preserve">NOTE: </w:t>
      </w:r>
      <w:r w:rsidRPr="00D94FF6">
        <w:rPr>
          <w:rFonts w:ascii="Intel Clear" w:hAnsi="Intel Clear" w:cs="Intel Clear"/>
        </w:rPr>
        <w:t xml:space="preserve">For SPT/WLV/BXT, it has been decided that isolation latches have to be hand-instantiated/coded instead of being inferred through UPF. Based on that, the rules and recommendations related to how IP blocks should create the isolation latch functionality are described below. </w:t>
      </w:r>
    </w:p>
    <w:p w14:paraId="447C833B" w14:textId="77777777" w:rsidR="009268B0" w:rsidRPr="00D94FF6" w:rsidRDefault="009268B0" w:rsidP="009268B0">
      <w:pPr>
        <w:rPr>
          <w:rFonts w:ascii="Intel Clear" w:hAnsi="Intel Clear" w:cs="Intel Clear"/>
        </w:rPr>
      </w:pPr>
    </w:p>
    <w:p w14:paraId="77C34280" w14:textId="77777777" w:rsidR="009268B0" w:rsidRPr="00D94FF6" w:rsidRDefault="009268B0" w:rsidP="00A528E2">
      <w:pPr>
        <w:pStyle w:val="Heading4"/>
        <w:rPr>
          <w:rFonts w:ascii="Intel Clear" w:hAnsi="Intel Clear" w:cs="Intel Clear"/>
        </w:rPr>
      </w:pPr>
      <w:r w:rsidRPr="00D94FF6">
        <w:rPr>
          <w:rFonts w:ascii="Intel Clear" w:hAnsi="Intel Clear" w:cs="Intel Clear"/>
        </w:rPr>
        <w:t xml:space="preserve">Key features of hand-coded isolation latch scheme: </w:t>
      </w:r>
    </w:p>
    <w:p w14:paraId="18DB2110" w14:textId="77777777" w:rsidR="009268B0" w:rsidRPr="00D94FF6" w:rsidRDefault="009268B0" w:rsidP="009268B0">
      <w:pPr>
        <w:rPr>
          <w:rFonts w:ascii="Intel Clear" w:hAnsi="Intel Clear" w:cs="Intel Clear"/>
        </w:rPr>
      </w:pPr>
    </w:p>
    <w:p w14:paraId="29902055" w14:textId="77777777" w:rsidR="009268B0" w:rsidRPr="00D94FF6" w:rsidRDefault="009268B0" w:rsidP="008A4F40">
      <w:pPr>
        <w:pStyle w:val="ListParagraph"/>
        <w:numPr>
          <w:ilvl w:val="0"/>
          <w:numId w:val="22"/>
        </w:numPr>
        <w:spacing w:after="0" w:line="240" w:lineRule="auto"/>
        <w:rPr>
          <w:rFonts w:ascii="Intel Clear" w:hAnsi="Intel Clear" w:cs="Intel Clear"/>
        </w:rPr>
      </w:pPr>
      <w:r w:rsidRPr="00D94FF6">
        <w:rPr>
          <w:rFonts w:ascii="Intel Clear" w:hAnsi="Intel Clear" w:cs="Intel Clear"/>
        </w:rPr>
        <w:t>Isolation latches are intended to be used only for IP-Accessible PG and remain transparent in all other cases, including cold boot</w:t>
      </w:r>
    </w:p>
    <w:p w14:paraId="1935153A" w14:textId="77777777" w:rsidR="009268B0" w:rsidRPr="00D94FF6" w:rsidRDefault="009268B0" w:rsidP="008A4F40">
      <w:pPr>
        <w:pStyle w:val="ListParagraph"/>
        <w:numPr>
          <w:ilvl w:val="0"/>
          <w:numId w:val="22"/>
        </w:numPr>
        <w:spacing w:after="0" w:line="240" w:lineRule="auto"/>
        <w:rPr>
          <w:rFonts w:ascii="Intel Clear" w:hAnsi="Intel Clear" w:cs="Intel Clear"/>
        </w:rPr>
      </w:pPr>
      <w:r w:rsidRPr="00D94FF6">
        <w:rPr>
          <w:rFonts w:ascii="Intel Clear" w:hAnsi="Intel Clear" w:cs="Intel Clear"/>
        </w:rPr>
        <w:t>I</w:t>
      </w:r>
      <w:r w:rsidR="00BE371C" w:rsidRPr="00D94FF6">
        <w:rPr>
          <w:rFonts w:ascii="Intel Clear" w:hAnsi="Intel Clear" w:cs="Intel Clear"/>
        </w:rPr>
        <w:t>P blocks need to i</w:t>
      </w:r>
      <w:r w:rsidRPr="00D94FF6">
        <w:rPr>
          <w:rFonts w:ascii="Intel Clear" w:hAnsi="Intel Clear" w:cs="Intel Clear"/>
        </w:rPr>
        <w:t xml:space="preserve">nstantiate non-resettable latches (for capturing the isolation value) manually within the RTL </w:t>
      </w:r>
    </w:p>
    <w:p w14:paraId="247C1C54" w14:textId="77777777" w:rsidR="009268B0" w:rsidRPr="00D94FF6" w:rsidRDefault="009268B0" w:rsidP="008A4F40">
      <w:pPr>
        <w:pStyle w:val="ListParagraph"/>
        <w:numPr>
          <w:ilvl w:val="0"/>
          <w:numId w:val="22"/>
        </w:numPr>
        <w:spacing w:after="0" w:line="240" w:lineRule="auto"/>
        <w:rPr>
          <w:rFonts w:ascii="Intel Clear" w:hAnsi="Intel Clear" w:cs="Intel Clear"/>
        </w:rPr>
      </w:pPr>
      <w:r w:rsidRPr="00D94FF6">
        <w:rPr>
          <w:rFonts w:ascii="Intel Clear" w:hAnsi="Intel Clear" w:cs="Intel Clear"/>
        </w:rPr>
        <w:t xml:space="preserve">Isolation gates are inserted through UPF to precede the latches (for capturing isolation value) – polarity of the isolation gate has to be determined based on the individual requirements/reset behavior on each pin. </w:t>
      </w:r>
    </w:p>
    <w:p w14:paraId="48577637" w14:textId="77777777" w:rsidR="009268B0" w:rsidRPr="00D94FF6" w:rsidRDefault="00BE371C" w:rsidP="008A4F40">
      <w:pPr>
        <w:pStyle w:val="ListParagraph"/>
        <w:numPr>
          <w:ilvl w:val="0"/>
          <w:numId w:val="22"/>
        </w:numPr>
        <w:spacing w:after="0" w:line="240" w:lineRule="auto"/>
        <w:rPr>
          <w:rFonts w:ascii="Intel Clear" w:hAnsi="Intel Clear" w:cs="Intel Clear"/>
        </w:rPr>
      </w:pPr>
      <w:r w:rsidRPr="00D94FF6">
        <w:rPr>
          <w:rFonts w:ascii="Intel Clear" w:hAnsi="Intel Clear" w:cs="Intel Clear"/>
        </w:rPr>
        <w:t>When the i</w:t>
      </w:r>
      <w:r w:rsidR="009268B0" w:rsidRPr="00D94FF6">
        <w:rPr>
          <w:rFonts w:ascii="Intel Clear" w:hAnsi="Intel Clear" w:cs="Intel Clear"/>
        </w:rPr>
        <w:t>solation latch enable control (driven from PGCB, in pgcb clock domain) is changed</w:t>
      </w:r>
      <w:r w:rsidRPr="00D94FF6">
        <w:rPr>
          <w:rFonts w:ascii="Intel Clear" w:hAnsi="Intel Clear" w:cs="Intel Clear"/>
        </w:rPr>
        <w:t>, the IP block is already required to have the clocks be gated to all logic in the PGD (as per earlier requirements in this document)</w:t>
      </w:r>
    </w:p>
    <w:p w14:paraId="5E5F028E" w14:textId="77777777" w:rsidR="009268B0" w:rsidRPr="00D94FF6" w:rsidRDefault="009268B0" w:rsidP="008A4F40">
      <w:pPr>
        <w:pStyle w:val="ListParagraph"/>
        <w:numPr>
          <w:ilvl w:val="0"/>
          <w:numId w:val="22"/>
        </w:numPr>
        <w:spacing w:after="0" w:line="240" w:lineRule="auto"/>
        <w:rPr>
          <w:rFonts w:ascii="Intel Clear" w:hAnsi="Intel Clear" w:cs="Intel Clear"/>
        </w:rPr>
      </w:pPr>
      <w:r w:rsidRPr="00D94FF6">
        <w:rPr>
          <w:rFonts w:ascii="Intel Clear" w:hAnsi="Intel Clear" w:cs="Intel Clear"/>
        </w:rPr>
        <w:t xml:space="preserve">Control signal for the isolation gates inserted through UPF is </w:t>
      </w:r>
      <w:r w:rsidR="0035403A" w:rsidRPr="00D94FF6">
        <w:rPr>
          <w:rFonts w:ascii="Intel Clear" w:hAnsi="Intel Clear" w:cs="Intel Clear"/>
        </w:rPr>
        <w:t>“pgcb_</w:t>
      </w:r>
      <w:r w:rsidRPr="00D94FF6">
        <w:rPr>
          <w:rFonts w:ascii="Intel Clear" w:hAnsi="Intel Clear" w:cs="Intel Clear"/>
        </w:rPr>
        <w:t>isol_en_b</w:t>
      </w:r>
      <w:r w:rsidR="0035403A" w:rsidRPr="00D94FF6">
        <w:rPr>
          <w:rFonts w:ascii="Intel Clear" w:hAnsi="Intel Clear" w:cs="Intel Clear"/>
          <w:bCs/>
        </w:rPr>
        <w:t>”</w:t>
      </w:r>
      <w:r w:rsidRPr="00D94FF6">
        <w:rPr>
          <w:rFonts w:ascii="Intel Clear" w:hAnsi="Intel Clear" w:cs="Intel Clear"/>
        </w:rPr>
        <w:t xml:space="preserve"> and is different from the isolation latch enable control signal, </w:t>
      </w:r>
      <w:r w:rsidR="0035403A" w:rsidRPr="00D94FF6">
        <w:rPr>
          <w:rFonts w:ascii="Intel Clear" w:hAnsi="Intel Clear" w:cs="Intel Clear"/>
        </w:rPr>
        <w:t>“pgcb_</w:t>
      </w:r>
      <w:r w:rsidRPr="00D94FF6">
        <w:rPr>
          <w:rFonts w:ascii="Intel Clear" w:hAnsi="Intel Clear" w:cs="Intel Clear"/>
        </w:rPr>
        <w:t>isol_latchen</w:t>
      </w:r>
      <w:r w:rsidR="0035403A" w:rsidRPr="00D94FF6">
        <w:rPr>
          <w:rFonts w:ascii="Intel Clear" w:hAnsi="Intel Clear" w:cs="Intel Clear"/>
          <w:bCs/>
        </w:rPr>
        <w:t>”</w:t>
      </w:r>
      <w:r w:rsidRPr="00D94FF6">
        <w:rPr>
          <w:rFonts w:ascii="Intel Clear" w:hAnsi="Intel Clear" w:cs="Intel Clear"/>
        </w:rPr>
        <w:t xml:space="preserve">. </w:t>
      </w:r>
    </w:p>
    <w:p w14:paraId="7DF1F4F9" w14:textId="77777777" w:rsidR="009268B0" w:rsidRPr="00D94FF6" w:rsidRDefault="009268B0" w:rsidP="009268B0">
      <w:pPr>
        <w:rPr>
          <w:rFonts w:ascii="Intel Clear" w:hAnsi="Intel Clear" w:cs="Intel Clear"/>
        </w:rPr>
      </w:pPr>
    </w:p>
    <w:p w14:paraId="464FEA2B" w14:textId="77777777" w:rsidR="009268B0" w:rsidRPr="00D94FF6" w:rsidRDefault="009268B0" w:rsidP="009268B0">
      <w:pPr>
        <w:rPr>
          <w:rFonts w:ascii="Intel Clear" w:hAnsi="Intel Clear" w:cs="Intel Clear"/>
        </w:rPr>
      </w:pPr>
      <w:r w:rsidRPr="00D94FF6">
        <w:rPr>
          <w:rFonts w:ascii="Intel Clear" w:hAnsi="Intel Clear" w:cs="Intel Clear"/>
        </w:rPr>
        <w:t>Please refer to the section on waveforms for exact timing of the</w:t>
      </w:r>
      <w:r w:rsidR="0035403A" w:rsidRPr="00D94FF6">
        <w:rPr>
          <w:rFonts w:ascii="Intel Clear" w:hAnsi="Intel Clear" w:cs="Intel Clear"/>
        </w:rPr>
        <w:t>se two signals versus</w:t>
      </w:r>
      <w:r w:rsidRPr="00D94FF6">
        <w:rPr>
          <w:rFonts w:ascii="Intel Clear" w:hAnsi="Intel Clear" w:cs="Intel Clear"/>
        </w:rPr>
        <w:t xml:space="preserve"> other signals. </w:t>
      </w:r>
    </w:p>
    <w:p w14:paraId="02D75B40" w14:textId="77777777" w:rsidR="00C30F14" w:rsidRPr="00D94FF6" w:rsidRDefault="0035403A" w:rsidP="00C30F14">
      <w:pPr>
        <w:keepNext/>
        <w:jc w:val="center"/>
        <w:rPr>
          <w:rFonts w:ascii="Intel Clear" w:hAnsi="Intel Clear" w:cs="Intel Clear"/>
        </w:rPr>
      </w:pPr>
      <w:r w:rsidRPr="00D94FF6">
        <w:rPr>
          <w:rFonts w:ascii="Intel Clear" w:hAnsi="Intel Clear" w:cs="Intel Clear"/>
          <w:noProof/>
          <w:lang w:eastAsia="ko-KR" w:bidi="ar-SA"/>
        </w:rPr>
        <w:drawing>
          <wp:inline distT="0" distB="0" distL="0" distR="0" wp14:anchorId="41E5BB5B" wp14:editId="25517232">
            <wp:extent cx="4792304" cy="2757054"/>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lation_latch.emf"/>
                    <pic:cNvPicPr/>
                  </pic:nvPicPr>
                  <pic:blipFill>
                    <a:blip r:embed="rId52">
                      <a:extLst>
                        <a:ext uri="{28A0092B-C50C-407E-A947-70E740481C1C}">
                          <a14:useLocalDpi xmlns:a14="http://schemas.microsoft.com/office/drawing/2010/main" val="0"/>
                        </a:ext>
                      </a:extLst>
                    </a:blip>
                    <a:stretch>
                      <a:fillRect/>
                    </a:stretch>
                  </pic:blipFill>
                  <pic:spPr>
                    <a:xfrm>
                      <a:off x="0" y="0"/>
                      <a:ext cx="4792304" cy="2757054"/>
                    </a:xfrm>
                    <a:prstGeom prst="rect">
                      <a:avLst/>
                    </a:prstGeom>
                  </pic:spPr>
                </pic:pic>
              </a:graphicData>
            </a:graphic>
          </wp:inline>
        </w:drawing>
      </w:r>
    </w:p>
    <w:p w14:paraId="1AD461BF" w14:textId="77777777" w:rsidR="009268B0" w:rsidRPr="00D94FF6" w:rsidRDefault="00C30F14" w:rsidP="00C30F14">
      <w:pPr>
        <w:pStyle w:val="Caption"/>
        <w:jc w:val="center"/>
        <w:rPr>
          <w:rFonts w:ascii="Intel Clear" w:hAnsi="Intel Clear" w:cs="Intel Clear"/>
        </w:rPr>
      </w:pPr>
      <w:r w:rsidRPr="00D94FF6">
        <w:rPr>
          <w:rFonts w:ascii="Intel Clear" w:hAnsi="Intel Clear" w:cs="Intel Clear"/>
        </w:rPr>
        <w:t xml:space="preserve">Figure </w:t>
      </w:r>
      <w:r w:rsidR="00E247AC" w:rsidRPr="00D94FF6">
        <w:rPr>
          <w:rFonts w:ascii="Intel Clear" w:hAnsi="Intel Clear" w:cs="Intel Clear"/>
        </w:rPr>
        <w:fldChar w:fldCharType="begin"/>
      </w:r>
      <w:r w:rsidR="00E247AC" w:rsidRPr="00D94FF6">
        <w:rPr>
          <w:rFonts w:ascii="Intel Clear" w:hAnsi="Intel Clear" w:cs="Intel Clear"/>
        </w:rPr>
        <w:instrText xml:space="preserve"> SEQ Figure \* ARABIC </w:instrText>
      </w:r>
      <w:r w:rsidR="00E247AC" w:rsidRPr="00D94FF6">
        <w:rPr>
          <w:rFonts w:ascii="Intel Clear" w:hAnsi="Intel Clear" w:cs="Intel Clear"/>
        </w:rPr>
        <w:fldChar w:fldCharType="separate"/>
      </w:r>
      <w:r w:rsidR="008D457C">
        <w:rPr>
          <w:rFonts w:ascii="Intel Clear" w:hAnsi="Intel Clear" w:cs="Intel Clear"/>
          <w:noProof/>
        </w:rPr>
        <w:t>4</w:t>
      </w:r>
      <w:r w:rsidR="00E247AC" w:rsidRPr="00D94FF6">
        <w:rPr>
          <w:rFonts w:ascii="Intel Clear" w:hAnsi="Intel Clear" w:cs="Intel Clear"/>
          <w:noProof/>
        </w:rPr>
        <w:fldChar w:fldCharType="end"/>
      </w:r>
      <w:r w:rsidRPr="00D94FF6">
        <w:rPr>
          <w:rFonts w:ascii="Intel Clear" w:hAnsi="Intel Clear" w:cs="Intel Clear"/>
        </w:rPr>
        <w:t>: Illustration of Isolation Latch usage</w:t>
      </w:r>
    </w:p>
    <w:p w14:paraId="60B69868" w14:textId="77777777" w:rsidR="009268B0" w:rsidRPr="00D94FF6" w:rsidRDefault="009268B0" w:rsidP="009268B0">
      <w:pPr>
        <w:rPr>
          <w:rFonts w:ascii="Intel Clear" w:hAnsi="Intel Clear" w:cs="Intel Clear"/>
          <w:b/>
          <w:bCs/>
        </w:rPr>
      </w:pPr>
    </w:p>
    <w:p w14:paraId="5801AB37" w14:textId="77777777" w:rsidR="009268B0" w:rsidRPr="00D94FF6" w:rsidRDefault="009268B0" w:rsidP="00A528E2">
      <w:pPr>
        <w:pStyle w:val="Heading4"/>
        <w:rPr>
          <w:rFonts w:ascii="Intel Clear" w:hAnsi="Intel Clear" w:cs="Intel Clear"/>
        </w:rPr>
      </w:pPr>
      <w:r w:rsidRPr="00D94FF6">
        <w:rPr>
          <w:rFonts w:ascii="Intel Clear" w:hAnsi="Intel Clear" w:cs="Intel Clear"/>
        </w:rPr>
        <w:t xml:space="preserve">Rules for/around control of isolation latches: </w:t>
      </w:r>
    </w:p>
    <w:p w14:paraId="53124A3A" w14:textId="77777777" w:rsidR="009268B0" w:rsidRPr="00D94FF6" w:rsidRDefault="009268B0" w:rsidP="009268B0">
      <w:pPr>
        <w:pStyle w:val="ListParagraph"/>
        <w:spacing w:after="0" w:line="240" w:lineRule="auto"/>
        <w:rPr>
          <w:rFonts w:ascii="Intel Clear" w:hAnsi="Intel Clear" w:cs="Intel Clear"/>
        </w:rPr>
      </w:pPr>
    </w:p>
    <w:p w14:paraId="7FB66676" w14:textId="77777777" w:rsidR="009268B0" w:rsidRPr="00D94FF6" w:rsidRDefault="009268B0" w:rsidP="008A4F40">
      <w:pPr>
        <w:pStyle w:val="ListParagraph"/>
        <w:numPr>
          <w:ilvl w:val="0"/>
          <w:numId w:val="23"/>
        </w:numPr>
        <w:spacing w:after="0" w:line="240" w:lineRule="auto"/>
        <w:rPr>
          <w:rFonts w:ascii="Intel Clear" w:hAnsi="Intel Clear" w:cs="Intel Clear"/>
        </w:rPr>
      </w:pPr>
      <w:r w:rsidRPr="00D94FF6">
        <w:rPr>
          <w:rFonts w:ascii="Intel Clear" w:hAnsi="Intel Clear" w:cs="Intel Clear"/>
        </w:rPr>
        <w:lastRenderedPageBreak/>
        <w:t>Default value of latch enable control is to have the latch open (transparent) – which implies that for cold boot, or if PGCB is reset, the latch simply relays the value held by the isolation gate preceding the latch (and there is no non-determinism for the value on account of the non-resettable latches).</w:t>
      </w:r>
    </w:p>
    <w:p w14:paraId="1385C371" w14:textId="77777777" w:rsidR="009268B0" w:rsidRPr="00D94FF6" w:rsidRDefault="009268B0" w:rsidP="009268B0">
      <w:pPr>
        <w:pStyle w:val="ListParagraph"/>
        <w:spacing w:after="0" w:line="240" w:lineRule="auto"/>
        <w:rPr>
          <w:rFonts w:ascii="Intel Clear" w:hAnsi="Intel Clear" w:cs="Intel Clear"/>
        </w:rPr>
      </w:pPr>
    </w:p>
    <w:p w14:paraId="0DA78239" w14:textId="77777777" w:rsidR="009268B0" w:rsidRPr="00D94FF6" w:rsidRDefault="009268B0" w:rsidP="008A4F40">
      <w:pPr>
        <w:pStyle w:val="ListParagraph"/>
        <w:numPr>
          <w:ilvl w:val="0"/>
          <w:numId w:val="23"/>
        </w:numPr>
        <w:spacing w:after="0" w:line="240" w:lineRule="auto"/>
        <w:rPr>
          <w:rFonts w:ascii="Intel Clear" w:hAnsi="Intel Clear" w:cs="Intel Clear"/>
        </w:rPr>
      </w:pPr>
      <w:r w:rsidRPr="00D94FF6">
        <w:rPr>
          <w:rFonts w:ascii="Intel Clear" w:hAnsi="Intel Clear" w:cs="Intel Clear"/>
        </w:rPr>
        <w:t>Stable D input of isolation latch must be guaranteed by IP block around the times when latch enable control transitions.</w:t>
      </w:r>
    </w:p>
    <w:p w14:paraId="6E3B72B6" w14:textId="77777777" w:rsidR="009268B0" w:rsidRPr="00D94FF6" w:rsidRDefault="009268B0" w:rsidP="008A4F40">
      <w:pPr>
        <w:pStyle w:val="ListParagraph"/>
        <w:numPr>
          <w:ilvl w:val="1"/>
          <w:numId w:val="23"/>
        </w:numPr>
        <w:spacing w:after="0" w:line="240" w:lineRule="auto"/>
        <w:rPr>
          <w:rFonts w:ascii="Intel Clear" w:hAnsi="Intel Clear" w:cs="Intel Clear"/>
        </w:rPr>
      </w:pPr>
      <w:r w:rsidRPr="00D94FF6">
        <w:rPr>
          <w:rFonts w:ascii="Intel Clear" w:hAnsi="Intel Clear" w:cs="Intel Clear"/>
        </w:rPr>
        <w:t>This is required to prevent any asynchronous transitions at the destination logic</w:t>
      </w:r>
    </w:p>
    <w:p w14:paraId="79AC9E2F" w14:textId="77777777" w:rsidR="009268B0" w:rsidRPr="00D94FF6" w:rsidRDefault="009268B0" w:rsidP="009268B0">
      <w:pPr>
        <w:pStyle w:val="ListParagraph"/>
        <w:spacing w:after="0" w:line="240" w:lineRule="auto"/>
        <w:ind w:left="1440"/>
        <w:rPr>
          <w:rFonts w:ascii="Intel Clear" w:hAnsi="Intel Clear" w:cs="Intel Clear"/>
        </w:rPr>
      </w:pPr>
    </w:p>
    <w:p w14:paraId="6E3D6AD5" w14:textId="77777777" w:rsidR="00BB09DE" w:rsidRPr="00D94FF6" w:rsidRDefault="009268B0" w:rsidP="009268B0">
      <w:pPr>
        <w:pStyle w:val="ListParagraph"/>
        <w:spacing w:after="0" w:line="240" w:lineRule="auto"/>
        <w:ind w:left="1440"/>
        <w:rPr>
          <w:rFonts w:ascii="Intel Clear" w:hAnsi="Intel Clear" w:cs="Intel Clear"/>
        </w:rPr>
      </w:pPr>
      <w:r w:rsidRPr="00D94FF6">
        <w:rPr>
          <w:rFonts w:ascii="Intel Clear" w:hAnsi="Intel Clear" w:cs="Intel Clear"/>
          <w:b/>
        </w:rPr>
        <w:t>IP block requirement:</w:t>
      </w:r>
      <w:r w:rsidRPr="00D94FF6">
        <w:rPr>
          <w:rFonts w:ascii="Intel Clear" w:hAnsi="Intel Clear" w:cs="Intel Clear"/>
        </w:rPr>
        <w:t xml:space="preserve"> The IP block is </w:t>
      </w:r>
      <w:r w:rsidRPr="00D94FF6">
        <w:rPr>
          <w:rFonts w:ascii="Intel Clear" w:hAnsi="Intel Clear" w:cs="Intel Clear"/>
          <w:b/>
        </w:rPr>
        <w:t>required</w:t>
      </w:r>
      <w:r w:rsidRPr="00D94FF6">
        <w:rPr>
          <w:rFonts w:ascii="Intel Clear" w:hAnsi="Intel Clear" w:cs="Intel Clear"/>
        </w:rPr>
        <w:t xml:space="preserve"> to gate the clocks to the logic driving the Isolation latch </w:t>
      </w:r>
      <w:r w:rsidR="00BE371C" w:rsidRPr="00D94FF6">
        <w:rPr>
          <w:rFonts w:ascii="Intel Clear" w:hAnsi="Intel Clear" w:cs="Intel Clear"/>
        </w:rPr>
        <w:t xml:space="preserve">prior to requesting PG entry request to the PGCB, and keep these clocks gated </w:t>
      </w:r>
      <w:r w:rsidR="00EF740A" w:rsidRPr="00D94FF6">
        <w:rPr>
          <w:rFonts w:ascii="Intel Clear" w:hAnsi="Intel Clear" w:cs="Intel Clear"/>
        </w:rPr>
        <w:t xml:space="preserve">until </w:t>
      </w:r>
      <w:r w:rsidR="00BE371C" w:rsidRPr="00D94FF6">
        <w:rPr>
          <w:rFonts w:ascii="Intel Clear" w:hAnsi="Intel Clear" w:cs="Intel Clear"/>
        </w:rPr>
        <w:t xml:space="preserve">the </w:t>
      </w:r>
      <w:r w:rsidR="008348A9" w:rsidRPr="00D94FF6">
        <w:rPr>
          <w:rFonts w:ascii="Intel Clear" w:hAnsi="Intel Clear" w:cs="Intel Clear"/>
        </w:rPr>
        <w:t>PGCB either de-asserts the “p</w:t>
      </w:r>
      <w:r w:rsidR="00EF740A" w:rsidRPr="00D94FF6">
        <w:rPr>
          <w:rFonts w:ascii="Intel Clear" w:hAnsi="Intel Clear" w:cs="Intel Clear"/>
        </w:rPr>
        <w:t>wr</w:t>
      </w:r>
      <w:r w:rsidR="008348A9" w:rsidRPr="00D94FF6">
        <w:rPr>
          <w:rFonts w:ascii="Intel Clear" w:hAnsi="Intel Clear" w:cs="Intel Clear"/>
        </w:rPr>
        <w:t>g</w:t>
      </w:r>
      <w:r w:rsidR="00EF740A" w:rsidRPr="00D94FF6">
        <w:rPr>
          <w:rFonts w:ascii="Intel Clear" w:hAnsi="Intel Clear" w:cs="Intel Clear"/>
        </w:rPr>
        <w:t>ate_active</w:t>
      </w:r>
      <w:r w:rsidR="008348A9" w:rsidRPr="00D94FF6">
        <w:rPr>
          <w:rFonts w:ascii="Intel Clear" w:hAnsi="Intel Clear" w:cs="Intel Clear"/>
        </w:rPr>
        <w:t xml:space="preserve">” signal or it asserts the </w:t>
      </w:r>
      <w:r w:rsidR="00BE371C" w:rsidRPr="00D94FF6">
        <w:rPr>
          <w:rFonts w:ascii="Intel Clear" w:hAnsi="Intel Clear" w:cs="Intel Clear"/>
        </w:rPr>
        <w:t>“</w:t>
      </w:r>
      <w:r w:rsidR="008348A9" w:rsidRPr="00D94FF6">
        <w:rPr>
          <w:rFonts w:ascii="Intel Clear" w:hAnsi="Intel Clear" w:cs="Intel Clear"/>
        </w:rPr>
        <w:t>pgcb_restore</w:t>
      </w:r>
      <w:r w:rsidR="00BE371C" w:rsidRPr="00D94FF6">
        <w:rPr>
          <w:rFonts w:ascii="Intel Clear" w:hAnsi="Intel Clear" w:cs="Intel Clear"/>
        </w:rPr>
        <w:t>” signal</w:t>
      </w:r>
      <w:r w:rsidR="008348A9" w:rsidRPr="00D94FF6">
        <w:rPr>
          <w:rFonts w:ascii="Intel Clear" w:hAnsi="Intel Clear" w:cs="Intel Clear"/>
        </w:rPr>
        <w:t xml:space="preserve">. </w:t>
      </w:r>
    </w:p>
    <w:p w14:paraId="45384DA9" w14:textId="77777777" w:rsidR="00BB09DE" w:rsidRPr="00D94FF6" w:rsidRDefault="00BB09DE" w:rsidP="009268B0">
      <w:pPr>
        <w:pStyle w:val="ListParagraph"/>
        <w:spacing w:after="0" w:line="240" w:lineRule="auto"/>
        <w:ind w:left="1440"/>
        <w:rPr>
          <w:rFonts w:ascii="Intel Clear" w:hAnsi="Intel Clear" w:cs="Intel Clear"/>
        </w:rPr>
      </w:pPr>
    </w:p>
    <w:p w14:paraId="1C0835F9" w14:textId="77777777" w:rsidR="009268B0" w:rsidRPr="00D94FF6" w:rsidRDefault="00BB09DE" w:rsidP="009268B0">
      <w:pPr>
        <w:pStyle w:val="ListParagraph"/>
        <w:spacing w:after="0" w:line="240" w:lineRule="auto"/>
        <w:ind w:left="1440"/>
        <w:rPr>
          <w:rFonts w:ascii="Intel Clear" w:hAnsi="Intel Clear" w:cs="Intel Clear"/>
        </w:rPr>
      </w:pPr>
      <w:r w:rsidRPr="00D94FF6">
        <w:rPr>
          <w:rFonts w:ascii="Intel Clear" w:hAnsi="Intel Clear" w:cs="Intel Clear"/>
        </w:rPr>
        <w:t>Also re</w:t>
      </w:r>
      <w:r w:rsidR="005E0534" w:rsidRPr="00D94FF6">
        <w:rPr>
          <w:rFonts w:ascii="Intel Clear" w:hAnsi="Intel Clear" w:cs="Intel Clear"/>
        </w:rPr>
        <w:t>fer to section on “Support for T</w:t>
      </w:r>
      <w:r w:rsidRPr="00D94FF6">
        <w:rPr>
          <w:rFonts w:ascii="Intel Clear" w:hAnsi="Intel Clear" w:cs="Intel Clear"/>
        </w:rPr>
        <w:t>urning on Clocks for PG Exit flows”.</w:t>
      </w:r>
    </w:p>
    <w:p w14:paraId="020B4250" w14:textId="77777777" w:rsidR="008348A9" w:rsidRPr="00D94FF6" w:rsidRDefault="008348A9" w:rsidP="009268B0">
      <w:pPr>
        <w:pStyle w:val="ListParagraph"/>
        <w:spacing w:after="0" w:line="240" w:lineRule="auto"/>
        <w:ind w:left="1440"/>
        <w:rPr>
          <w:rFonts w:ascii="Intel Clear" w:hAnsi="Intel Clear" w:cs="Intel Clear"/>
        </w:rPr>
      </w:pPr>
    </w:p>
    <w:p w14:paraId="04FBBB07" w14:textId="77777777" w:rsidR="009268B0" w:rsidRPr="00D94FF6" w:rsidRDefault="009268B0" w:rsidP="008A4F40">
      <w:pPr>
        <w:pStyle w:val="ListParagraph"/>
        <w:numPr>
          <w:ilvl w:val="1"/>
          <w:numId w:val="23"/>
        </w:numPr>
        <w:spacing w:after="0" w:line="240" w:lineRule="auto"/>
        <w:rPr>
          <w:rFonts w:ascii="Intel Clear" w:hAnsi="Intel Clear" w:cs="Intel Clear"/>
        </w:rPr>
      </w:pPr>
      <w:r w:rsidRPr="00D94FF6">
        <w:rPr>
          <w:rFonts w:ascii="Intel Clear" w:hAnsi="Intel Clear" w:cs="Intel Clear"/>
        </w:rPr>
        <w:t xml:space="preserve">A recommendation related to preventing asynchronous transitions when the latch is closed/opened, is for the IP block to ensure that signals having isolation latches are driven directly by SR cells in the PGD (no combinatorial logic or non-SR sequential logic – other than buffers – between the SR cell and isolation gate). </w:t>
      </w:r>
    </w:p>
    <w:p w14:paraId="4842A55B" w14:textId="77777777" w:rsidR="009268B0" w:rsidRPr="00D94FF6" w:rsidRDefault="009268B0" w:rsidP="009268B0">
      <w:pPr>
        <w:pStyle w:val="ListParagraph"/>
        <w:spacing w:after="0" w:line="240" w:lineRule="auto"/>
        <w:ind w:left="1440"/>
        <w:rPr>
          <w:rFonts w:ascii="Intel Clear" w:hAnsi="Intel Clear" w:cs="Intel Clear"/>
        </w:rPr>
      </w:pPr>
    </w:p>
    <w:p w14:paraId="3FCE6C2A" w14:textId="77777777" w:rsidR="009268B0" w:rsidRPr="00D94FF6" w:rsidRDefault="009268B0" w:rsidP="008A4F40">
      <w:pPr>
        <w:pStyle w:val="ListParagraph"/>
        <w:numPr>
          <w:ilvl w:val="2"/>
          <w:numId w:val="23"/>
        </w:numPr>
        <w:spacing w:after="0" w:line="240" w:lineRule="auto"/>
        <w:rPr>
          <w:rFonts w:ascii="Intel Clear" w:hAnsi="Intel Clear" w:cs="Intel Clear"/>
        </w:rPr>
      </w:pPr>
      <w:r w:rsidRPr="00D94FF6">
        <w:rPr>
          <w:rFonts w:ascii="Intel Clear" w:hAnsi="Intel Clear" w:cs="Intel Clear"/>
        </w:rPr>
        <w:t>If an IP block cannot meet the above recommendation for some reason, alternate mitigation needs to be in place (such as reviewing the interface to ensure that receiving logic is able to tolerate asynchronous transitions during the relevant time, etc.)</w:t>
      </w:r>
    </w:p>
    <w:p w14:paraId="6D186930" w14:textId="77777777" w:rsidR="009268B0" w:rsidRPr="00D94FF6" w:rsidRDefault="009268B0" w:rsidP="009268B0">
      <w:pPr>
        <w:pStyle w:val="ListParagraph"/>
        <w:spacing w:after="0" w:line="240" w:lineRule="auto"/>
        <w:ind w:left="1440"/>
        <w:rPr>
          <w:rFonts w:ascii="Intel Clear" w:hAnsi="Intel Clear" w:cs="Intel Clear"/>
        </w:rPr>
      </w:pPr>
      <w:r w:rsidRPr="00D94FF6">
        <w:rPr>
          <w:rFonts w:ascii="Intel Clear" w:hAnsi="Intel Clear" w:cs="Intel Clear"/>
        </w:rPr>
        <w:t xml:space="preserve"> </w:t>
      </w:r>
    </w:p>
    <w:p w14:paraId="5C883FC9" w14:textId="77777777" w:rsidR="009268B0" w:rsidRPr="00D94FF6" w:rsidRDefault="009268B0" w:rsidP="008A4F40">
      <w:pPr>
        <w:pStyle w:val="ListParagraph"/>
        <w:numPr>
          <w:ilvl w:val="0"/>
          <w:numId w:val="23"/>
        </w:numPr>
        <w:spacing w:after="0" w:line="240" w:lineRule="auto"/>
        <w:rPr>
          <w:rFonts w:ascii="Intel Clear" w:hAnsi="Intel Clear" w:cs="Intel Clear"/>
        </w:rPr>
      </w:pPr>
      <w:r w:rsidRPr="00D94FF6">
        <w:rPr>
          <w:rFonts w:ascii="Intel Clear" w:hAnsi="Intel Clear" w:cs="Intel Clear"/>
        </w:rPr>
        <w:t xml:space="preserve">Latch enable control transitions (closes/opens) only for IP-Accessible PG (remains open through </w:t>
      </w:r>
      <w:r w:rsidR="000B687B" w:rsidRPr="00D94FF6">
        <w:rPr>
          <w:rFonts w:ascii="Intel Clear" w:hAnsi="Intel Clear" w:cs="Intel Clear"/>
        </w:rPr>
        <w:t>IP</w:t>
      </w:r>
      <w:r w:rsidRPr="00D94FF6">
        <w:rPr>
          <w:rFonts w:ascii="Intel Clear" w:hAnsi="Intel Clear" w:cs="Intel Clear"/>
        </w:rPr>
        <w:t>-Inacc</w:t>
      </w:r>
      <w:r w:rsidR="000B687B" w:rsidRPr="00D94FF6">
        <w:rPr>
          <w:rFonts w:ascii="Intel Clear" w:hAnsi="Intel Clear" w:cs="Intel Clear"/>
        </w:rPr>
        <w:t>essible</w:t>
      </w:r>
      <w:r w:rsidRPr="00D94FF6">
        <w:rPr>
          <w:rFonts w:ascii="Intel Clear" w:hAnsi="Intel Clear" w:cs="Intel Clear"/>
        </w:rPr>
        <w:t xml:space="preserve"> PG entry/exit, and at all other times, including reset)</w:t>
      </w:r>
    </w:p>
    <w:p w14:paraId="7203EAD7" w14:textId="77777777" w:rsidR="009268B0" w:rsidRPr="00D94FF6" w:rsidRDefault="009268B0" w:rsidP="009268B0">
      <w:pPr>
        <w:pStyle w:val="ListParagraph"/>
        <w:spacing w:after="0" w:line="240" w:lineRule="auto"/>
        <w:ind w:left="1440"/>
        <w:rPr>
          <w:rFonts w:ascii="Intel Clear" w:hAnsi="Intel Clear" w:cs="Intel Clear"/>
        </w:rPr>
      </w:pPr>
    </w:p>
    <w:p w14:paraId="1B553EBB" w14:textId="77777777" w:rsidR="009268B0" w:rsidRPr="00D94FF6" w:rsidRDefault="009268B0" w:rsidP="008A4F40">
      <w:pPr>
        <w:pStyle w:val="ListParagraph"/>
        <w:numPr>
          <w:ilvl w:val="1"/>
          <w:numId w:val="23"/>
        </w:numPr>
        <w:spacing w:after="0" w:line="240" w:lineRule="auto"/>
        <w:rPr>
          <w:rFonts w:ascii="Intel Clear" w:hAnsi="Intel Clear" w:cs="Intel Clear"/>
        </w:rPr>
      </w:pPr>
      <w:r w:rsidRPr="00D94FF6">
        <w:rPr>
          <w:rFonts w:ascii="Intel Clear" w:hAnsi="Intel Clear" w:cs="Intel Clear"/>
        </w:rPr>
        <w:t xml:space="preserve">Implies that for </w:t>
      </w:r>
      <w:r w:rsidRPr="00D94FF6">
        <w:rPr>
          <w:rFonts w:ascii="Intel Clear" w:hAnsi="Intel Clear" w:cs="Intel Clear"/>
          <w:bCs/>
        </w:rPr>
        <w:t>IP-Inaccessible PG</w:t>
      </w:r>
      <w:r w:rsidRPr="00D94FF6">
        <w:rPr>
          <w:rFonts w:ascii="Intel Clear" w:hAnsi="Intel Clear" w:cs="Intel Clear"/>
        </w:rPr>
        <w:t>, the IP block must guarantee that enabling/disabling of isolation gates does not cause asynchronous transition at destination/receiving logic during PG exit/entry</w:t>
      </w:r>
    </w:p>
    <w:p w14:paraId="305452E4" w14:textId="77777777" w:rsidR="009268B0" w:rsidRPr="00D94FF6" w:rsidRDefault="009268B0" w:rsidP="009268B0">
      <w:pPr>
        <w:pStyle w:val="ListParagraph"/>
        <w:spacing w:after="0" w:line="240" w:lineRule="auto"/>
        <w:ind w:left="1440"/>
        <w:rPr>
          <w:rFonts w:ascii="Intel Clear" w:hAnsi="Intel Clear" w:cs="Intel Clear"/>
        </w:rPr>
      </w:pPr>
    </w:p>
    <w:p w14:paraId="2DFCCF31" w14:textId="77777777" w:rsidR="009268B0" w:rsidRPr="00D94FF6" w:rsidRDefault="009268B0" w:rsidP="008A4F40">
      <w:pPr>
        <w:pStyle w:val="ListParagraph"/>
        <w:numPr>
          <w:ilvl w:val="1"/>
          <w:numId w:val="23"/>
        </w:numPr>
        <w:spacing w:after="0" w:line="240" w:lineRule="auto"/>
        <w:rPr>
          <w:rFonts w:ascii="Intel Clear" w:hAnsi="Intel Clear" w:cs="Intel Clear"/>
        </w:rPr>
      </w:pPr>
      <w:r w:rsidRPr="00D94FF6">
        <w:rPr>
          <w:rFonts w:ascii="Intel Clear" w:hAnsi="Intel Clear" w:cs="Intel Clear"/>
        </w:rPr>
        <w:t xml:space="preserve">In prep for IP-Inaccessible PG, it is recommended that IP blocks synchronously bring all signals going through isolation latches to the reset values (which should be the isolation values as well) prior to making power-gating request to PGCB </w:t>
      </w:r>
    </w:p>
    <w:p w14:paraId="56A566E3" w14:textId="77777777" w:rsidR="009268B0" w:rsidRPr="00D94FF6" w:rsidRDefault="009268B0" w:rsidP="009268B0">
      <w:pPr>
        <w:pStyle w:val="ListParagraph"/>
        <w:spacing w:after="0" w:line="240" w:lineRule="auto"/>
        <w:ind w:left="1440"/>
        <w:rPr>
          <w:rFonts w:ascii="Intel Clear" w:hAnsi="Intel Clear" w:cs="Intel Clear"/>
        </w:rPr>
      </w:pPr>
    </w:p>
    <w:p w14:paraId="2268F55F" w14:textId="77777777" w:rsidR="009268B0" w:rsidRPr="00D94FF6" w:rsidRDefault="009268B0" w:rsidP="008A4F40">
      <w:pPr>
        <w:pStyle w:val="ListParagraph"/>
        <w:numPr>
          <w:ilvl w:val="2"/>
          <w:numId w:val="23"/>
        </w:numPr>
        <w:spacing w:after="0" w:line="240" w:lineRule="auto"/>
        <w:rPr>
          <w:rFonts w:ascii="Intel Clear" w:hAnsi="Intel Clear" w:cs="Intel Clear"/>
        </w:rPr>
      </w:pPr>
      <w:r w:rsidRPr="00D94FF6">
        <w:rPr>
          <w:rFonts w:ascii="Intel Clear" w:hAnsi="Intel Clear" w:cs="Intel Clear"/>
        </w:rPr>
        <w:t xml:space="preserve">NOTE: IP blocks that do not intend to be put into IP-Inaccessible PG state, do not need to support this above recommendation. If an IP block cannot meet the above recommendation for some reason, alternate mitigation needs to be worked out (such as reviewing to ensure that receiving </w:t>
      </w:r>
      <w:r w:rsidR="000B687B" w:rsidRPr="00D94FF6">
        <w:rPr>
          <w:rFonts w:ascii="Intel Clear" w:hAnsi="Intel Clear" w:cs="Intel Clear"/>
        </w:rPr>
        <w:t xml:space="preserve">logic </w:t>
      </w:r>
      <w:r w:rsidRPr="00D94FF6">
        <w:rPr>
          <w:rFonts w:ascii="Intel Clear" w:hAnsi="Intel Clear" w:cs="Intel Clear"/>
        </w:rPr>
        <w:t xml:space="preserve">can tolerate the asynchronous transitions during the relevant time, etc.)  </w:t>
      </w:r>
    </w:p>
    <w:p w14:paraId="7DC70836" w14:textId="77777777" w:rsidR="007E6EAB" w:rsidRPr="00D94FF6" w:rsidRDefault="007E6EAB" w:rsidP="007E6EAB">
      <w:pPr>
        <w:pStyle w:val="ListParagraph"/>
        <w:spacing w:after="0" w:line="240" w:lineRule="auto"/>
        <w:ind w:left="2160"/>
        <w:rPr>
          <w:rFonts w:ascii="Intel Clear" w:hAnsi="Intel Clear" w:cs="Intel Clear"/>
        </w:rPr>
      </w:pPr>
    </w:p>
    <w:p w14:paraId="30EDDF7A" w14:textId="1B9C4C3E" w:rsidR="007E6EAB" w:rsidRPr="00D94FF6" w:rsidRDefault="007E6EAB" w:rsidP="007E6EAB">
      <w:pPr>
        <w:pStyle w:val="ListParagraph"/>
        <w:numPr>
          <w:ilvl w:val="0"/>
          <w:numId w:val="23"/>
        </w:numPr>
        <w:spacing w:after="0" w:line="240" w:lineRule="auto"/>
        <w:rPr>
          <w:rFonts w:ascii="Intel Clear" w:hAnsi="Intel Clear" w:cs="Intel Clear"/>
        </w:rPr>
      </w:pPr>
      <w:r w:rsidRPr="00D94FF6">
        <w:rPr>
          <w:rFonts w:ascii="Intel Clear" w:hAnsi="Intel Clear" w:cs="Intel Clear"/>
        </w:rPr>
        <w:t xml:space="preserve">The pgcb_isol_latchen signal should drive the enable pin of the latch directly. </w:t>
      </w:r>
      <w:r w:rsidR="008D0CD8" w:rsidRPr="00D94FF6">
        <w:rPr>
          <w:rFonts w:ascii="Intel Clear" w:hAnsi="Intel Clear" w:cs="Intel Clear"/>
        </w:rPr>
        <w:t>It is required that the latch stay open while isol_latchen is asserted so that the data can flow through freely, for this reason clock gating components such as the ctech_gc_latchen should not be used.</w:t>
      </w:r>
    </w:p>
    <w:p w14:paraId="2F9A0E5C" w14:textId="77777777" w:rsidR="009268B0" w:rsidRPr="00D94FF6" w:rsidRDefault="009268B0" w:rsidP="009268B0">
      <w:pPr>
        <w:rPr>
          <w:rFonts w:ascii="Intel Clear" w:hAnsi="Intel Clear" w:cs="Intel Clear"/>
          <w:b/>
        </w:rPr>
      </w:pPr>
    </w:p>
    <w:p w14:paraId="4425B8E3" w14:textId="77777777" w:rsidR="009268B0" w:rsidRPr="00D94FF6" w:rsidRDefault="002F199F" w:rsidP="002F199F">
      <w:pPr>
        <w:pStyle w:val="Heading4"/>
        <w:rPr>
          <w:rFonts w:ascii="Intel Clear" w:hAnsi="Intel Clear" w:cs="Intel Clear"/>
        </w:rPr>
      </w:pPr>
      <w:r w:rsidRPr="00D94FF6">
        <w:rPr>
          <w:rFonts w:ascii="Intel Clear" w:hAnsi="Intel Clear" w:cs="Intel Clear"/>
        </w:rPr>
        <w:t xml:space="preserve">Design Note: </w:t>
      </w:r>
    </w:p>
    <w:p w14:paraId="7632B1A8" w14:textId="77777777" w:rsidR="002F199F" w:rsidRPr="00D94FF6" w:rsidRDefault="002F199F" w:rsidP="009268B0">
      <w:pPr>
        <w:rPr>
          <w:rFonts w:ascii="Intel Clear" w:hAnsi="Intel Clear" w:cs="Intel Clear"/>
        </w:rPr>
      </w:pPr>
      <w:r w:rsidRPr="00D94FF6">
        <w:rPr>
          <w:rFonts w:ascii="Intel Clear" w:hAnsi="Intel Clear" w:cs="Intel Clear"/>
        </w:rPr>
        <w:t xml:space="preserve">If an IP block needs to have the isolation latches remain closed </w:t>
      </w:r>
      <w:r w:rsidR="00B85335" w:rsidRPr="00D94FF6">
        <w:rPr>
          <w:rFonts w:ascii="Intel Clear" w:hAnsi="Intel Clear" w:cs="Intel Clear"/>
        </w:rPr>
        <w:t xml:space="preserve">(holding the state of the output) </w:t>
      </w:r>
      <w:r w:rsidRPr="00D94FF6">
        <w:rPr>
          <w:rFonts w:ascii="Intel Clear" w:hAnsi="Intel Clear" w:cs="Intel Clear"/>
        </w:rPr>
        <w:t xml:space="preserve">for some time around an IP-Inaccessible entry (so as to prevent the consumers of the output of the </w:t>
      </w:r>
      <w:r w:rsidR="00B85335" w:rsidRPr="00D94FF6">
        <w:rPr>
          <w:rFonts w:ascii="Intel Clear" w:hAnsi="Intel Clear" w:cs="Intel Clear"/>
        </w:rPr>
        <w:t xml:space="preserve">isolation latch </w:t>
      </w:r>
      <w:r w:rsidR="00B85335" w:rsidRPr="00D94FF6">
        <w:rPr>
          <w:rFonts w:ascii="Intel Clear" w:hAnsi="Intel Clear" w:cs="Intel Clear"/>
        </w:rPr>
        <w:lastRenderedPageBreak/>
        <w:t xml:space="preserve">from being impacted), the IP block could choose to set a flag that keeps the isolation latches closed during IP-Inacc Entry until such time that the external reset to the IP block asserts. </w:t>
      </w:r>
    </w:p>
    <w:p w14:paraId="11D66807" w14:textId="77777777" w:rsidR="002F199F" w:rsidRPr="00D94FF6" w:rsidRDefault="002F199F" w:rsidP="009268B0">
      <w:pPr>
        <w:rPr>
          <w:rFonts w:ascii="Intel Clear" w:hAnsi="Intel Clear" w:cs="Intel Clear"/>
          <w:b/>
        </w:rPr>
      </w:pPr>
    </w:p>
    <w:p w14:paraId="6961A0E5" w14:textId="77777777" w:rsidR="0017225A" w:rsidRPr="00D94FF6" w:rsidRDefault="00A55983" w:rsidP="0017225A">
      <w:pPr>
        <w:pStyle w:val="Heading4"/>
        <w:rPr>
          <w:rFonts w:ascii="Intel Clear" w:hAnsi="Intel Clear" w:cs="Intel Clear"/>
          <w:lang w:bidi="ar-SA"/>
        </w:rPr>
      </w:pPr>
      <w:r w:rsidRPr="00D94FF6">
        <w:rPr>
          <w:rFonts w:ascii="Intel Clear" w:hAnsi="Intel Clear" w:cs="Intel Clear"/>
        </w:rPr>
        <w:t>Validation Note:</w:t>
      </w:r>
      <w:r w:rsidRPr="00D94FF6">
        <w:rPr>
          <w:rFonts w:ascii="Intel Clear" w:hAnsi="Intel Clear" w:cs="Intel Clear"/>
          <w:lang w:bidi="ar-SA"/>
        </w:rPr>
        <w:t xml:space="preserve"> </w:t>
      </w:r>
    </w:p>
    <w:p w14:paraId="61664E8D" w14:textId="77777777" w:rsidR="00A55983" w:rsidRPr="00D94FF6" w:rsidRDefault="00A55983" w:rsidP="00A55983">
      <w:pPr>
        <w:rPr>
          <w:rFonts w:ascii="Intel Clear" w:hAnsi="Intel Clear" w:cs="Intel Clear"/>
          <w:lang w:bidi="ar-SA"/>
        </w:rPr>
      </w:pPr>
      <w:r w:rsidRPr="00D94FF6">
        <w:rPr>
          <w:rFonts w:ascii="Intel Clear" w:hAnsi="Intel Clear" w:cs="Intel Clear"/>
          <w:lang w:bidi="ar-SA"/>
        </w:rPr>
        <w:t xml:space="preserve">Isolation Latches will never be PV’ed as the control signal is asynchronous.  It is recommended that there be checks in place during simulation to ensure that the input to the isolation </w:t>
      </w:r>
      <w:r w:rsidR="009268B0" w:rsidRPr="00D94FF6">
        <w:rPr>
          <w:rFonts w:ascii="Intel Clear" w:hAnsi="Intel Clear" w:cs="Intel Clear"/>
          <w:lang w:bidi="ar-SA"/>
        </w:rPr>
        <w:t xml:space="preserve">gate before the isolation </w:t>
      </w:r>
      <w:r w:rsidRPr="00D94FF6">
        <w:rPr>
          <w:rFonts w:ascii="Intel Clear" w:hAnsi="Intel Clear" w:cs="Intel Clear"/>
          <w:lang w:bidi="ar-SA"/>
        </w:rPr>
        <w:t xml:space="preserve">latches never toggles while </w:t>
      </w:r>
      <w:r w:rsidR="004D058C" w:rsidRPr="00D94FF6">
        <w:rPr>
          <w:rFonts w:ascii="Intel Clear" w:hAnsi="Intel Clear" w:cs="Intel Clear"/>
          <w:lang w:bidi="ar-SA"/>
        </w:rPr>
        <w:t>clocks are gated in the PGD</w:t>
      </w:r>
      <w:r w:rsidRPr="00D94FF6">
        <w:rPr>
          <w:rFonts w:ascii="Intel Clear" w:hAnsi="Intel Clear" w:cs="Intel Clear"/>
          <w:lang w:bidi="ar-SA"/>
        </w:rPr>
        <w:t>.</w:t>
      </w:r>
    </w:p>
    <w:p w14:paraId="2CE05D80" w14:textId="77777777" w:rsidR="00343CC6" w:rsidRPr="00D94FF6" w:rsidRDefault="00343CC6" w:rsidP="00A55983">
      <w:pPr>
        <w:rPr>
          <w:rFonts w:ascii="Intel Clear" w:hAnsi="Intel Clear" w:cs="Intel Clear"/>
          <w:lang w:bidi="ar-SA"/>
        </w:rPr>
      </w:pPr>
    </w:p>
    <w:p w14:paraId="366FCF04" w14:textId="77777777" w:rsidR="0017225A" w:rsidRPr="00D94FF6" w:rsidRDefault="0017225A" w:rsidP="0017225A">
      <w:pPr>
        <w:pStyle w:val="Heading4"/>
        <w:rPr>
          <w:rFonts w:ascii="Intel Clear" w:hAnsi="Intel Clear" w:cs="Intel Clear"/>
          <w:lang w:bidi="ar-SA"/>
        </w:rPr>
      </w:pPr>
      <w:r w:rsidRPr="00D94FF6">
        <w:rPr>
          <w:rFonts w:ascii="Intel Clear" w:hAnsi="Intel Clear" w:cs="Intel Clear"/>
          <w:lang w:bidi="ar-SA"/>
        </w:rPr>
        <w:t xml:space="preserve">Structural Design </w:t>
      </w:r>
      <w:r w:rsidR="00343CC6" w:rsidRPr="00D94FF6">
        <w:rPr>
          <w:rFonts w:ascii="Intel Clear" w:hAnsi="Intel Clear" w:cs="Intel Clear"/>
          <w:lang w:bidi="ar-SA"/>
        </w:rPr>
        <w:t>Note:</w:t>
      </w:r>
    </w:p>
    <w:p w14:paraId="7A65AC48" w14:textId="77777777" w:rsidR="00343CC6" w:rsidRPr="00D94FF6" w:rsidRDefault="00343CC6" w:rsidP="00A55983">
      <w:pPr>
        <w:rPr>
          <w:rFonts w:ascii="Intel Clear" w:hAnsi="Intel Clear" w:cs="Intel Clear"/>
          <w:lang w:bidi="ar-SA"/>
        </w:rPr>
      </w:pPr>
      <w:r w:rsidRPr="00D94FF6">
        <w:rPr>
          <w:rFonts w:ascii="Intel Clear" w:hAnsi="Intel Clear" w:cs="Intel Clear"/>
          <w:lang w:bidi="ar-SA"/>
        </w:rPr>
        <w:t xml:space="preserve">Isolation latches show up as unclocked registers, and need to be waived by IP blocks that are using these isolation latches.  </w:t>
      </w:r>
    </w:p>
    <w:p w14:paraId="298F5293" w14:textId="77777777" w:rsidR="000116C6" w:rsidRPr="00D94FF6" w:rsidRDefault="00812C68" w:rsidP="0017225A">
      <w:pPr>
        <w:pStyle w:val="Heading2"/>
        <w:rPr>
          <w:rFonts w:ascii="Intel Clear" w:hAnsi="Intel Clear" w:cs="Intel Clear"/>
        </w:rPr>
      </w:pPr>
      <w:r w:rsidRPr="00D94FF6">
        <w:rPr>
          <w:rFonts w:ascii="Intel Clear" w:hAnsi="Intel Clear" w:cs="Intel Clear"/>
        </w:rPr>
        <w:t>Support for Turning on C</w:t>
      </w:r>
      <w:r w:rsidR="000116C6" w:rsidRPr="00D94FF6">
        <w:rPr>
          <w:rFonts w:ascii="Intel Clear" w:hAnsi="Intel Clear" w:cs="Intel Clear"/>
        </w:rPr>
        <w:t>locks for PG Exit flows</w:t>
      </w:r>
    </w:p>
    <w:p w14:paraId="7A5F9429" w14:textId="77777777" w:rsidR="000116C6" w:rsidRPr="00D94FF6" w:rsidRDefault="000116C6" w:rsidP="000116C6">
      <w:pPr>
        <w:rPr>
          <w:rFonts w:ascii="Intel Clear" w:hAnsi="Intel Clear" w:cs="Intel Clear"/>
        </w:rPr>
      </w:pPr>
    </w:p>
    <w:p w14:paraId="3FC3E307" w14:textId="77777777" w:rsidR="000116C6" w:rsidRPr="00D94FF6" w:rsidRDefault="000116C6" w:rsidP="000116C6">
      <w:pPr>
        <w:rPr>
          <w:rFonts w:ascii="Intel Clear" w:hAnsi="Intel Clear" w:cs="Intel Clear"/>
        </w:rPr>
      </w:pPr>
      <w:r w:rsidRPr="00D94FF6">
        <w:rPr>
          <w:rFonts w:ascii="Intel Clear" w:hAnsi="Intel Clear" w:cs="Intel Clear"/>
        </w:rPr>
        <w:t xml:space="preserve">In general, using the pre-commit based power gating flow (with a combination of CDCs and PGCB), all clocks to PGD logic are fully gated during the PG Entry and PG Exit flows (for IP-Inaccessible as well as IP-Accessible). </w:t>
      </w:r>
    </w:p>
    <w:p w14:paraId="58E96061" w14:textId="77777777" w:rsidR="000116C6" w:rsidRPr="00D94FF6" w:rsidRDefault="000116C6" w:rsidP="000116C6">
      <w:pPr>
        <w:rPr>
          <w:rFonts w:ascii="Intel Clear" w:hAnsi="Intel Clear" w:cs="Intel Clear"/>
        </w:rPr>
      </w:pPr>
    </w:p>
    <w:p w14:paraId="0C23451B" w14:textId="6486A0C6" w:rsidR="000116C6" w:rsidRPr="00D94FF6" w:rsidRDefault="000116C6" w:rsidP="000116C6">
      <w:pPr>
        <w:rPr>
          <w:rFonts w:ascii="Intel Clear" w:hAnsi="Intel Clear" w:cs="Intel Clear"/>
        </w:rPr>
      </w:pPr>
      <w:r w:rsidRPr="00D94FF6">
        <w:rPr>
          <w:rFonts w:ascii="Intel Clear" w:hAnsi="Intel Clear" w:cs="Intel Clear"/>
        </w:rPr>
        <w:t xml:space="preserve">However, there are certain design structures that need the clocks to be turned on during specific part/s of the PG exit flow. There are </w:t>
      </w:r>
      <w:r w:rsidR="007E6EAB" w:rsidRPr="00D94FF6">
        <w:rPr>
          <w:rFonts w:ascii="Intel Clear" w:hAnsi="Intel Clear" w:cs="Intel Clear"/>
        </w:rPr>
        <w:t>three</w:t>
      </w:r>
      <w:r w:rsidRPr="00D94FF6">
        <w:rPr>
          <w:rFonts w:ascii="Intel Clear" w:hAnsi="Intel Clear" w:cs="Intel Clear"/>
        </w:rPr>
        <w:t xml:space="preserve"> known types of these design structures: </w:t>
      </w:r>
    </w:p>
    <w:p w14:paraId="401EC472" w14:textId="77777777" w:rsidR="000116C6" w:rsidRPr="00D94FF6" w:rsidRDefault="000116C6" w:rsidP="008A4F40">
      <w:pPr>
        <w:pStyle w:val="ListParagraph"/>
        <w:numPr>
          <w:ilvl w:val="2"/>
          <w:numId w:val="19"/>
        </w:numPr>
        <w:rPr>
          <w:rFonts w:ascii="Intel Clear" w:hAnsi="Intel Clear" w:cs="Intel Clear"/>
        </w:rPr>
      </w:pPr>
      <w:r w:rsidRPr="00D94FF6">
        <w:rPr>
          <w:rFonts w:ascii="Intel Clear" w:hAnsi="Intel Clear" w:cs="Intel Clear"/>
        </w:rPr>
        <w:t>Sequential logic using synchronous resets (for example, flops that are reset using the D input rather than the async reset input)</w:t>
      </w:r>
    </w:p>
    <w:p w14:paraId="7763269F" w14:textId="77777777" w:rsidR="000116C6" w:rsidRPr="00D94FF6" w:rsidRDefault="000116C6" w:rsidP="008A4F40">
      <w:pPr>
        <w:pStyle w:val="ListParagraph"/>
        <w:numPr>
          <w:ilvl w:val="2"/>
          <w:numId w:val="19"/>
        </w:numPr>
        <w:rPr>
          <w:rFonts w:ascii="Intel Clear" w:hAnsi="Intel Clear" w:cs="Intel Clear"/>
        </w:rPr>
      </w:pPr>
      <w:r w:rsidRPr="00D94FF6">
        <w:rPr>
          <w:rFonts w:ascii="Intel Clear" w:hAnsi="Intel Clear" w:cs="Intel Clear"/>
        </w:rPr>
        <w:t>Sequential logic between two or more state machines (where the state machines are using state-retention cells).</w:t>
      </w:r>
    </w:p>
    <w:p w14:paraId="11C212AD" w14:textId="79FF9AB2" w:rsidR="007E6EAB" w:rsidRPr="00D94FF6" w:rsidRDefault="007E6EAB" w:rsidP="008A4F40">
      <w:pPr>
        <w:pStyle w:val="ListParagraph"/>
        <w:numPr>
          <w:ilvl w:val="2"/>
          <w:numId w:val="19"/>
        </w:numPr>
        <w:rPr>
          <w:rFonts w:ascii="Intel Clear" w:hAnsi="Intel Clear" w:cs="Intel Clear"/>
        </w:rPr>
      </w:pPr>
      <w:r w:rsidRPr="00D94FF6">
        <w:rPr>
          <w:rFonts w:ascii="Intel Clear" w:hAnsi="Intel Clear" w:cs="Intel Clear"/>
        </w:rPr>
        <w:t>Contetion clearing on cold boot</w:t>
      </w:r>
    </w:p>
    <w:p w14:paraId="31CDA077" w14:textId="77777777" w:rsidR="000116C6" w:rsidRPr="00D94FF6" w:rsidRDefault="000116C6" w:rsidP="000116C6">
      <w:pPr>
        <w:rPr>
          <w:rFonts w:ascii="Intel Clear" w:hAnsi="Intel Clear" w:cs="Intel Clear"/>
        </w:rPr>
      </w:pPr>
      <w:r w:rsidRPr="00D94FF6">
        <w:rPr>
          <w:rFonts w:ascii="Intel Clear" w:hAnsi="Intel Clear" w:cs="Intel Clear"/>
        </w:rPr>
        <w:t xml:space="preserve">For case (1) above, it is required to ensure that the sequential logic using synchronous resets is in the reset state prior to isolation removal and reset de-assertion during the PG exit flow. In order to achieve this, at least one clock edge is required to be seen by this sequential logic. This requirement applies to both IP-Inaccessible and IP-Accessible PG exit flows. </w:t>
      </w:r>
    </w:p>
    <w:p w14:paraId="3891D511" w14:textId="77777777" w:rsidR="000116C6" w:rsidRPr="00D94FF6" w:rsidRDefault="000116C6" w:rsidP="000116C6">
      <w:pPr>
        <w:rPr>
          <w:rFonts w:ascii="Intel Clear" w:hAnsi="Intel Clear" w:cs="Intel Clear"/>
        </w:rPr>
      </w:pPr>
    </w:p>
    <w:p w14:paraId="4DA7ACDD" w14:textId="77777777" w:rsidR="000116C6" w:rsidRPr="00D94FF6" w:rsidRDefault="000116C6" w:rsidP="000116C6">
      <w:pPr>
        <w:rPr>
          <w:rFonts w:ascii="Intel Clear" w:hAnsi="Intel Clear" w:cs="Intel Clear"/>
        </w:rPr>
      </w:pPr>
      <w:r w:rsidRPr="00D94FF6">
        <w:rPr>
          <w:rFonts w:ascii="Intel Clear" w:hAnsi="Intel Clear" w:cs="Intel Clear"/>
        </w:rPr>
        <w:t xml:space="preserve">For case (2) above, it is required that sequential logic between any two state machines (where the state machines use state retention cells) be given some clocks after reset de-assertion (but before de-assertion of the state retention control – sleep signal) in order to let the context propagate from output of one state machine to the input of the other state machine. Allowing the context to propagate enables all the sequential logic in the PGD to be in the same state that it was in, prior to the PG entry. It is possible to avoid this requirement by having the intermediate sequential logic also use state retention cells, but that comes with consideration of some additional gate count (state retention cells use more gates, in general). This requirement is applicable only to the IP-Accessible flow (since state retention is relevant only for this flow).  </w:t>
      </w:r>
    </w:p>
    <w:p w14:paraId="7A8DA866" w14:textId="77777777" w:rsidR="007E6EAB" w:rsidRPr="00D94FF6" w:rsidRDefault="007E6EAB" w:rsidP="000116C6">
      <w:pPr>
        <w:rPr>
          <w:rFonts w:ascii="Intel Clear" w:hAnsi="Intel Clear" w:cs="Intel Clear"/>
        </w:rPr>
      </w:pPr>
    </w:p>
    <w:p w14:paraId="27824EB6" w14:textId="4884FD15" w:rsidR="007E6EAB" w:rsidRPr="00D94FF6" w:rsidRDefault="007E6EAB" w:rsidP="000116C6">
      <w:pPr>
        <w:rPr>
          <w:rFonts w:ascii="Intel Clear" w:hAnsi="Intel Clear" w:cs="Intel Clear"/>
        </w:rPr>
      </w:pPr>
      <w:r w:rsidRPr="00D94FF6">
        <w:rPr>
          <w:rFonts w:ascii="Intel Clear" w:hAnsi="Intel Clear" w:cs="Intel Clear"/>
        </w:rPr>
        <w:t>For case (3) above, it is required that the clocks be running in the power-gated domain while the power is ramping. This is to prevent a large current draw due to contention from uninitialized logic leading to competing drivers in the domain. This does not need to be the actual functional clock that is typically used in the domain, instead, an always running clock can be muxed in. The control to run clocks while power is ramping is the same control used for sync reset propagation (“ip_pgcb_frc_clk_srst_cc_en”).</w:t>
      </w:r>
    </w:p>
    <w:p w14:paraId="349F8343" w14:textId="77777777" w:rsidR="000116C6" w:rsidRPr="00D94FF6" w:rsidRDefault="000116C6" w:rsidP="000116C6">
      <w:pPr>
        <w:rPr>
          <w:rFonts w:ascii="Intel Clear" w:hAnsi="Intel Clear" w:cs="Intel Clear"/>
        </w:rPr>
      </w:pPr>
    </w:p>
    <w:p w14:paraId="667B672C" w14:textId="6A0CD988" w:rsidR="000116C6" w:rsidRPr="00D94FF6" w:rsidRDefault="000116C6" w:rsidP="000116C6">
      <w:pPr>
        <w:rPr>
          <w:rFonts w:ascii="Intel Clear" w:hAnsi="Intel Clear" w:cs="Intel Clear"/>
        </w:rPr>
      </w:pPr>
      <w:r w:rsidRPr="00D94FF6">
        <w:rPr>
          <w:rFonts w:ascii="Intel Clear" w:hAnsi="Intel Clear" w:cs="Intel Clear"/>
        </w:rPr>
        <w:lastRenderedPageBreak/>
        <w:t>The PGCB provides separate inputs (“ip_pgcb_frc_clk_srst_</w:t>
      </w:r>
      <w:r w:rsidR="007E6EAB" w:rsidRPr="00D94FF6">
        <w:rPr>
          <w:rFonts w:ascii="Intel Clear" w:hAnsi="Intel Clear" w:cs="Intel Clear"/>
        </w:rPr>
        <w:t>cc_</w:t>
      </w:r>
      <w:r w:rsidRPr="00D94FF6">
        <w:rPr>
          <w:rFonts w:ascii="Intel Clear" w:hAnsi="Intel Clear" w:cs="Intel Clear"/>
        </w:rPr>
        <w:t xml:space="preserve">en” and “ip_pgcb_frc_clk_cp_en”) that modify the PGCB sequencing behavior to support these requirements during the PG exit flows. When any of these inputs are set, the PGCB asserts the “pgcb_ip_force_clks_on” signal at relevant times of the PG exit flow and waits for assertion of the corresponding “ip_pgcb_force_clks_on_ack” signal from the IP block. After a configurable timer delay, the PGCB de-asserts the “pgcb_ip_force_clks_on” signal and waits for the de-assertion of the “ack” signal from the IP before proceeding with the remaining sequence for the PG exit flow. Refer to PG exit flow waveforms for sequencing of the “pgcb_ip_force_clks_on” signal.  </w:t>
      </w:r>
    </w:p>
    <w:p w14:paraId="2731E7EA" w14:textId="77777777" w:rsidR="00E3388B" w:rsidRPr="00D94FF6" w:rsidRDefault="00E3388B" w:rsidP="000116C6">
      <w:pPr>
        <w:rPr>
          <w:rFonts w:ascii="Intel Clear" w:hAnsi="Intel Clear" w:cs="Intel Clear"/>
        </w:rPr>
      </w:pPr>
    </w:p>
    <w:p w14:paraId="409AC92F" w14:textId="77777777" w:rsidR="00FF135B" w:rsidRPr="00D94FF6" w:rsidRDefault="00FF135B" w:rsidP="00A528E2">
      <w:pPr>
        <w:pStyle w:val="Heading3"/>
        <w:rPr>
          <w:rFonts w:ascii="Intel Clear" w:hAnsi="Intel Clear" w:cs="Intel Clear"/>
        </w:rPr>
      </w:pPr>
      <w:r w:rsidRPr="00D94FF6">
        <w:rPr>
          <w:rFonts w:ascii="Intel Clear" w:hAnsi="Intel Clear" w:cs="Intel Clear"/>
        </w:rPr>
        <w:t xml:space="preserve">Default PGCB behavior: </w:t>
      </w:r>
    </w:p>
    <w:p w14:paraId="0D24ED5D" w14:textId="77777777" w:rsidR="00FF135B" w:rsidRPr="00D94FF6" w:rsidRDefault="00FF135B" w:rsidP="00FF135B">
      <w:pPr>
        <w:rPr>
          <w:rFonts w:ascii="Intel Clear" w:hAnsi="Intel Clear" w:cs="Intel Clear"/>
        </w:rPr>
      </w:pPr>
      <w:r w:rsidRPr="00D94FF6">
        <w:rPr>
          <w:rFonts w:ascii="Intel Clear" w:hAnsi="Intel Clear" w:cs="Intel Clear"/>
        </w:rPr>
        <w:t>Note that the design structures listed above are not expected to be commonly used, hence the PGCB default behavior is to never assert “pgcb_ip_force_clks_on” signal.</w:t>
      </w:r>
    </w:p>
    <w:p w14:paraId="5CB2C1BB" w14:textId="77777777" w:rsidR="00FF135B" w:rsidRPr="00D94FF6" w:rsidRDefault="00FF135B" w:rsidP="000116C6">
      <w:pPr>
        <w:rPr>
          <w:rFonts w:ascii="Intel Clear" w:hAnsi="Intel Clear" w:cs="Intel Clear"/>
          <w:b/>
        </w:rPr>
      </w:pPr>
    </w:p>
    <w:p w14:paraId="50BEFE92" w14:textId="77777777" w:rsidR="00E3388B" w:rsidRPr="00D94FF6" w:rsidRDefault="00E3388B" w:rsidP="00A528E2">
      <w:pPr>
        <w:pStyle w:val="Heading3"/>
        <w:rPr>
          <w:rFonts w:ascii="Intel Clear" w:hAnsi="Intel Clear" w:cs="Intel Clear"/>
        </w:rPr>
      </w:pPr>
      <w:r w:rsidRPr="00D94FF6">
        <w:rPr>
          <w:rFonts w:ascii="Intel Clear" w:hAnsi="Intel Clear" w:cs="Intel Clear"/>
        </w:rPr>
        <w:t xml:space="preserve">Potential Design Hazard: </w:t>
      </w:r>
    </w:p>
    <w:p w14:paraId="4A39067F" w14:textId="77777777" w:rsidR="00E3388B" w:rsidRPr="00D94FF6" w:rsidRDefault="00E3388B" w:rsidP="000116C6">
      <w:pPr>
        <w:rPr>
          <w:rFonts w:ascii="Intel Clear" w:hAnsi="Intel Clear" w:cs="Intel Clear"/>
        </w:rPr>
      </w:pPr>
      <w:r w:rsidRPr="00D94FF6">
        <w:rPr>
          <w:rFonts w:ascii="Intel Clear" w:hAnsi="Intel Clear" w:cs="Intel Clear"/>
        </w:rPr>
        <w:t>For the case that an IP block sets the context propagation related control “ip_pgcb_frc_clk_cp_en”</w:t>
      </w:r>
      <w:r w:rsidR="00FF135B" w:rsidRPr="00D94FF6">
        <w:rPr>
          <w:rFonts w:ascii="Intel Clear" w:hAnsi="Intel Clear" w:cs="Intel Clear"/>
        </w:rPr>
        <w:t xml:space="preserve"> to 1, </w:t>
      </w:r>
      <w:r w:rsidRPr="00D94FF6">
        <w:rPr>
          <w:rFonts w:ascii="Intel Clear" w:hAnsi="Intel Clear" w:cs="Intel Clear"/>
        </w:rPr>
        <w:t xml:space="preserve">there are potential design hazards, as described below. </w:t>
      </w:r>
    </w:p>
    <w:p w14:paraId="08BB1FB7" w14:textId="77777777" w:rsidR="00E3388B" w:rsidRPr="00D94FF6" w:rsidRDefault="00E3388B" w:rsidP="000116C6">
      <w:pPr>
        <w:rPr>
          <w:rFonts w:ascii="Intel Clear" w:hAnsi="Intel Clear" w:cs="Intel Clear"/>
        </w:rPr>
      </w:pPr>
    </w:p>
    <w:p w14:paraId="0DBC6056" w14:textId="77777777" w:rsidR="00E3388B" w:rsidRPr="00D94FF6" w:rsidRDefault="00E3388B" w:rsidP="000116C6">
      <w:pPr>
        <w:rPr>
          <w:rFonts w:ascii="Intel Clear" w:hAnsi="Intel Clear" w:cs="Intel Clear"/>
        </w:rPr>
      </w:pPr>
      <w:r w:rsidRPr="00D94FF6">
        <w:rPr>
          <w:rFonts w:ascii="Intel Clear" w:hAnsi="Intel Clear" w:cs="Intel Clear"/>
        </w:rPr>
        <w:t xml:space="preserve">During the PG Exit flow (say, IP-Accessible PG Exit), if clocks are running in an IP block’s PGD while reset is de-asserted, and sleep is asserted, that part of the design which uses state retention cells is frozen inactive (since the sleep control is still asserted). However, other parts of the design are out of reset and have clocks running, so that they are responding to events and other inputs. </w:t>
      </w:r>
      <w:r w:rsidR="00FF135B" w:rsidRPr="00D94FF6">
        <w:rPr>
          <w:rFonts w:ascii="Intel Clear" w:hAnsi="Intel Clear" w:cs="Intel Clear"/>
        </w:rPr>
        <w:t xml:space="preserve">This behavior may end up moving the PGD logic to a bad and/or unrecoverable state. </w:t>
      </w:r>
      <w:r w:rsidRPr="00D94FF6">
        <w:rPr>
          <w:rFonts w:ascii="Intel Clear" w:hAnsi="Intel Clear" w:cs="Intel Clear"/>
        </w:rPr>
        <w:t xml:space="preserve"> </w:t>
      </w:r>
    </w:p>
    <w:p w14:paraId="0EC88735" w14:textId="77777777" w:rsidR="00E3388B" w:rsidRPr="00D94FF6" w:rsidRDefault="00E3388B" w:rsidP="000116C6">
      <w:pPr>
        <w:rPr>
          <w:rFonts w:ascii="Intel Clear" w:hAnsi="Intel Clear" w:cs="Intel Clear"/>
        </w:rPr>
      </w:pPr>
    </w:p>
    <w:p w14:paraId="3DF7A610" w14:textId="77777777" w:rsidR="000116C6" w:rsidRPr="00D94FF6" w:rsidRDefault="00FF135B" w:rsidP="000116C6">
      <w:pPr>
        <w:rPr>
          <w:rFonts w:ascii="Intel Clear" w:hAnsi="Intel Clear" w:cs="Intel Clear"/>
        </w:rPr>
      </w:pPr>
      <w:r w:rsidRPr="00D94FF6">
        <w:rPr>
          <w:rFonts w:ascii="Intel Clear" w:hAnsi="Intel Clear" w:cs="Intel Clear"/>
        </w:rPr>
        <w:t xml:space="preserve">Therefore, any </w:t>
      </w:r>
      <w:r w:rsidR="00E3388B" w:rsidRPr="00D94FF6">
        <w:rPr>
          <w:rFonts w:ascii="Intel Clear" w:hAnsi="Intel Clear" w:cs="Intel Clear"/>
        </w:rPr>
        <w:t xml:space="preserve">IP team </w:t>
      </w:r>
      <w:r w:rsidRPr="00D94FF6">
        <w:rPr>
          <w:rFonts w:ascii="Intel Clear" w:hAnsi="Intel Clear" w:cs="Intel Clear"/>
        </w:rPr>
        <w:t xml:space="preserve">choosing to set the control “ip_pgcb_frc_clk_cp_en” to “1”,  </w:t>
      </w:r>
      <w:r w:rsidR="00E3388B" w:rsidRPr="00D94FF6">
        <w:rPr>
          <w:rFonts w:ascii="Intel Clear" w:hAnsi="Intel Clear" w:cs="Intel Clear"/>
        </w:rPr>
        <w:t xml:space="preserve">must </w:t>
      </w:r>
      <w:r w:rsidRPr="00D94FF6">
        <w:rPr>
          <w:rFonts w:ascii="Intel Clear" w:hAnsi="Intel Clear" w:cs="Intel Clear"/>
        </w:rPr>
        <w:t>thoroughly a</w:t>
      </w:r>
      <w:r w:rsidR="00E3388B" w:rsidRPr="00D94FF6">
        <w:rPr>
          <w:rFonts w:ascii="Intel Clear" w:hAnsi="Intel Clear" w:cs="Intel Clear"/>
        </w:rPr>
        <w:t>nalyze</w:t>
      </w:r>
      <w:r w:rsidRPr="00D94FF6">
        <w:rPr>
          <w:rFonts w:ascii="Intel Clear" w:hAnsi="Intel Clear" w:cs="Intel Clear"/>
        </w:rPr>
        <w:t xml:space="preserve">, </w:t>
      </w:r>
      <w:r w:rsidR="00E3388B" w:rsidRPr="00D94FF6">
        <w:rPr>
          <w:rFonts w:ascii="Intel Clear" w:hAnsi="Intel Clear" w:cs="Intel Clear"/>
        </w:rPr>
        <w:t>review</w:t>
      </w:r>
      <w:r w:rsidRPr="00D94FF6">
        <w:rPr>
          <w:rFonts w:ascii="Intel Clear" w:hAnsi="Intel Clear" w:cs="Intel Clear"/>
        </w:rPr>
        <w:t xml:space="preserve">, and </w:t>
      </w:r>
      <w:r w:rsidR="00E3388B" w:rsidRPr="00D94FF6">
        <w:rPr>
          <w:rFonts w:ascii="Intel Clear" w:hAnsi="Intel Clear" w:cs="Intel Clear"/>
        </w:rPr>
        <w:t xml:space="preserve">validate the design to ensure that </w:t>
      </w:r>
      <w:r w:rsidRPr="00D94FF6">
        <w:rPr>
          <w:rFonts w:ascii="Intel Clear" w:hAnsi="Intel Clear" w:cs="Intel Clear"/>
        </w:rPr>
        <w:t xml:space="preserve">no such design hazards impacts the PDG logic. One method that may help ensure this is to keep all state machine sequential logic on state retention cells. </w:t>
      </w:r>
    </w:p>
    <w:p w14:paraId="60AA9B49" w14:textId="77777777" w:rsidR="00FF135B" w:rsidRPr="00D94FF6" w:rsidRDefault="00FF135B" w:rsidP="000116C6">
      <w:pPr>
        <w:rPr>
          <w:rFonts w:ascii="Intel Clear" w:hAnsi="Intel Clear" w:cs="Intel Clear"/>
        </w:rPr>
      </w:pPr>
    </w:p>
    <w:p w14:paraId="0C1439CE" w14:textId="77777777" w:rsidR="000116C6" w:rsidRPr="00D94FF6" w:rsidRDefault="000116C6" w:rsidP="000116C6">
      <w:pPr>
        <w:rPr>
          <w:rFonts w:ascii="Intel Clear" w:hAnsi="Intel Clear" w:cs="Intel Clear"/>
        </w:rPr>
      </w:pPr>
    </w:p>
    <w:p w14:paraId="7EFA5818" w14:textId="77777777" w:rsidR="000116C6" w:rsidRPr="00D94FF6" w:rsidRDefault="000116C6" w:rsidP="00A528E2">
      <w:pPr>
        <w:pStyle w:val="Heading3"/>
        <w:rPr>
          <w:rFonts w:ascii="Intel Clear" w:hAnsi="Intel Clear" w:cs="Intel Clear"/>
        </w:rPr>
      </w:pPr>
      <w:r w:rsidRPr="00D94FF6">
        <w:rPr>
          <w:rFonts w:ascii="Intel Clear" w:hAnsi="Intel Clear" w:cs="Intel Clear"/>
        </w:rPr>
        <w:t xml:space="preserve">Design recommendation: </w:t>
      </w:r>
    </w:p>
    <w:p w14:paraId="65127CC3" w14:textId="77777777" w:rsidR="006D4C31" w:rsidRPr="00D94FF6" w:rsidRDefault="006D4C31" w:rsidP="006D4C31">
      <w:pPr>
        <w:rPr>
          <w:rFonts w:ascii="Intel Clear" w:hAnsi="Intel Clear" w:cs="Intel Clear"/>
        </w:rPr>
      </w:pPr>
      <w:r w:rsidRPr="00D94FF6">
        <w:rPr>
          <w:rFonts w:ascii="Intel Clear" w:hAnsi="Intel Clear" w:cs="Intel Clear"/>
        </w:rPr>
        <w:t xml:space="preserve">For IP blocks that need to turn on this feature, there are some other associated changes that need to be done in the IP logic in order to completely meet the requirement of turning on the clock. These include using the “pgcb_ip_force_clks_on” signal to enable clocks to toggle within the PGD of the IP block. </w:t>
      </w:r>
    </w:p>
    <w:p w14:paraId="11494259" w14:textId="77777777" w:rsidR="006D4C31" w:rsidRPr="00D94FF6" w:rsidRDefault="006D4C31" w:rsidP="006D4C31">
      <w:pPr>
        <w:rPr>
          <w:rFonts w:ascii="Intel Clear" w:hAnsi="Intel Clear" w:cs="Intel Clear"/>
        </w:rPr>
      </w:pPr>
    </w:p>
    <w:p w14:paraId="42830D53" w14:textId="77777777" w:rsidR="006D4C31" w:rsidRPr="00D94FF6" w:rsidRDefault="006D4C31" w:rsidP="006D4C31">
      <w:pPr>
        <w:rPr>
          <w:rFonts w:ascii="Intel Clear" w:hAnsi="Intel Clear" w:cs="Intel Clear"/>
        </w:rPr>
      </w:pPr>
      <w:r w:rsidRPr="00D94FF6">
        <w:rPr>
          <w:rFonts w:ascii="Intel Clear" w:hAnsi="Intel Clear" w:cs="Intel Clear"/>
        </w:rPr>
        <w:t xml:space="preserve">It is recommended that a separate clock, typically the pgcb_clk, be used when the clocks need to be turned on within the PG exit sequence. This clock needs to be routed on to the functional clock tree going into the PGD. Normally, this clock path is gated. Only when the PGCB asserts the “pgcb_ip_force_clks_on” signal (at which time it is guaranteed that the functional clock is gated), this clock is ungated and allowed to propagate on to the functional clock tree. Since the PGCB clock is available and toggling during the PG exit sequence, this is strongly recommended to be used as the alternate clock for routing on to the clock tree.  See figure below for the general idea of this approach. Note, that in normal functional usage, when the IP is not power-gated, the alternate clock branch being used to route to the functional clock tree, remains gated.  </w:t>
      </w:r>
    </w:p>
    <w:p w14:paraId="38A2FD73" w14:textId="77777777" w:rsidR="006D4C31" w:rsidRPr="00D94FF6" w:rsidRDefault="006D4C31" w:rsidP="006D4C31">
      <w:pPr>
        <w:rPr>
          <w:rFonts w:ascii="Intel Clear" w:hAnsi="Intel Clear" w:cs="Intel Clear"/>
        </w:rPr>
      </w:pPr>
    </w:p>
    <w:p w14:paraId="5FE1E584" w14:textId="77777777" w:rsidR="006D4C31" w:rsidRPr="00D94FF6" w:rsidRDefault="006D4C31" w:rsidP="006D4C31">
      <w:pPr>
        <w:rPr>
          <w:rFonts w:ascii="Intel Clear" w:hAnsi="Intel Clear" w:cs="Intel Clear"/>
        </w:rPr>
      </w:pPr>
      <w:r w:rsidRPr="00D94FF6">
        <w:rPr>
          <w:rFonts w:ascii="Intel Clear" w:hAnsi="Intel Clear" w:cs="Intel Clear"/>
        </w:rPr>
        <w:t xml:space="preserve">There are both PV (SD related) and Scan issues to consider for this proposal of routing an alternate clock on to the functional path. First the PV concerns: </w:t>
      </w:r>
    </w:p>
    <w:p w14:paraId="782ED064" w14:textId="77777777" w:rsidR="006D4C31" w:rsidRPr="00D94FF6" w:rsidRDefault="006D4C31" w:rsidP="008A4F40">
      <w:pPr>
        <w:pStyle w:val="ListParagraph"/>
        <w:numPr>
          <w:ilvl w:val="3"/>
          <w:numId w:val="19"/>
        </w:numPr>
        <w:tabs>
          <w:tab w:val="clear" w:pos="2880"/>
        </w:tabs>
        <w:ind w:left="1260"/>
        <w:rPr>
          <w:rFonts w:ascii="Intel Clear" w:hAnsi="Intel Clear" w:cs="Intel Clear"/>
        </w:rPr>
      </w:pPr>
      <w:r w:rsidRPr="00D94FF6">
        <w:rPr>
          <w:rFonts w:ascii="Intel Clear" w:hAnsi="Intel Clear" w:cs="Intel Clear"/>
        </w:rPr>
        <w:t xml:space="preserve">The alternate clock needs to be of equal or lower frequency than the functional clock. </w:t>
      </w:r>
    </w:p>
    <w:p w14:paraId="36FD8B8F" w14:textId="77777777" w:rsidR="006D4C31" w:rsidRPr="00D94FF6" w:rsidRDefault="006D4C31" w:rsidP="008A4F40">
      <w:pPr>
        <w:pStyle w:val="ListParagraph"/>
        <w:numPr>
          <w:ilvl w:val="3"/>
          <w:numId w:val="19"/>
        </w:numPr>
        <w:tabs>
          <w:tab w:val="clear" w:pos="2880"/>
        </w:tabs>
        <w:ind w:left="1260"/>
        <w:rPr>
          <w:rFonts w:ascii="Intel Clear" w:hAnsi="Intel Clear" w:cs="Intel Clear"/>
        </w:rPr>
      </w:pPr>
      <w:r w:rsidRPr="00D94FF6">
        <w:rPr>
          <w:rFonts w:ascii="Intel Clear" w:hAnsi="Intel Clear" w:cs="Intel Clear"/>
        </w:rPr>
        <w:lastRenderedPageBreak/>
        <w:t>The SD team needs to be informed about the alternate clock to be used, so that in case the uncertainty of the alternate clock is greater than that of the functional clock either of the following two options may be used</w:t>
      </w:r>
      <w:proofErr w:type="gramStart"/>
      <w:r w:rsidRPr="00D94FF6">
        <w:rPr>
          <w:rFonts w:ascii="Intel Clear" w:hAnsi="Intel Clear" w:cs="Intel Clear"/>
        </w:rPr>
        <w:t>:-</w:t>
      </w:r>
      <w:proofErr w:type="gramEnd"/>
      <w:r w:rsidRPr="00D94FF6">
        <w:rPr>
          <w:rFonts w:ascii="Intel Clear" w:hAnsi="Intel Clear" w:cs="Intel Clear"/>
        </w:rPr>
        <w:t xml:space="preserve"> run the PV STA with the larger uncertainty value OR check that the clock period of the alternate clock (reduced by twice its uncertainty) is still larger than the clock period of the functional clock. </w:t>
      </w:r>
    </w:p>
    <w:p w14:paraId="37DFB0E9" w14:textId="77777777" w:rsidR="006D4C31" w:rsidRPr="00D94FF6" w:rsidRDefault="006D4C31" w:rsidP="008A4F40">
      <w:pPr>
        <w:pStyle w:val="ListParagraph"/>
        <w:numPr>
          <w:ilvl w:val="3"/>
          <w:numId w:val="19"/>
        </w:numPr>
        <w:tabs>
          <w:tab w:val="clear" w:pos="2880"/>
        </w:tabs>
        <w:ind w:left="1260"/>
        <w:rPr>
          <w:rFonts w:ascii="Intel Clear" w:hAnsi="Intel Clear" w:cs="Intel Clear"/>
        </w:rPr>
      </w:pPr>
      <w:r w:rsidRPr="00D94FF6">
        <w:rPr>
          <w:rFonts w:ascii="Intel Clear" w:hAnsi="Intel Clear" w:cs="Intel Clear"/>
        </w:rPr>
        <w:t>In case the alternate clock is of higher frequency than</w:t>
      </w:r>
      <w:r w:rsidR="00B24B7D" w:rsidRPr="00D94FF6">
        <w:rPr>
          <w:rFonts w:ascii="Intel Clear" w:hAnsi="Intel Clear" w:cs="Intel Clear"/>
        </w:rPr>
        <w:t xml:space="preserve"> the functional clock, it is required</w:t>
      </w:r>
      <w:r w:rsidRPr="00D94FF6">
        <w:rPr>
          <w:rFonts w:ascii="Intel Clear" w:hAnsi="Intel Clear" w:cs="Intel Clear"/>
        </w:rPr>
        <w:t xml:space="preserve"> that the IP block add some logic to throttle down the clock (for example by masking off some edges of the clock to reduce its effective frequency)</w:t>
      </w:r>
      <w:r w:rsidR="00B24B7D" w:rsidRPr="00D94FF6">
        <w:rPr>
          <w:rFonts w:ascii="Intel Clear" w:hAnsi="Intel Clear" w:cs="Intel Clear"/>
        </w:rPr>
        <w:t xml:space="preserve"> such that the alternate clock frequency meets the requirement in previous item.</w:t>
      </w:r>
    </w:p>
    <w:p w14:paraId="159B79E3" w14:textId="7CD1F55A" w:rsidR="00FD04BE" w:rsidRPr="00D94FF6" w:rsidRDefault="00FD04BE" w:rsidP="008A4F40">
      <w:pPr>
        <w:pStyle w:val="ListParagraph"/>
        <w:numPr>
          <w:ilvl w:val="3"/>
          <w:numId w:val="19"/>
        </w:numPr>
        <w:tabs>
          <w:tab w:val="clear" w:pos="2880"/>
        </w:tabs>
        <w:ind w:left="1260"/>
        <w:rPr>
          <w:rFonts w:ascii="Intel Clear" w:hAnsi="Intel Clear" w:cs="Intel Clear"/>
        </w:rPr>
      </w:pPr>
      <w:r w:rsidRPr="00D94FF6">
        <w:rPr>
          <w:rFonts w:ascii="Intel Clear" w:hAnsi="Intel Clear" w:cs="Intel Clear"/>
        </w:rPr>
        <w:t>Only if the above requirements are met, then t</w:t>
      </w:r>
      <w:r w:rsidR="006D4C31" w:rsidRPr="00D94FF6">
        <w:rPr>
          <w:rFonts w:ascii="Intel Clear" w:hAnsi="Intel Clear" w:cs="Intel Clear"/>
        </w:rPr>
        <w:t>his alternate clock path should be declared as a false path</w:t>
      </w:r>
      <w:proofErr w:type="gramStart"/>
      <w:r w:rsidRPr="00D94FF6">
        <w:rPr>
          <w:rFonts w:ascii="Intel Clear" w:hAnsi="Intel Clear" w:cs="Intel Clear"/>
        </w:rPr>
        <w:t>.</w:t>
      </w:r>
      <w:r w:rsidR="006D4C31" w:rsidRPr="00D94FF6">
        <w:rPr>
          <w:rFonts w:ascii="Intel Clear" w:hAnsi="Intel Clear" w:cs="Intel Clear"/>
        </w:rPr>
        <w:t>.</w:t>
      </w:r>
      <w:proofErr w:type="gramEnd"/>
      <w:r w:rsidR="006D4C31" w:rsidRPr="00D94FF6">
        <w:rPr>
          <w:rFonts w:ascii="Intel Clear" w:hAnsi="Intel Clear" w:cs="Intel Clear"/>
        </w:rPr>
        <w:t xml:space="preserve"> </w:t>
      </w:r>
    </w:p>
    <w:p w14:paraId="2A9C6F3F" w14:textId="4E648719" w:rsidR="00FD04BE" w:rsidRPr="00D94FF6" w:rsidRDefault="00FD04BE" w:rsidP="00FD04BE">
      <w:pPr>
        <w:pStyle w:val="ListParagraph"/>
        <w:numPr>
          <w:ilvl w:val="3"/>
          <w:numId w:val="19"/>
        </w:numPr>
        <w:tabs>
          <w:tab w:val="clear" w:pos="2880"/>
        </w:tabs>
        <w:ind w:left="1260"/>
        <w:rPr>
          <w:rFonts w:ascii="Intel Clear" w:hAnsi="Intel Clear" w:cs="Intel Clear"/>
        </w:rPr>
      </w:pPr>
      <w:r w:rsidRPr="00D94FF6">
        <w:rPr>
          <w:rFonts w:ascii="Intel Clear" w:hAnsi="Intel Clear" w:cs="Intel Clear"/>
        </w:rPr>
        <w:t xml:space="preserve">O therwise, the IP block should ensure that the design is PV’ed for STA considering both clocks (functional clock as well as alternate clock). </w:t>
      </w:r>
    </w:p>
    <w:p w14:paraId="1B92AAD2" w14:textId="1DBE8997" w:rsidR="006D4C31" w:rsidRPr="00D94FF6" w:rsidRDefault="00FD04BE" w:rsidP="008A4F40">
      <w:pPr>
        <w:pStyle w:val="ListParagraph"/>
        <w:numPr>
          <w:ilvl w:val="3"/>
          <w:numId w:val="19"/>
        </w:numPr>
        <w:tabs>
          <w:tab w:val="clear" w:pos="2880"/>
        </w:tabs>
        <w:ind w:left="1260"/>
        <w:rPr>
          <w:rFonts w:ascii="Intel Clear" w:hAnsi="Intel Clear" w:cs="Intel Clear"/>
        </w:rPr>
      </w:pPr>
      <w:r w:rsidRPr="00D94FF6">
        <w:rPr>
          <w:rFonts w:ascii="Intel Clear" w:hAnsi="Intel Clear" w:cs="Intel Clear"/>
        </w:rPr>
        <w:t xml:space="preserve">Note: </w:t>
      </w:r>
      <w:r w:rsidR="006D4C31" w:rsidRPr="00D94FF6">
        <w:rPr>
          <w:rFonts w:ascii="Intel Clear" w:hAnsi="Intel Clear" w:cs="Intel Clear"/>
        </w:rPr>
        <w:t xml:space="preserve">Even if an IP block meets the </w:t>
      </w:r>
      <w:r w:rsidRPr="00D94FF6">
        <w:rPr>
          <w:rFonts w:ascii="Intel Clear" w:hAnsi="Intel Clear" w:cs="Intel Clear"/>
        </w:rPr>
        <w:t xml:space="preserve">above </w:t>
      </w:r>
      <w:r w:rsidR="006D4C31" w:rsidRPr="00D94FF6">
        <w:rPr>
          <w:rFonts w:ascii="Intel Clear" w:hAnsi="Intel Clear" w:cs="Intel Clear"/>
        </w:rPr>
        <w:t xml:space="preserve">requirements, it is still required for the IP block team to obtain final approval from the relevant experts of the </w:t>
      </w:r>
      <w:r w:rsidR="002F199F" w:rsidRPr="00D94FF6">
        <w:rPr>
          <w:rFonts w:ascii="Intel Clear" w:hAnsi="Intel Clear" w:cs="Intel Clear"/>
        </w:rPr>
        <w:t>scan/DFx/</w:t>
      </w:r>
      <w:r w:rsidR="006D4C31" w:rsidRPr="00D94FF6">
        <w:rPr>
          <w:rFonts w:ascii="Intel Clear" w:hAnsi="Intel Clear" w:cs="Intel Clear"/>
        </w:rPr>
        <w:t>ba</w:t>
      </w:r>
      <w:r w:rsidR="00B24B7D" w:rsidRPr="00D94FF6">
        <w:rPr>
          <w:rFonts w:ascii="Intel Clear" w:hAnsi="Intel Clear" w:cs="Intel Clear"/>
        </w:rPr>
        <w:t xml:space="preserve">ckend/structural design from the SOC where the IP block is to be used.   </w:t>
      </w:r>
    </w:p>
    <w:p w14:paraId="64AFFB66" w14:textId="77777777" w:rsidR="006D4C31" w:rsidRPr="00D94FF6" w:rsidRDefault="006D4C31" w:rsidP="006D4C31">
      <w:pPr>
        <w:rPr>
          <w:rFonts w:ascii="Intel Clear" w:hAnsi="Intel Clear" w:cs="Intel Clear"/>
        </w:rPr>
      </w:pPr>
    </w:p>
    <w:p w14:paraId="4E4C7256" w14:textId="77777777" w:rsidR="006D4C31" w:rsidRPr="00D94FF6" w:rsidRDefault="00F24130" w:rsidP="006D4C31">
      <w:pPr>
        <w:keepNext/>
        <w:rPr>
          <w:rFonts w:ascii="Intel Clear" w:hAnsi="Intel Clear" w:cs="Intel Clear"/>
        </w:rPr>
      </w:pPr>
      <w:r w:rsidRPr="00D94FF6">
        <w:rPr>
          <w:rFonts w:ascii="Intel Clear" w:hAnsi="Intel Clear" w:cs="Intel Clear"/>
          <w:noProof/>
          <w:lang w:eastAsia="ko-KR" w:bidi="ar-SA"/>
        </w:rPr>
        <w:drawing>
          <wp:inline distT="0" distB="0" distL="0" distR="0" wp14:anchorId="40969D5D" wp14:editId="6D1FD146">
            <wp:extent cx="6169025" cy="2333625"/>
            <wp:effectExtent l="0" t="0" r="3175" b="9525"/>
            <wp:docPr id="18" name="Picture 18" descr="Z:\lpdisk\pgcb\working\doc\pgcbunit\clkmux.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lpdisk\pgcb\working\doc\pgcbunit\clkmux.emz"/>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69025" cy="2333625"/>
                    </a:xfrm>
                    <a:prstGeom prst="rect">
                      <a:avLst/>
                    </a:prstGeom>
                    <a:noFill/>
                    <a:ln>
                      <a:noFill/>
                    </a:ln>
                  </pic:spPr>
                </pic:pic>
              </a:graphicData>
            </a:graphic>
          </wp:inline>
        </w:drawing>
      </w:r>
    </w:p>
    <w:p w14:paraId="65CB37DD" w14:textId="77777777" w:rsidR="006D4C31" w:rsidRPr="00D94FF6" w:rsidRDefault="006D4C31" w:rsidP="006D4C31">
      <w:pPr>
        <w:pStyle w:val="Caption"/>
        <w:jc w:val="center"/>
        <w:rPr>
          <w:rFonts w:ascii="Intel Clear" w:hAnsi="Intel Clear" w:cs="Intel Clear"/>
        </w:rPr>
      </w:pPr>
      <w:r w:rsidRPr="00D94FF6">
        <w:rPr>
          <w:rFonts w:ascii="Intel Clear" w:hAnsi="Intel Clear" w:cs="Intel Clear"/>
        </w:rPr>
        <w:t xml:space="preserve">Figure </w:t>
      </w:r>
      <w:r w:rsidR="00E247AC" w:rsidRPr="00D94FF6">
        <w:rPr>
          <w:rFonts w:ascii="Intel Clear" w:hAnsi="Intel Clear" w:cs="Intel Clear"/>
        </w:rPr>
        <w:fldChar w:fldCharType="begin"/>
      </w:r>
      <w:r w:rsidR="00E247AC" w:rsidRPr="00D94FF6">
        <w:rPr>
          <w:rFonts w:ascii="Intel Clear" w:hAnsi="Intel Clear" w:cs="Intel Clear"/>
        </w:rPr>
        <w:instrText xml:space="preserve"> SEQ Figure \* ARABIC </w:instrText>
      </w:r>
      <w:r w:rsidR="00E247AC" w:rsidRPr="00D94FF6">
        <w:rPr>
          <w:rFonts w:ascii="Intel Clear" w:hAnsi="Intel Clear" w:cs="Intel Clear"/>
        </w:rPr>
        <w:fldChar w:fldCharType="separate"/>
      </w:r>
      <w:r w:rsidR="008D457C">
        <w:rPr>
          <w:rFonts w:ascii="Intel Clear" w:hAnsi="Intel Clear" w:cs="Intel Clear"/>
          <w:noProof/>
        </w:rPr>
        <w:t>5</w:t>
      </w:r>
      <w:r w:rsidR="00E247AC" w:rsidRPr="00D94FF6">
        <w:rPr>
          <w:rFonts w:ascii="Intel Clear" w:hAnsi="Intel Clear" w:cs="Intel Clear"/>
          <w:noProof/>
        </w:rPr>
        <w:fldChar w:fldCharType="end"/>
      </w:r>
      <w:r w:rsidRPr="00D94FF6">
        <w:rPr>
          <w:rFonts w:ascii="Intel Clear" w:hAnsi="Intel Clear" w:cs="Intel Clear"/>
        </w:rPr>
        <w:t>: Recommended option for using alternate clock path to run clocks during PG exit flows</w:t>
      </w:r>
    </w:p>
    <w:p w14:paraId="402B0555" w14:textId="77777777" w:rsidR="006D4C31" w:rsidRPr="00D94FF6" w:rsidRDefault="006D4C31" w:rsidP="006D4C31">
      <w:pPr>
        <w:rPr>
          <w:rFonts w:ascii="Intel Clear" w:hAnsi="Intel Clear" w:cs="Intel Clear"/>
        </w:rPr>
      </w:pPr>
    </w:p>
    <w:p w14:paraId="4D7864DF" w14:textId="77777777" w:rsidR="006D4C31" w:rsidRPr="00D94FF6" w:rsidRDefault="006D4C31" w:rsidP="006D4C31">
      <w:pPr>
        <w:rPr>
          <w:rFonts w:ascii="Intel Clear" w:hAnsi="Intel Clear" w:cs="Intel Clear"/>
        </w:rPr>
      </w:pPr>
      <w:r w:rsidRPr="00D94FF6">
        <w:rPr>
          <w:rFonts w:ascii="Intel Clear" w:hAnsi="Intel Clear" w:cs="Intel Clear"/>
        </w:rPr>
        <w:t xml:space="preserve">To address Scan related concerns, an additional AND gate is required to be inserted at the output of the clock gating cell for the alternate clock. The other input of the AND gate is driven by a SCAN control signal – which when asserted, disables the alternate path – ensuring only the functional clock is guaranteed to use clock tree into the PGD.  </w:t>
      </w:r>
      <w:r w:rsidR="00B24B7D" w:rsidRPr="00D94FF6">
        <w:rPr>
          <w:rFonts w:ascii="Intel Clear" w:hAnsi="Intel Clear" w:cs="Intel Clear"/>
        </w:rPr>
        <w:t xml:space="preserve">Note that this logic uses the post-SCC (post-Scan Clock Controller) version of the clocks. The output of the OR gate is also directly used in the PGD logic (i.e. it is a post-SCC clock). No additional SCC components are required with this approach.   </w:t>
      </w:r>
    </w:p>
    <w:p w14:paraId="1EC2946F" w14:textId="77777777" w:rsidR="006D4C31" w:rsidRPr="00D94FF6" w:rsidRDefault="006D4C31" w:rsidP="006D4C31">
      <w:pPr>
        <w:rPr>
          <w:rFonts w:ascii="Intel Clear" w:hAnsi="Intel Clear" w:cs="Intel Clear"/>
        </w:rPr>
      </w:pPr>
    </w:p>
    <w:p w14:paraId="29C51C80" w14:textId="77777777" w:rsidR="006D4C31" w:rsidRPr="00D94FF6" w:rsidRDefault="006D4C31" w:rsidP="006D4C31">
      <w:pPr>
        <w:rPr>
          <w:rFonts w:ascii="Intel Clear" w:hAnsi="Intel Clear" w:cs="Intel Clear"/>
        </w:rPr>
      </w:pPr>
      <w:r w:rsidRPr="00D94FF6">
        <w:rPr>
          <w:rFonts w:ascii="Intel Clear" w:hAnsi="Intel Clear" w:cs="Intel Clear"/>
        </w:rPr>
        <w:lastRenderedPageBreak/>
        <w:t xml:space="preserve">Additionally, please note that special “Ctech”-like components must be used for the alternate clock path (including AND and OR gate in above figure), and SD team may have specific naming requirements for these components. IP teams need to consult relevant SD/Scan teams for the SOC for this information. </w:t>
      </w:r>
    </w:p>
    <w:p w14:paraId="09E31A7E" w14:textId="77777777" w:rsidR="006D4C31" w:rsidRPr="00D94FF6" w:rsidRDefault="006D4C31" w:rsidP="006D4C31">
      <w:pPr>
        <w:rPr>
          <w:rFonts w:ascii="Intel Clear" w:hAnsi="Intel Clear" w:cs="Intel Clear"/>
        </w:rPr>
      </w:pPr>
    </w:p>
    <w:p w14:paraId="687C0BE5" w14:textId="77777777" w:rsidR="006D4C31" w:rsidRPr="00D94FF6" w:rsidRDefault="006D4C31" w:rsidP="006D4C31">
      <w:pPr>
        <w:rPr>
          <w:rFonts w:ascii="Intel Clear" w:hAnsi="Intel Clear" w:cs="Intel Clear"/>
        </w:rPr>
      </w:pPr>
      <w:r w:rsidRPr="00D94FF6">
        <w:rPr>
          <w:rFonts w:ascii="Intel Clear" w:hAnsi="Intel Clear" w:cs="Intel Clear"/>
        </w:rPr>
        <w:t xml:space="preserve">Note that if instead of following the above approach of routing another available clock (typically, pgcb_clk), the original clock is required to be turned on, there may be power-unfriendly behavior exhibited by the IP through the clkreq. For example, consider the following case: an IP block’s IOSF-SB interface may need to process a wake, so the IP block’s PGD exits PG state. However, as part of the exit flow, clock needs to be forced ON for the IOSF primary logic of that IP block. If the original clock is used for the “force clocks” function, this implies that the clkreq be asserted for the IOSF primary clock in this case. This may require the PLL driving that clock to wake up – even though this IOSF primary logic has no transaction to process otherwise. Bringing up the PLL in this case (when it is not required for any functional reason) is considered power-unfriendly behavior. This is the motivation for the recommendation of using an alternate clock (pgcb_clk) for this feature. </w:t>
      </w:r>
    </w:p>
    <w:p w14:paraId="79E12BE7" w14:textId="77777777" w:rsidR="006D4C31" w:rsidRPr="00D94FF6" w:rsidRDefault="006D4C31" w:rsidP="006D4C31">
      <w:pPr>
        <w:rPr>
          <w:rFonts w:ascii="Intel Clear" w:hAnsi="Intel Clear" w:cs="Intel Clear"/>
        </w:rPr>
      </w:pPr>
      <w:r w:rsidRPr="00D94FF6">
        <w:rPr>
          <w:rFonts w:ascii="Intel Clear" w:hAnsi="Intel Clear" w:cs="Intel Clear"/>
        </w:rPr>
        <w:t xml:space="preserve">      </w:t>
      </w:r>
    </w:p>
    <w:p w14:paraId="4E5E2358" w14:textId="77777777" w:rsidR="000116C6" w:rsidRPr="00D94FF6" w:rsidRDefault="000116C6" w:rsidP="000116C6">
      <w:pPr>
        <w:rPr>
          <w:rFonts w:ascii="Intel Clear" w:hAnsi="Intel Clear" w:cs="Intel Clear"/>
        </w:rPr>
      </w:pPr>
      <w:r w:rsidRPr="00D94FF6">
        <w:rPr>
          <w:rFonts w:ascii="Intel Clear" w:hAnsi="Intel Clear" w:cs="Intel Clear"/>
        </w:rPr>
        <w:t xml:space="preserve">      </w:t>
      </w:r>
    </w:p>
    <w:p w14:paraId="0C7ECC80" w14:textId="77777777" w:rsidR="00C30F14" w:rsidRPr="00D94FF6" w:rsidRDefault="00C30F14">
      <w:pPr>
        <w:rPr>
          <w:rFonts w:ascii="Intel Clear" w:eastAsiaTheme="majorEastAsia" w:hAnsi="Intel Clear" w:cs="Intel Clear"/>
          <w:b/>
          <w:bCs/>
          <w:color w:val="4F81BD" w:themeColor="accent1"/>
          <w:sz w:val="26"/>
          <w:szCs w:val="26"/>
        </w:rPr>
      </w:pPr>
      <w:r w:rsidRPr="00D94FF6">
        <w:rPr>
          <w:rFonts w:ascii="Intel Clear" w:hAnsi="Intel Clear" w:cs="Intel Clear"/>
        </w:rPr>
        <w:br w:type="page"/>
      </w:r>
    </w:p>
    <w:p w14:paraId="777802B1" w14:textId="77777777" w:rsidR="000116C6" w:rsidRPr="00D94FF6" w:rsidRDefault="00C30F14" w:rsidP="0017225A">
      <w:pPr>
        <w:pStyle w:val="Heading2"/>
        <w:rPr>
          <w:rFonts w:ascii="Intel Clear" w:hAnsi="Intel Clear" w:cs="Intel Clear"/>
        </w:rPr>
      </w:pPr>
      <w:r w:rsidRPr="00D94FF6">
        <w:rPr>
          <w:rFonts w:ascii="Intel Clear" w:hAnsi="Intel Clear" w:cs="Intel Clear"/>
        </w:rPr>
        <w:lastRenderedPageBreak/>
        <w:t>Warm R</w:t>
      </w:r>
      <w:r w:rsidR="000116C6" w:rsidRPr="00D94FF6">
        <w:rPr>
          <w:rFonts w:ascii="Intel Clear" w:hAnsi="Intel Clear" w:cs="Intel Clear"/>
        </w:rPr>
        <w:t xml:space="preserve">eset </w:t>
      </w:r>
      <w:r w:rsidRPr="00D94FF6">
        <w:rPr>
          <w:rFonts w:ascii="Intel Clear" w:hAnsi="Intel Clear" w:cs="Intel Clear"/>
        </w:rPr>
        <w:t>S</w:t>
      </w:r>
      <w:r w:rsidR="000116C6" w:rsidRPr="00D94FF6">
        <w:rPr>
          <w:rFonts w:ascii="Intel Clear" w:hAnsi="Intel Clear" w:cs="Intel Clear"/>
        </w:rPr>
        <w:t>upport</w:t>
      </w:r>
    </w:p>
    <w:p w14:paraId="520C4958" w14:textId="77777777" w:rsidR="000116C6" w:rsidRPr="00D94FF6" w:rsidRDefault="000116C6" w:rsidP="000116C6">
      <w:pPr>
        <w:rPr>
          <w:rFonts w:ascii="Intel Clear" w:hAnsi="Intel Clear" w:cs="Intel Clear"/>
        </w:rPr>
      </w:pPr>
    </w:p>
    <w:p w14:paraId="3C66975A" w14:textId="77777777" w:rsidR="000116C6" w:rsidRPr="00D94FF6" w:rsidRDefault="000116C6" w:rsidP="000116C6">
      <w:pPr>
        <w:rPr>
          <w:rFonts w:ascii="Intel Clear" w:hAnsi="Intel Clear" w:cs="Intel Clear"/>
        </w:rPr>
      </w:pPr>
      <w:r w:rsidRPr="00D94FF6">
        <w:rPr>
          <w:rFonts w:ascii="Intel Clear" w:hAnsi="Intel Clear" w:cs="Intel Clear"/>
        </w:rPr>
        <w:t>The PGCB supports the Warm reset flow – where the key requirements are tha</w:t>
      </w:r>
      <w:r w:rsidR="00A3400F" w:rsidRPr="00D94FF6">
        <w:rPr>
          <w:rFonts w:ascii="Intel Clear" w:hAnsi="Intel Clear" w:cs="Intel Clear"/>
        </w:rPr>
        <w:t>t the “*_pok” signals at the IO</w:t>
      </w:r>
      <w:r w:rsidRPr="00D94FF6">
        <w:rPr>
          <w:rFonts w:ascii="Intel Clear" w:hAnsi="Intel Clear" w:cs="Intel Clear"/>
        </w:rPr>
        <w:t>SF interfaces of the IP block need to be de-asserted prior to the Warm reset assertion, but the IP block PGD must not enter a PG state (refer to Chassis Reset Arch HAS for more details).</w:t>
      </w:r>
    </w:p>
    <w:p w14:paraId="46C91E21" w14:textId="77777777" w:rsidR="000116C6" w:rsidRPr="00D94FF6" w:rsidRDefault="000116C6" w:rsidP="000116C6">
      <w:pPr>
        <w:rPr>
          <w:rFonts w:ascii="Intel Clear" w:hAnsi="Intel Clear" w:cs="Intel Clear"/>
        </w:rPr>
      </w:pPr>
    </w:p>
    <w:p w14:paraId="2C95A7F0" w14:textId="77777777" w:rsidR="000116C6" w:rsidRPr="00D94FF6" w:rsidRDefault="000116C6" w:rsidP="000116C6">
      <w:pPr>
        <w:rPr>
          <w:rFonts w:ascii="Intel Clear" w:hAnsi="Intel Clear" w:cs="Intel Clear"/>
        </w:rPr>
      </w:pPr>
      <w:r w:rsidRPr="00D94FF6">
        <w:rPr>
          <w:rFonts w:ascii="Intel Clear" w:hAnsi="Intel Clear" w:cs="Intel Clear"/>
        </w:rPr>
        <w:t xml:space="preserve">The PGCB input “ip_pgcb_pgtype” has an encoding corresponding to Warm Reset– when the IP block asserts the “ip_pgcb_pgrdy_req” signal while the “*_pgtype” signal has the Warm Reset encoding, the PGCB follows the sequence as illustrated in the “Warm Reset flow” waveform. Note that the “*_pgreq_b” signal to PMC is never asserted as part of this flow – and remains de-asserted for the entire flow.  </w:t>
      </w:r>
    </w:p>
    <w:p w14:paraId="045874C3" w14:textId="77777777" w:rsidR="000116C6" w:rsidRPr="00D94FF6" w:rsidRDefault="000116C6" w:rsidP="000116C6">
      <w:pPr>
        <w:rPr>
          <w:rFonts w:ascii="Intel Clear" w:hAnsi="Intel Clear" w:cs="Intel Clear"/>
        </w:rPr>
      </w:pPr>
      <w:r w:rsidRPr="00D94FF6">
        <w:rPr>
          <w:rFonts w:ascii="Intel Clear" w:hAnsi="Intel Clear" w:cs="Intel Clear"/>
        </w:rPr>
        <w:t xml:space="preserve">   </w:t>
      </w:r>
    </w:p>
    <w:p w14:paraId="508416C2" w14:textId="77777777" w:rsidR="000C697C" w:rsidRPr="00D94FF6" w:rsidRDefault="000C697C" w:rsidP="000116C6">
      <w:pPr>
        <w:rPr>
          <w:rFonts w:ascii="Intel Clear" w:hAnsi="Intel Clear" w:cs="Intel Clear"/>
        </w:rPr>
      </w:pPr>
      <w:r w:rsidRPr="00D94FF6">
        <w:rPr>
          <w:rFonts w:ascii="Intel Clear" w:hAnsi="Intel Clear" w:cs="Intel Clear"/>
        </w:rPr>
        <w:t>The PGCB supports turning on the clocks for synchronous reset requirements during the Warm Reset Flow.  Refer to the “Warm Reset Flow” waveform for the timing.</w:t>
      </w:r>
    </w:p>
    <w:p w14:paraId="612E786A" w14:textId="77777777" w:rsidR="00FD04BE" w:rsidRPr="00D94FF6" w:rsidRDefault="00FD04BE" w:rsidP="00FD04BE">
      <w:pPr>
        <w:pStyle w:val="Heading3"/>
        <w:rPr>
          <w:rFonts w:ascii="Intel Clear" w:hAnsi="Intel Clear" w:cs="Intel Clear"/>
        </w:rPr>
      </w:pPr>
      <w:r w:rsidRPr="00D94FF6">
        <w:rPr>
          <w:rFonts w:ascii="Intel Clear" w:hAnsi="Intel Clear" w:cs="Intel Clear"/>
        </w:rPr>
        <w:t xml:space="preserve">Reset Isolation Design Hazard: </w:t>
      </w:r>
    </w:p>
    <w:p w14:paraId="4ECE5E17" w14:textId="77777777" w:rsidR="00FD04BE" w:rsidRPr="00D94FF6" w:rsidRDefault="00FD04BE" w:rsidP="00FD04BE">
      <w:pPr>
        <w:rPr>
          <w:rFonts w:ascii="Intel Clear" w:hAnsi="Intel Clear" w:cs="Intel Clear"/>
        </w:rPr>
      </w:pPr>
      <w:r w:rsidRPr="00D94FF6">
        <w:rPr>
          <w:rFonts w:ascii="Intel Clear" w:hAnsi="Intel Clear" w:cs="Intel Clear"/>
        </w:rPr>
        <w:t xml:space="preserve">For an IP block that is subject to a Warm Reset flow and has logic in a reset domain that is not put into reset during this flow, there are potential issues around reset isolation of the deeper reset domain. Please refer to Chassis Reset Architecture Specification for more details of the Warm Reset flow. </w:t>
      </w:r>
    </w:p>
    <w:p w14:paraId="5DFC66A7" w14:textId="77777777" w:rsidR="00FD04BE" w:rsidRPr="00D94FF6" w:rsidRDefault="00FD04BE" w:rsidP="00FD04BE">
      <w:pPr>
        <w:rPr>
          <w:rFonts w:ascii="Intel Clear" w:hAnsi="Intel Clear" w:cs="Intel Clear"/>
        </w:rPr>
      </w:pPr>
    </w:p>
    <w:p w14:paraId="36FB0DC1" w14:textId="77777777" w:rsidR="00FD04BE" w:rsidRPr="00D94FF6" w:rsidRDefault="00FD04BE" w:rsidP="00FD04BE">
      <w:pPr>
        <w:rPr>
          <w:rFonts w:ascii="Intel Clear" w:hAnsi="Intel Clear" w:cs="Intel Clear"/>
        </w:rPr>
      </w:pPr>
      <w:r w:rsidRPr="00D94FF6">
        <w:rPr>
          <w:rFonts w:ascii="Intel Clear" w:hAnsi="Intel Clear" w:cs="Intel Clear"/>
        </w:rPr>
        <w:t xml:space="preserve">The following cases are worth mentioning: </w:t>
      </w:r>
    </w:p>
    <w:p w14:paraId="584B6CF8" w14:textId="77777777" w:rsidR="00FD04BE" w:rsidRPr="00D94FF6" w:rsidRDefault="00FD04BE" w:rsidP="00FD04BE">
      <w:pPr>
        <w:pStyle w:val="ListParagraph"/>
        <w:numPr>
          <w:ilvl w:val="0"/>
          <w:numId w:val="57"/>
        </w:numPr>
        <w:rPr>
          <w:rFonts w:ascii="Intel Clear" w:hAnsi="Intel Clear" w:cs="Intel Clear"/>
        </w:rPr>
      </w:pPr>
      <w:r w:rsidRPr="00D94FF6">
        <w:rPr>
          <w:rFonts w:ascii="Intel Clear" w:hAnsi="Intel Clear" w:cs="Intel Clear"/>
        </w:rPr>
        <w:t xml:space="preserve">If this logic (on the reset domain that remains out of reset during Warm Reset) is all within the power-gated domain (PGD) of the IP block -&gt; therefore, because all functional clocks to the PGD are gated during this flow, there may be reduced exposure to reset isolation violations. </w:t>
      </w:r>
    </w:p>
    <w:p w14:paraId="60A04759" w14:textId="77777777" w:rsidR="00FD04BE" w:rsidRPr="00D94FF6" w:rsidRDefault="00FD04BE" w:rsidP="00FD04BE">
      <w:pPr>
        <w:pStyle w:val="ListParagraph"/>
        <w:numPr>
          <w:ilvl w:val="0"/>
          <w:numId w:val="57"/>
        </w:numPr>
        <w:rPr>
          <w:rFonts w:ascii="Intel Clear" w:hAnsi="Intel Clear" w:cs="Intel Clear"/>
        </w:rPr>
      </w:pPr>
      <w:r w:rsidRPr="00D94FF6">
        <w:rPr>
          <w:rFonts w:ascii="Intel Clear" w:hAnsi="Intel Clear" w:cs="Intel Clear"/>
        </w:rPr>
        <w:t>However certain other cases, such as when a protocol handshake happens across reset domains still need to be considered (an inactive clock does not solve that problem).</w:t>
      </w:r>
    </w:p>
    <w:p w14:paraId="7FDE18B0" w14:textId="77777777" w:rsidR="00FD04BE" w:rsidRPr="00D94FF6" w:rsidRDefault="00FD04BE" w:rsidP="00FD04BE">
      <w:pPr>
        <w:pStyle w:val="ListParagraph"/>
        <w:numPr>
          <w:ilvl w:val="0"/>
          <w:numId w:val="57"/>
        </w:numPr>
        <w:rPr>
          <w:rFonts w:ascii="Intel Clear" w:hAnsi="Intel Clear" w:cs="Intel Clear"/>
        </w:rPr>
      </w:pPr>
      <w:r w:rsidRPr="00D94FF6">
        <w:rPr>
          <w:rFonts w:ascii="Intel Clear" w:hAnsi="Intel Clear" w:cs="Intel Clear"/>
        </w:rPr>
        <w:t>Further, if the IP block uses the “Force Clocks ON” feature of the PGCB to propagate synchronous resets within the PGD, then it must be noted that because resets propagate when the clock is active, there may be increased exposure to reset isolation violations.</w:t>
      </w:r>
    </w:p>
    <w:p w14:paraId="066625B5" w14:textId="77777777" w:rsidR="00FD04BE" w:rsidRPr="00D94FF6" w:rsidRDefault="00FD04BE" w:rsidP="00FD04BE">
      <w:pPr>
        <w:pStyle w:val="ListParagraph"/>
        <w:numPr>
          <w:ilvl w:val="0"/>
          <w:numId w:val="57"/>
        </w:numPr>
        <w:rPr>
          <w:rFonts w:ascii="Intel Clear" w:hAnsi="Intel Clear" w:cs="Intel Clear"/>
        </w:rPr>
      </w:pPr>
      <w:r w:rsidRPr="00D94FF6">
        <w:rPr>
          <w:rFonts w:ascii="Intel Clear" w:hAnsi="Intel Clear" w:cs="Intel Clear"/>
        </w:rPr>
        <w:t xml:space="preserve">For the case where the logic (on a deeper reset domain) is outside the PGD of the IP block – since isolation is not triggered by the PGCB for the Warm Reset flow, therefore the IP block has to analyze and solve any related reset isolation concerns.   </w:t>
      </w:r>
    </w:p>
    <w:p w14:paraId="17C13758" w14:textId="77777777" w:rsidR="00FD04BE" w:rsidRPr="00D94FF6" w:rsidRDefault="00FD04BE" w:rsidP="00FD04BE">
      <w:pPr>
        <w:rPr>
          <w:rFonts w:ascii="Intel Clear" w:hAnsi="Intel Clear" w:cs="Intel Clear"/>
        </w:rPr>
      </w:pPr>
    </w:p>
    <w:p w14:paraId="6A74F359" w14:textId="77777777" w:rsidR="00FD04BE" w:rsidRPr="00D94FF6" w:rsidRDefault="00FD04BE" w:rsidP="00FD04BE">
      <w:pPr>
        <w:rPr>
          <w:rFonts w:ascii="Intel Clear" w:hAnsi="Intel Clear" w:cs="Intel Clear"/>
        </w:rPr>
      </w:pPr>
      <w:r w:rsidRPr="00D94FF6">
        <w:rPr>
          <w:rFonts w:ascii="Intel Clear" w:hAnsi="Intel Clear" w:cs="Intel Clear"/>
        </w:rPr>
        <w:t xml:space="preserve">In general, the PGCB does not attempt or claim to prevent or solve any reset isolation violations within the reset domains of the IP block. It is the responsibility of the IP block to analyze all such cases and provide solutions for those. </w:t>
      </w:r>
    </w:p>
    <w:p w14:paraId="7669F9F9" w14:textId="77777777" w:rsidR="00A55983" w:rsidRPr="00D94FF6" w:rsidRDefault="00A55983" w:rsidP="00A55983">
      <w:pPr>
        <w:rPr>
          <w:rFonts w:ascii="Intel Clear" w:hAnsi="Intel Clear" w:cs="Intel Clear"/>
        </w:rPr>
      </w:pPr>
    </w:p>
    <w:p w14:paraId="5AA7BC11" w14:textId="77777777" w:rsidR="00D54E9B" w:rsidRPr="00D94FF6" w:rsidRDefault="00D54E9B" w:rsidP="00D54E9B">
      <w:pPr>
        <w:pStyle w:val="Heading2"/>
        <w:rPr>
          <w:rFonts w:ascii="Intel Clear" w:hAnsi="Intel Clear" w:cs="Intel Clear"/>
        </w:rPr>
      </w:pPr>
      <w:r w:rsidRPr="00D94FF6">
        <w:rPr>
          <w:rFonts w:ascii="Intel Clear" w:hAnsi="Intel Clear" w:cs="Intel Clear"/>
        </w:rPr>
        <w:t>Power Ungated Default State</w:t>
      </w:r>
    </w:p>
    <w:p w14:paraId="6FE6C6B1" w14:textId="77777777" w:rsidR="00D54E9B" w:rsidRPr="00D94FF6" w:rsidRDefault="00D54E9B" w:rsidP="00D54E9B">
      <w:pPr>
        <w:pStyle w:val="Heading3"/>
        <w:rPr>
          <w:rFonts w:ascii="Intel Clear" w:hAnsi="Intel Clear" w:cs="Intel Clear"/>
        </w:rPr>
      </w:pPr>
      <w:r w:rsidRPr="00D94FF6">
        <w:rPr>
          <w:rFonts w:ascii="Intel Clear" w:hAnsi="Intel Clear" w:cs="Intel Clear"/>
        </w:rPr>
        <w:t>Overview</w:t>
      </w:r>
    </w:p>
    <w:p w14:paraId="0361716F" w14:textId="77777777" w:rsidR="00D54E9B" w:rsidRPr="00D94FF6" w:rsidRDefault="00D54E9B" w:rsidP="00D54E9B">
      <w:pPr>
        <w:rPr>
          <w:rFonts w:ascii="Intel Clear" w:hAnsi="Intel Clear" w:cs="Intel Clear"/>
        </w:rPr>
      </w:pPr>
      <w:r w:rsidRPr="00D94FF6">
        <w:rPr>
          <w:rFonts w:ascii="Intel Clear" w:hAnsi="Intel Clear" w:cs="Intel Clear"/>
        </w:rPr>
        <w:t xml:space="preserve">In general, IPs should default to a Power Gated state out of reset.  If an IP needs to be Powered On out of reset, the IP owners must </w:t>
      </w:r>
      <w:r w:rsidR="002232B3" w:rsidRPr="00D94FF6">
        <w:rPr>
          <w:rFonts w:ascii="Intel Clear" w:hAnsi="Intel Clear" w:cs="Intel Clear"/>
        </w:rPr>
        <w:t>get buy-in from PMC and the FC integration team,</w:t>
      </w:r>
      <w:r w:rsidRPr="00D94FF6">
        <w:rPr>
          <w:rFonts w:ascii="Intel Clear" w:hAnsi="Intel Clear" w:cs="Intel Clear"/>
        </w:rPr>
        <w:t xml:space="preserve"> as they all must be in sync on the default state of the IP.  The </w:t>
      </w:r>
      <w:r w:rsidR="002232B3" w:rsidRPr="00D94FF6">
        <w:rPr>
          <w:rFonts w:ascii="Intel Clear" w:hAnsi="Intel Clear" w:cs="Intel Clear"/>
        </w:rPr>
        <w:t xml:space="preserve">default </w:t>
      </w:r>
      <w:r w:rsidRPr="00D94FF6">
        <w:rPr>
          <w:rFonts w:ascii="Intel Clear" w:hAnsi="Intel Clear" w:cs="Intel Clear"/>
        </w:rPr>
        <w:t>assumption is</w:t>
      </w:r>
      <w:r w:rsidR="00BB1CC5" w:rsidRPr="00D94FF6">
        <w:rPr>
          <w:rFonts w:ascii="Intel Clear" w:hAnsi="Intel Clear" w:cs="Intel Clear"/>
        </w:rPr>
        <w:t xml:space="preserve"> that all IPs are Power Gated out of reset</w:t>
      </w:r>
      <w:r w:rsidRPr="00D94FF6">
        <w:rPr>
          <w:rFonts w:ascii="Intel Clear" w:hAnsi="Intel Clear" w:cs="Intel Clear"/>
        </w:rPr>
        <w:t>.</w:t>
      </w:r>
    </w:p>
    <w:p w14:paraId="4C496FFD" w14:textId="77777777" w:rsidR="00D54E9B" w:rsidRPr="00D94FF6" w:rsidRDefault="00D54E9B" w:rsidP="00D54E9B">
      <w:pPr>
        <w:rPr>
          <w:rFonts w:ascii="Intel Clear" w:hAnsi="Intel Clear" w:cs="Intel Clear"/>
        </w:rPr>
      </w:pPr>
    </w:p>
    <w:p w14:paraId="385A0D62" w14:textId="77777777" w:rsidR="00D54E9B" w:rsidRPr="00D94FF6" w:rsidRDefault="00D54E9B" w:rsidP="00D54E9B">
      <w:pPr>
        <w:rPr>
          <w:rFonts w:ascii="Intel Clear" w:hAnsi="Intel Clear" w:cs="Intel Clear"/>
        </w:rPr>
      </w:pPr>
      <w:r w:rsidRPr="00D94FF6">
        <w:rPr>
          <w:rFonts w:ascii="Intel Clear" w:hAnsi="Intel Clear" w:cs="Intel Clear"/>
        </w:rPr>
        <w:lastRenderedPageBreak/>
        <w:t>If an IP is required to be Powered On out of reset, the PGCB provides a compile time parameter (DEF_PWRON) to change the default state.  If this parameter is to be exposed at the top level, the IP must ensure that any supporting logic also comprehends it and can support either option.</w:t>
      </w:r>
    </w:p>
    <w:p w14:paraId="71C04596" w14:textId="77777777" w:rsidR="00D54E9B" w:rsidRPr="00D94FF6" w:rsidRDefault="00D54E9B" w:rsidP="00D54E9B">
      <w:pPr>
        <w:rPr>
          <w:rFonts w:ascii="Intel Clear" w:hAnsi="Intel Clear" w:cs="Intel Clear"/>
        </w:rPr>
      </w:pPr>
    </w:p>
    <w:p w14:paraId="783A754A" w14:textId="77777777" w:rsidR="00D54E9B" w:rsidRPr="00D94FF6" w:rsidRDefault="00D54E9B" w:rsidP="00D54E9B">
      <w:pPr>
        <w:rPr>
          <w:rFonts w:ascii="Intel Clear" w:hAnsi="Intel Clear" w:cs="Intel Clear"/>
        </w:rPr>
      </w:pPr>
      <w:r w:rsidRPr="00D94FF6">
        <w:rPr>
          <w:rFonts w:ascii="Intel Clear" w:hAnsi="Intel Clear" w:cs="Intel Clear"/>
        </w:rPr>
        <w:t>The following sections cover additional IP requirements and the Reset States of the PGCB interface when defaulting to Powered On.</w:t>
      </w:r>
    </w:p>
    <w:p w14:paraId="75B28400" w14:textId="77777777" w:rsidR="00355E6F" w:rsidRPr="00D94FF6" w:rsidRDefault="00355E6F" w:rsidP="00D54E9B">
      <w:pPr>
        <w:rPr>
          <w:rFonts w:ascii="Intel Clear" w:hAnsi="Intel Clear" w:cs="Intel Clear"/>
        </w:rPr>
      </w:pPr>
    </w:p>
    <w:p w14:paraId="5C7EF866" w14:textId="77777777" w:rsidR="00355E6F" w:rsidRPr="00D94FF6" w:rsidRDefault="00355E6F" w:rsidP="00D54E9B">
      <w:pPr>
        <w:rPr>
          <w:rFonts w:ascii="Intel Clear" w:hAnsi="Intel Clear" w:cs="Intel Clear"/>
        </w:rPr>
      </w:pPr>
      <w:r w:rsidRPr="00D94FF6">
        <w:rPr>
          <w:rFonts w:ascii="Intel Clear" w:hAnsi="Intel Clear" w:cs="Intel Clear"/>
        </w:rPr>
        <w:t xml:space="preserve">If the DEF_PWRON parameter is set, the PGCB’s reset state </w:t>
      </w:r>
      <w:r w:rsidR="00592C61" w:rsidRPr="00D94FF6">
        <w:rPr>
          <w:rFonts w:ascii="Intel Clear" w:hAnsi="Intel Clear" w:cs="Intel Clear"/>
        </w:rPr>
        <w:t xml:space="preserve">is the Restore state (refer to PGCB IP-InAccessible </w:t>
      </w:r>
      <w:r w:rsidR="00C44067" w:rsidRPr="00D94FF6">
        <w:rPr>
          <w:rFonts w:ascii="Intel Clear" w:hAnsi="Intel Clear" w:cs="Intel Clear"/>
        </w:rPr>
        <w:t xml:space="preserve">PG </w:t>
      </w:r>
      <w:r w:rsidR="00592C61" w:rsidRPr="00D94FF6">
        <w:rPr>
          <w:rFonts w:ascii="Intel Clear" w:hAnsi="Intel Clear" w:cs="Intel Clear"/>
        </w:rPr>
        <w:t xml:space="preserve">Exit </w:t>
      </w:r>
      <w:r w:rsidR="00C44067" w:rsidRPr="00D94FF6">
        <w:rPr>
          <w:rFonts w:ascii="Intel Clear" w:hAnsi="Intel Clear" w:cs="Intel Clear"/>
        </w:rPr>
        <w:t xml:space="preserve">flow </w:t>
      </w:r>
      <w:r w:rsidR="00592C61" w:rsidRPr="00D94FF6">
        <w:rPr>
          <w:rFonts w:ascii="Intel Clear" w:hAnsi="Intel Clear" w:cs="Intel Clear"/>
        </w:rPr>
        <w:t>waveforms and PGCB FSM state diagram in Appendix)</w:t>
      </w:r>
      <w:r w:rsidRPr="00D94FF6">
        <w:rPr>
          <w:rFonts w:ascii="Intel Clear" w:hAnsi="Intel Clear" w:cs="Intel Clear"/>
        </w:rPr>
        <w:t>.</w:t>
      </w:r>
    </w:p>
    <w:p w14:paraId="7832469E" w14:textId="77777777" w:rsidR="0094326E" w:rsidRPr="00D94FF6" w:rsidRDefault="0094326E" w:rsidP="00D54E9B">
      <w:pPr>
        <w:rPr>
          <w:rFonts w:ascii="Intel Clear" w:hAnsi="Intel Clear" w:cs="Intel Clear"/>
        </w:rPr>
      </w:pPr>
    </w:p>
    <w:p w14:paraId="3BCC0C9E" w14:textId="7BB49B49" w:rsidR="0094326E" w:rsidRPr="00D94FF6" w:rsidRDefault="0094326E" w:rsidP="00D54E9B">
      <w:pPr>
        <w:rPr>
          <w:rFonts w:ascii="Intel Clear" w:hAnsi="Intel Clear" w:cs="Intel Clear"/>
        </w:rPr>
      </w:pPr>
      <w:r w:rsidRPr="00D94FF6">
        <w:rPr>
          <w:rFonts w:ascii="Intel Clear" w:hAnsi="Intel Clear" w:cs="Intel Clear"/>
        </w:rPr>
        <w:t>The reset states of the interface signals when DEF_PWRON==1 are shown in the section titled “Reset States (DEF_PWRON==1)”</w:t>
      </w:r>
    </w:p>
    <w:p w14:paraId="0E0C3966" w14:textId="77777777" w:rsidR="00D54E9B" w:rsidRPr="00D94FF6" w:rsidRDefault="00D54E9B" w:rsidP="00D54E9B">
      <w:pPr>
        <w:pStyle w:val="Heading3"/>
        <w:rPr>
          <w:rFonts w:ascii="Intel Clear" w:hAnsi="Intel Clear" w:cs="Intel Clear"/>
        </w:rPr>
      </w:pPr>
      <w:r w:rsidRPr="00D94FF6">
        <w:rPr>
          <w:rFonts w:ascii="Intel Clear" w:hAnsi="Intel Clear" w:cs="Intel Clear"/>
        </w:rPr>
        <w:t>IP Requirements</w:t>
      </w:r>
    </w:p>
    <w:p w14:paraId="0602B774" w14:textId="77777777" w:rsidR="00D54E9B" w:rsidRPr="00D94FF6" w:rsidRDefault="00D54E9B" w:rsidP="009A2A89">
      <w:pPr>
        <w:pStyle w:val="Heading4"/>
        <w:rPr>
          <w:rFonts w:ascii="Intel Clear" w:hAnsi="Intel Clear" w:cs="Intel Clear"/>
        </w:rPr>
      </w:pPr>
      <w:r w:rsidRPr="00D94FF6">
        <w:rPr>
          <w:rFonts w:ascii="Intel Clear" w:hAnsi="Intel Clear" w:cs="Intel Clear"/>
        </w:rPr>
        <w:t>Ensure other IP logic also supports defaulting to Powered On</w:t>
      </w:r>
    </w:p>
    <w:p w14:paraId="314495DD" w14:textId="77777777" w:rsidR="00D54E9B" w:rsidRPr="00D94FF6" w:rsidRDefault="00D54E9B" w:rsidP="00D54E9B">
      <w:pPr>
        <w:rPr>
          <w:rFonts w:ascii="Intel Clear" w:hAnsi="Intel Clear" w:cs="Intel Clear"/>
        </w:rPr>
      </w:pPr>
      <w:r w:rsidRPr="00D94FF6">
        <w:rPr>
          <w:rFonts w:ascii="Intel Clear" w:hAnsi="Intel Clear" w:cs="Intel Clear"/>
        </w:rPr>
        <w:t xml:space="preserve">The interface to the PGCB must match the expected Reset State listed in the following </w:t>
      </w:r>
      <w:r w:rsidR="009A13D5" w:rsidRPr="00D94FF6">
        <w:rPr>
          <w:rFonts w:ascii="Intel Clear" w:hAnsi="Intel Clear" w:cs="Intel Clear"/>
        </w:rPr>
        <w:t xml:space="preserve">table. </w:t>
      </w:r>
      <w:r w:rsidRPr="00D94FF6">
        <w:rPr>
          <w:rFonts w:ascii="Intel Clear" w:hAnsi="Intel Clear" w:cs="Intel Clear"/>
        </w:rPr>
        <w:t>Any other supporting logic</w:t>
      </w:r>
      <w:r w:rsidR="00500ABB" w:rsidRPr="00D94FF6">
        <w:rPr>
          <w:rFonts w:ascii="Intel Clear" w:hAnsi="Intel Clear" w:cs="Intel Clear"/>
        </w:rPr>
        <w:t xml:space="preserve"> (such as logic driving the IOSF POKs)</w:t>
      </w:r>
      <w:r w:rsidRPr="00D94FF6">
        <w:rPr>
          <w:rFonts w:ascii="Intel Clear" w:hAnsi="Intel Clear" w:cs="Intel Clear"/>
        </w:rPr>
        <w:t xml:space="preserve"> must also comprehend that the IP</w:t>
      </w:r>
      <w:r w:rsidR="004909C0" w:rsidRPr="00D94FF6">
        <w:rPr>
          <w:rFonts w:ascii="Intel Clear" w:hAnsi="Intel Clear" w:cs="Intel Clear"/>
        </w:rPr>
        <w:t xml:space="preserve"> </w:t>
      </w:r>
      <w:r w:rsidR="00D73D94" w:rsidRPr="00D94FF6">
        <w:rPr>
          <w:rFonts w:ascii="Intel Clear" w:hAnsi="Intel Clear" w:cs="Intel Clear"/>
        </w:rPr>
        <w:t>is powered-</w:t>
      </w:r>
      <w:r w:rsidR="004909C0" w:rsidRPr="00D94FF6">
        <w:rPr>
          <w:rFonts w:ascii="Intel Clear" w:hAnsi="Intel Clear" w:cs="Intel Clear"/>
        </w:rPr>
        <w:t>on by default.</w:t>
      </w:r>
    </w:p>
    <w:p w14:paraId="2F360605" w14:textId="77777777" w:rsidR="004909C0" w:rsidRPr="00D94FF6" w:rsidRDefault="004909C0" w:rsidP="00D54E9B">
      <w:pPr>
        <w:rPr>
          <w:rFonts w:ascii="Intel Clear" w:hAnsi="Intel Clear" w:cs="Intel Clear"/>
        </w:rPr>
      </w:pPr>
    </w:p>
    <w:p w14:paraId="4691B346" w14:textId="77777777" w:rsidR="007D692C" w:rsidRPr="00D94FF6" w:rsidRDefault="007D692C" w:rsidP="009A2A89">
      <w:pPr>
        <w:pStyle w:val="Heading4"/>
        <w:rPr>
          <w:rFonts w:ascii="Intel Clear" w:hAnsi="Intel Clear" w:cs="Intel Clear"/>
        </w:rPr>
      </w:pPr>
      <w:r w:rsidRPr="00D94FF6">
        <w:rPr>
          <w:rFonts w:ascii="Intel Clear" w:hAnsi="Intel Clear" w:cs="Intel Clear"/>
        </w:rPr>
        <w:t>IP may only request Power Gating once it is fully out of reset</w:t>
      </w:r>
    </w:p>
    <w:p w14:paraId="5E976CE1" w14:textId="77777777" w:rsidR="007D692C" w:rsidRPr="00D94FF6" w:rsidRDefault="000219A0" w:rsidP="007D692C">
      <w:pPr>
        <w:rPr>
          <w:rFonts w:ascii="Intel Clear" w:hAnsi="Intel Clear" w:cs="Intel Clear"/>
        </w:rPr>
      </w:pPr>
      <w:r w:rsidRPr="00D94FF6">
        <w:rPr>
          <w:rFonts w:ascii="Intel Clear" w:hAnsi="Intel Clear" w:cs="Intel Clear"/>
        </w:rPr>
        <w:t>The pg_rdy_req_b signal should only assert once the IP’s resets have all deasserted.  There should be a mechanism in the IP block to ensure that on powering up, the IP block waits to be fully out of reset before it can make the first request for power gating.</w:t>
      </w:r>
    </w:p>
    <w:p w14:paraId="7238D584" w14:textId="77777777" w:rsidR="00BE2EB0" w:rsidRPr="00D94FF6" w:rsidRDefault="00BE2EB0" w:rsidP="009A2A89">
      <w:pPr>
        <w:pStyle w:val="Heading4"/>
        <w:rPr>
          <w:rFonts w:ascii="Intel Clear" w:hAnsi="Intel Clear" w:cs="Intel Clear"/>
        </w:rPr>
      </w:pPr>
      <w:r w:rsidRPr="00D94FF6">
        <w:rPr>
          <w:rFonts w:ascii="Intel Clear" w:hAnsi="Intel Clear" w:cs="Intel Clear"/>
        </w:rPr>
        <w:t>PGCB Reset</w:t>
      </w:r>
    </w:p>
    <w:p w14:paraId="09642ABC" w14:textId="77777777" w:rsidR="00BE2EB0" w:rsidRPr="00D94FF6" w:rsidRDefault="00BE2EB0" w:rsidP="00BE2EB0">
      <w:pPr>
        <w:rPr>
          <w:rFonts w:ascii="Intel Clear" w:hAnsi="Intel Clear" w:cs="Intel Clear"/>
        </w:rPr>
      </w:pPr>
      <w:r w:rsidRPr="00D94FF6">
        <w:rPr>
          <w:rFonts w:ascii="Intel Clear" w:hAnsi="Intel Clear" w:cs="Intel Clear"/>
        </w:rPr>
        <w:t>If the IP is defaulting to Powered On, pgcb_rst_b must be deeper than powergood reset such that the IP is not powered up on a partition reset.</w:t>
      </w:r>
      <w:r w:rsidR="006D553E" w:rsidRPr="00D94FF6">
        <w:rPr>
          <w:rFonts w:ascii="Intel Clear" w:hAnsi="Intel Clear" w:cs="Intel Clear"/>
        </w:rPr>
        <w:t xml:space="preserve"> Refer to Chassis Reset Arch for further guidelines. </w:t>
      </w:r>
    </w:p>
    <w:p w14:paraId="62C8127C" w14:textId="77777777" w:rsidR="00BE2EB0" w:rsidRPr="00D94FF6" w:rsidRDefault="00BE2EB0" w:rsidP="007D692C">
      <w:pPr>
        <w:rPr>
          <w:rFonts w:ascii="Intel Clear" w:hAnsi="Intel Clear" w:cs="Intel Clear"/>
        </w:rPr>
      </w:pPr>
    </w:p>
    <w:p w14:paraId="62A80F38" w14:textId="77777777" w:rsidR="000049D3" w:rsidRPr="00D94FF6" w:rsidRDefault="000049D3" w:rsidP="000049D3">
      <w:pPr>
        <w:rPr>
          <w:rFonts w:ascii="Intel Clear" w:hAnsi="Intel Clear" w:cs="Intel Clear"/>
        </w:rPr>
      </w:pPr>
    </w:p>
    <w:p w14:paraId="645CD3F3" w14:textId="77777777" w:rsidR="0017225A" w:rsidRPr="00D94FF6" w:rsidRDefault="0017225A">
      <w:pPr>
        <w:rPr>
          <w:rFonts w:ascii="Intel Clear" w:eastAsiaTheme="majorEastAsia" w:hAnsi="Intel Clear" w:cs="Intel Clear"/>
          <w:b/>
          <w:bCs/>
          <w:color w:val="4F81BD" w:themeColor="accent1"/>
          <w:sz w:val="26"/>
          <w:szCs w:val="26"/>
        </w:rPr>
      </w:pPr>
      <w:r w:rsidRPr="00D94FF6">
        <w:rPr>
          <w:rFonts w:ascii="Intel Clear" w:hAnsi="Intel Clear" w:cs="Intel Clear"/>
        </w:rPr>
        <w:br w:type="page"/>
      </w:r>
    </w:p>
    <w:p w14:paraId="583BEDBD" w14:textId="77777777" w:rsidR="0017225A" w:rsidRPr="00D94FF6" w:rsidRDefault="00F6191A" w:rsidP="0017225A">
      <w:pPr>
        <w:pStyle w:val="Heading2"/>
        <w:rPr>
          <w:rFonts w:ascii="Intel Clear" w:hAnsi="Intel Clear" w:cs="Intel Clear"/>
        </w:rPr>
      </w:pPr>
      <w:r w:rsidRPr="00D94FF6">
        <w:rPr>
          <w:rFonts w:ascii="Intel Clear" w:hAnsi="Intel Clear" w:cs="Intel Clear"/>
        </w:rPr>
        <w:lastRenderedPageBreak/>
        <w:t xml:space="preserve">Waivers around usage of </w:t>
      </w:r>
      <w:r w:rsidR="0017225A" w:rsidRPr="00D94FF6">
        <w:rPr>
          <w:rFonts w:ascii="Intel Clear" w:hAnsi="Intel Clear" w:cs="Intel Clear"/>
        </w:rPr>
        <w:t xml:space="preserve">PGCB </w:t>
      </w:r>
      <w:r w:rsidR="00BF217C" w:rsidRPr="00D94FF6">
        <w:rPr>
          <w:rFonts w:ascii="Intel Clear" w:hAnsi="Intel Clear" w:cs="Intel Clear"/>
        </w:rPr>
        <w:t xml:space="preserve">output </w:t>
      </w:r>
      <w:r w:rsidR="0017225A" w:rsidRPr="00D94FF6">
        <w:rPr>
          <w:rFonts w:ascii="Intel Clear" w:hAnsi="Intel Clear" w:cs="Intel Clear"/>
        </w:rPr>
        <w:t>signals</w:t>
      </w:r>
    </w:p>
    <w:p w14:paraId="0E1C4B0C" w14:textId="77777777" w:rsidR="0017225A" w:rsidRPr="00D94FF6" w:rsidRDefault="0017225A" w:rsidP="0017225A">
      <w:pPr>
        <w:rPr>
          <w:rFonts w:ascii="Intel Clear" w:hAnsi="Intel Clear" w:cs="Intel Clear"/>
        </w:rPr>
      </w:pPr>
    </w:p>
    <w:p w14:paraId="6E77C799" w14:textId="77777777" w:rsidR="0017225A" w:rsidRPr="00D94FF6" w:rsidRDefault="00F6191A" w:rsidP="0017225A">
      <w:pPr>
        <w:rPr>
          <w:rFonts w:ascii="Intel Clear" w:hAnsi="Intel Clear" w:cs="Intel Clear"/>
        </w:rPr>
      </w:pPr>
      <w:r w:rsidRPr="00D94FF6">
        <w:rPr>
          <w:rFonts w:ascii="Intel Clear" w:hAnsi="Intel Clear" w:cs="Intel Clear"/>
        </w:rPr>
        <w:t>Some of the</w:t>
      </w:r>
      <w:r w:rsidR="004925D3" w:rsidRPr="00D94FF6">
        <w:rPr>
          <w:rFonts w:ascii="Intel Clear" w:hAnsi="Intel Clear" w:cs="Intel Clear"/>
        </w:rPr>
        <w:t xml:space="preserve"> PGCB output signals </w:t>
      </w:r>
      <w:r w:rsidRPr="00D94FF6">
        <w:rPr>
          <w:rFonts w:ascii="Intel Clear" w:hAnsi="Intel Clear" w:cs="Intel Clear"/>
        </w:rPr>
        <w:t xml:space="preserve">may need to be associated with waivers applicable for timing analysis, clock-crossing checks, etc. It is the complete responsibility of the IP block to review its usage of the PGCB output signals and provide any applicable waivers. </w:t>
      </w:r>
    </w:p>
    <w:p w14:paraId="04313A49" w14:textId="77777777" w:rsidR="007228D0" w:rsidRPr="00D94FF6" w:rsidRDefault="007228D0" w:rsidP="004925D3">
      <w:pPr>
        <w:rPr>
          <w:rFonts w:ascii="Intel Clear" w:hAnsi="Intel Clear" w:cs="Intel Clear"/>
        </w:rPr>
      </w:pPr>
    </w:p>
    <w:p w14:paraId="6F95C62D" w14:textId="77777777" w:rsidR="004925D3" w:rsidRPr="00D94FF6" w:rsidRDefault="004925D3" w:rsidP="004925D3">
      <w:pPr>
        <w:rPr>
          <w:rFonts w:ascii="Intel Clear" w:hAnsi="Intel Clear" w:cs="Intel Clear"/>
        </w:rPr>
      </w:pPr>
      <w:r w:rsidRPr="00D94FF6">
        <w:rPr>
          <w:rFonts w:ascii="Intel Clear" w:hAnsi="Intel Clear" w:cs="Intel Clear"/>
        </w:rPr>
        <w:t xml:space="preserve">Most of the PGCB signals operate on IP logic in PGD (or ungated domain) in an asynchronous manner. </w:t>
      </w:r>
      <w:r w:rsidR="008A73FF" w:rsidRPr="00D94FF6">
        <w:rPr>
          <w:rFonts w:ascii="Intel Clear" w:hAnsi="Intel Clear" w:cs="Intel Clear"/>
        </w:rPr>
        <w:t xml:space="preserve">It is to be noted that </w:t>
      </w:r>
      <w:r w:rsidRPr="00D94FF6">
        <w:rPr>
          <w:rFonts w:ascii="Intel Clear" w:hAnsi="Intel Clear" w:cs="Intel Clear"/>
        </w:rPr>
        <w:t>all clocks to the PGD are required to be gated before the PGCB is requested to start a PG entry flow, and clocks remain gated until the PG exit flow is complete</w:t>
      </w:r>
      <w:r w:rsidR="008A73FF" w:rsidRPr="00D94FF6">
        <w:rPr>
          <w:rFonts w:ascii="Intel Clear" w:hAnsi="Intel Clear" w:cs="Intel Clear"/>
        </w:rPr>
        <w:t>. Therefore</w:t>
      </w:r>
      <w:r w:rsidRPr="00D94FF6">
        <w:rPr>
          <w:rFonts w:ascii="Intel Clear" w:hAnsi="Intel Clear" w:cs="Intel Clear"/>
        </w:rPr>
        <w:t xml:space="preserve">, </w:t>
      </w:r>
      <w:r w:rsidR="008A73FF" w:rsidRPr="00D94FF6">
        <w:rPr>
          <w:rFonts w:ascii="Intel Clear" w:hAnsi="Intel Clear" w:cs="Intel Clear"/>
        </w:rPr>
        <w:t xml:space="preserve">in many cases, using these signals in an asynchronous manner </w:t>
      </w:r>
      <w:r w:rsidRPr="00D94FF6">
        <w:rPr>
          <w:rFonts w:ascii="Intel Clear" w:hAnsi="Intel Clear" w:cs="Intel Clear"/>
        </w:rPr>
        <w:t xml:space="preserve">should not </w:t>
      </w:r>
      <w:r w:rsidR="008A73FF" w:rsidRPr="00D94FF6">
        <w:rPr>
          <w:rFonts w:ascii="Intel Clear" w:hAnsi="Intel Clear" w:cs="Intel Clear"/>
        </w:rPr>
        <w:t xml:space="preserve">cause </w:t>
      </w:r>
      <w:r w:rsidRPr="00D94FF6">
        <w:rPr>
          <w:rFonts w:ascii="Intel Clear" w:hAnsi="Intel Clear" w:cs="Intel Clear"/>
        </w:rPr>
        <w:t xml:space="preserve">a functional issue. </w:t>
      </w:r>
      <w:r w:rsidR="009649A3" w:rsidRPr="00D94FF6">
        <w:rPr>
          <w:rFonts w:ascii="Intel Clear" w:hAnsi="Intel Clear" w:cs="Intel Clear"/>
        </w:rPr>
        <w:t>But the IP has the responsibility to carefully review the impact of this behavior and certify that no functional issues exist. Th</w:t>
      </w:r>
      <w:r w:rsidRPr="00D94FF6">
        <w:rPr>
          <w:rFonts w:ascii="Intel Clear" w:hAnsi="Intel Clear" w:cs="Intel Clear"/>
        </w:rPr>
        <w:t xml:space="preserve">e IP block </w:t>
      </w:r>
      <w:r w:rsidR="009649A3" w:rsidRPr="00D94FF6">
        <w:rPr>
          <w:rFonts w:ascii="Intel Clear" w:hAnsi="Intel Clear" w:cs="Intel Clear"/>
        </w:rPr>
        <w:t xml:space="preserve">would need to then </w:t>
      </w:r>
      <w:r w:rsidRPr="00D94FF6">
        <w:rPr>
          <w:rFonts w:ascii="Intel Clear" w:hAnsi="Intel Clear" w:cs="Intel Clear"/>
        </w:rPr>
        <w:t xml:space="preserve">add waivers </w:t>
      </w:r>
      <w:r w:rsidR="000077EA" w:rsidRPr="00D94FF6">
        <w:rPr>
          <w:rFonts w:ascii="Intel Clear" w:hAnsi="Intel Clear" w:cs="Intel Clear"/>
        </w:rPr>
        <w:t xml:space="preserve">(if applicable) </w:t>
      </w:r>
      <w:r w:rsidR="009649A3" w:rsidRPr="00D94FF6">
        <w:rPr>
          <w:rFonts w:ascii="Intel Clear" w:hAnsi="Intel Clear" w:cs="Intel Clear"/>
        </w:rPr>
        <w:t>corresponding to the</w:t>
      </w:r>
      <w:r w:rsidRPr="00D94FF6">
        <w:rPr>
          <w:rFonts w:ascii="Intel Clear" w:hAnsi="Intel Clear" w:cs="Intel Clear"/>
        </w:rPr>
        <w:t xml:space="preserve"> </w:t>
      </w:r>
      <w:r w:rsidR="009649A3" w:rsidRPr="00D94FF6">
        <w:rPr>
          <w:rFonts w:ascii="Intel Clear" w:hAnsi="Intel Clear" w:cs="Intel Clear"/>
        </w:rPr>
        <w:t xml:space="preserve">relevant </w:t>
      </w:r>
      <w:r w:rsidRPr="00D94FF6">
        <w:rPr>
          <w:rFonts w:ascii="Intel Clear" w:hAnsi="Intel Clear" w:cs="Intel Clear"/>
        </w:rPr>
        <w:t>PGCB output signa</w:t>
      </w:r>
      <w:r w:rsidR="009649A3" w:rsidRPr="00D94FF6">
        <w:rPr>
          <w:rFonts w:ascii="Intel Clear" w:hAnsi="Intel Clear" w:cs="Intel Clear"/>
        </w:rPr>
        <w:t xml:space="preserve">ls. </w:t>
      </w:r>
      <w:r w:rsidR="00203D01" w:rsidRPr="00D94FF6">
        <w:rPr>
          <w:rFonts w:ascii="Intel Clear" w:hAnsi="Intel Clear" w:cs="Intel Clear"/>
        </w:rPr>
        <w:t xml:space="preserve">All the PGCB signals listed below change only when the signal “pgcb_pwrgate_active” is asserted – which in turn implies that clocks to the IP PGD are gated when these signals change. This is a necessary (though not sufficient) reason for providing waivers for the following signals. </w:t>
      </w:r>
    </w:p>
    <w:p w14:paraId="5FE0AD5F" w14:textId="77777777" w:rsidR="0017225A" w:rsidRPr="00D94FF6" w:rsidRDefault="0017225A" w:rsidP="004925D3">
      <w:pPr>
        <w:pStyle w:val="Heading4"/>
        <w:rPr>
          <w:rFonts w:ascii="Intel Clear" w:hAnsi="Intel Clear" w:cs="Intel Clear"/>
        </w:rPr>
      </w:pPr>
      <w:r w:rsidRPr="00D94FF6">
        <w:rPr>
          <w:rFonts w:ascii="Intel Clear" w:hAnsi="Intel Clear" w:cs="Intel Clear"/>
        </w:rPr>
        <w:t>Isolation control</w:t>
      </w:r>
    </w:p>
    <w:p w14:paraId="49680D9F" w14:textId="77777777" w:rsidR="000077EA" w:rsidRPr="00D94FF6" w:rsidRDefault="005C5B47" w:rsidP="000077EA">
      <w:pPr>
        <w:rPr>
          <w:rFonts w:ascii="Intel Clear" w:hAnsi="Intel Clear" w:cs="Intel Clear"/>
        </w:rPr>
      </w:pPr>
      <w:r w:rsidRPr="00D94FF6">
        <w:rPr>
          <w:rFonts w:ascii="Intel Clear" w:hAnsi="Intel Clear" w:cs="Intel Clear"/>
        </w:rPr>
        <w:t>The “pgcb_isol_en</w:t>
      </w:r>
      <w:r w:rsidR="000077EA" w:rsidRPr="00D94FF6">
        <w:rPr>
          <w:rFonts w:ascii="Intel Clear" w:hAnsi="Intel Clear" w:cs="Intel Clear"/>
        </w:rPr>
        <w:t>_</w:t>
      </w:r>
      <w:r w:rsidRPr="00D94FF6">
        <w:rPr>
          <w:rFonts w:ascii="Intel Clear" w:hAnsi="Intel Clear" w:cs="Intel Clear"/>
        </w:rPr>
        <w:t xml:space="preserve">b” </w:t>
      </w:r>
      <w:r w:rsidR="000077EA" w:rsidRPr="00D94FF6">
        <w:rPr>
          <w:rFonts w:ascii="Intel Clear" w:hAnsi="Intel Clear" w:cs="Intel Clear"/>
        </w:rPr>
        <w:t xml:space="preserve">signal </w:t>
      </w:r>
      <w:r w:rsidR="00203D01" w:rsidRPr="00D94FF6">
        <w:rPr>
          <w:rFonts w:ascii="Intel Clear" w:hAnsi="Intel Clear" w:cs="Intel Clear"/>
        </w:rPr>
        <w:t>and “pgcb_isol_latchen” signals may ne</w:t>
      </w:r>
      <w:r w:rsidR="0061520E" w:rsidRPr="00D94FF6">
        <w:rPr>
          <w:rFonts w:ascii="Intel Clear" w:hAnsi="Intel Clear" w:cs="Intel Clear"/>
        </w:rPr>
        <w:t>e</w:t>
      </w:r>
      <w:r w:rsidR="00203D01" w:rsidRPr="00D94FF6">
        <w:rPr>
          <w:rFonts w:ascii="Intel Clear" w:hAnsi="Intel Clear" w:cs="Intel Clear"/>
        </w:rPr>
        <w:t xml:space="preserve">d some waivers for static timing analysis and/or clock-crossing checks. </w:t>
      </w:r>
    </w:p>
    <w:p w14:paraId="37DF6D1F" w14:textId="77777777" w:rsidR="000077EA" w:rsidRPr="00D94FF6" w:rsidRDefault="000077EA" w:rsidP="0017225A">
      <w:pPr>
        <w:rPr>
          <w:rFonts w:ascii="Intel Clear" w:hAnsi="Intel Clear" w:cs="Intel Clear"/>
        </w:rPr>
      </w:pPr>
    </w:p>
    <w:p w14:paraId="116A085E" w14:textId="77777777" w:rsidR="008E1BBD" w:rsidRPr="00D94FF6" w:rsidRDefault="00F6191A" w:rsidP="008E1BBD">
      <w:pPr>
        <w:rPr>
          <w:rFonts w:ascii="Intel Clear" w:hAnsi="Intel Clear" w:cs="Intel Clear"/>
        </w:rPr>
      </w:pPr>
      <w:r w:rsidRPr="00D94FF6">
        <w:rPr>
          <w:rFonts w:ascii="Intel Clear" w:hAnsi="Intel Clear" w:cs="Intel Clear"/>
        </w:rPr>
        <w:t>An IP block needs to satisfy the requirements outlined in the section “Latch Based Isolation” in order to use th</w:t>
      </w:r>
      <w:r w:rsidR="0061520E" w:rsidRPr="00D94FF6">
        <w:rPr>
          <w:rFonts w:ascii="Intel Clear" w:hAnsi="Intel Clear" w:cs="Intel Clear"/>
        </w:rPr>
        <w:t xml:space="preserve">e “pgcb_isol_latchen” signal. </w:t>
      </w:r>
    </w:p>
    <w:p w14:paraId="2BCFCA47" w14:textId="77777777" w:rsidR="008E1BBD" w:rsidRPr="00D94FF6" w:rsidRDefault="008E1BBD" w:rsidP="008E1BBD">
      <w:pPr>
        <w:rPr>
          <w:rFonts w:ascii="Intel Clear" w:hAnsi="Intel Clear" w:cs="Intel Clear"/>
        </w:rPr>
      </w:pPr>
    </w:p>
    <w:p w14:paraId="5D8FCE3F" w14:textId="77777777" w:rsidR="0017225A" w:rsidRPr="00D94FF6" w:rsidRDefault="0017225A" w:rsidP="004925D3">
      <w:pPr>
        <w:pStyle w:val="Heading4"/>
        <w:rPr>
          <w:rFonts w:ascii="Intel Clear" w:hAnsi="Intel Clear" w:cs="Intel Clear"/>
        </w:rPr>
      </w:pPr>
      <w:r w:rsidRPr="00D94FF6">
        <w:rPr>
          <w:rFonts w:ascii="Intel Clear" w:hAnsi="Intel Clear" w:cs="Intel Clear"/>
        </w:rPr>
        <w:t>Force_Reset control</w:t>
      </w:r>
    </w:p>
    <w:p w14:paraId="70E83986" w14:textId="77777777" w:rsidR="0017225A" w:rsidRPr="00D94FF6" w:rsidRDefault="002672CE" w:rsidP="0017225A">
      <w:pPr>
        <w:rPr>
          <w:rFonts w:ascii="Intel Clear" w:hAnsi="Intel Clear" w:cs="Intel Clear"/>
        </w:rPr>
      </w:pPr>
      <w:r w:rsidRPr="00D94FF6">
        <w:rPr>
          <w:rFonts w:ascii="Intel Clear" w:hAnsi="Intel Clear" w:cs="Intel Clear"/>
        </w:rPr>
        <w:t>The “pgcb_force_rst_b” signal</w:t>
      </w:r>
      <w:r w:rsidR="002676DE" w:rsidRPr="00D94FF6">
        <w:rPr>
          <w:rFonts w:ascii="Intel Clear" w:hAnsi="Intel Clear" w:cs="Intel Clear"/>
        </w:rPr>
        <w:t xml:space="preserve"> </w:t>
      </w:r>
      <w:r w:rsidR="0061520E" w:rsidRPr="00D94FF6">
        <w:rPr>
          <w:rFonts w:ascii="Intel Clear" w:hAnsi="Intel Clear" w:cs="Intel Clear"/>
        </w:rPr>
        <w:t>may need some waiver for static timing analysis</w:t>
      </w:r>
      <w:r w:rsidR="008E1BBD" w:rsidRPr="00D94FF6">
        <w:rPr>
          <w:rFonts w:ascii="Intel Clear" w:hAnsi="Intel Clear" w:cs="Intel Clear"/>
        </w:rPr>
        <w:t xml:space="preserve"> and/or clock-crossing checks</w:t>
      </w:r>
      <w:r w:rsidR="0061520E" w:rsidRPr="00D94FF6">
        <w:rPr>
          <w:rFonts w:ascii="Intel Clear" w:hAnsi="Intel Clear" w:cs="Intel Clear"/>
        </w:rPr>
        <w:t xml:space="preserve">. </w:t>
      </w:r>
    </w:p>
    <w:p w14:paraId="17F3C670" w14:textId="77777777" w:rsidR="008E1BBD" w:rsidRPr="00D94FF6" w:rsidRDefault="008E1BBD" w:rsidP="0017225A">
      <w:pPr>
        <w:rPr>
          <w:rFonts w:ascii="Intel Clear" w:hAnsi="Intel Clear" w:cs="Intel Clear"/>
        </w:rPr>
      </w:pPr>
    </w:p>
    <w:p w14:paraId="65983A92" w14:textId="3F32180B" w:rsidR="00AF5B89" w:rsidRPr="00D94FF6" w:rsidRDefault="00AF5B89" w:rsidP="0017225A">
      <w:pPr>
        <w:rPr>
          <w:rFonts w:ascii="Intel Clear" w:hAnsi="Intel Clear" w:cs="Intel Clear"/>
        </w:rPr>
      </w:pPr>
      <w:r w:rsidRPr="00D94FF6">
        <w:rPr>
          <w:rFonts w:ascii="Intel Clear" w:hAnsi="Intel Clear" w:cs="Intel Clear"/>
        </w:rPr>
        <w:t>As this signal will be combined with the functional reset, “Logic on Reset” violations may be flagged by the Caliber tool, which can be waived.</w:t>
      </w:r>
    </w:p>
    <w:p w14:paraId="7E107ACB" w14:textId="77777777" w:rsidR="0017225A" w:rsidRPr="00D94FF6" w:rsidRDefault="0017225A" w:rsidP="004925D3">
      <w:pPr>
        <w:pStyle w:val="Heading4"/>
        <w:rPr>
          <w:rFonts w:ascii="Intel Clear" w:hAnsi="Intel Clear" w:cs="Intel Clear"/>
        </w:rPr>
      </w:pPr>
      <w:r w:rsidRPr="00D94FF6">
        <w:rPr>
          <w:rFonts w:ascii="Intel Clear" w:hAnsi="Intel Clear" w:cs="Intel Clear"/>
        </w:rPr>
        <w:t xml:space="preserve">Sleep control </w:t>
      </w:r>
    </w:p>
    <w:p w14:paraId="569BF7D4" w14:textId="6873E794" w:rsidR="00AF2007" w:rsidRPr="00D94FF6" w:rsidRDefault="008E1BBD" w:rsidP="00AF2007">
      <w:pPr>
        <w:rPr>
          <w:rFonts w:ascii="Intel Clear" w:hAnsi="Intel Clear" w:cs="Intel Clear"/>
        </w:rPr>
      </w:pPr>
      <w:r w:rsidRPr="00D94FF6">
        <w:rPr>
          <w:rFonts w:ascii="Intel Clear" w:hAnsi="Intel Clear" w:cs="Intel Clear"/>
        </w:rPr>
        <w:t>The “pgcb_sleep” signal may need waivers for static timing analysis and/or clock-crossing checks.</w:t>
      </w:r>
    </w:p>
    <w:p w14:paraId="03A4DB54" w14:textId="77777777" w:rsidR="00AF2007" w:rsidRPr="00D94FF6" w:rsidRDefault="00AF2007" w:rsidP="00AF2007">
      <w:pPr>
        <w:rPr>
          <w:rFonts w:ascii="Intel Clear" w:hAnsi="Intel Clear" w:cs="Intel Clear"/>
        </w:rPr>
      </w:pPr>
    </w:p>
    <w:p w14:paraId="302CA4E8" w14:textId="77777777" w:rsidR="00DD5982" w:rsidRPr="00D94FF6" w:rsidRDefault="00DD5982" w:rsidP="00DD5982">
      <w:pPr>
        <w:pStyle w:val="Heading2"/>
        <w:rPr>
          <w:rFonts w:ascii="Intel Clear" w:hAnsi="Intel Clear" w:cs="Intel Clear"/>
          <w:lang w:bidi="ar-SA"/>
        </w:rPr>
      </w:pPr>
      <w:r w:rsidRPr="00D94FF6">
        <w:rPr>
          <w:rFonts w:ascii="Intel Clear" w:hAnsi="Intel Clear" w:cs="Intel Clear"/>
          <w:lang w:bidi="ar-SA"/>
        </w:rPr>
        <w:t>DFX requirements related to Power-gating</w:t>
      </w:r>
    </w:p>
    <w:p w14:paraId="3BBF1B31" w14:textId="77777777" w:rsidR="00DD5982" w:rsidRPr="00D94FF6" w:rsidRDefault="00DD5982" w:rsidP="00DD5982">
      <w:pPr>
        <w:rPr>
          <w:rFonts w:ascii="Intel Clear" w:hAnsi="Intel Clear" w:cs="Intel Clear"/>
          <w:lang w:bidi="ar-SA"/>
        </w:rPr>
      </w:pPr>
    </w:p>
    <w:p w14:paraId="2D830882" w14:textId="77777777" w:rsidR="00DD5982" w:rsidRPr="00D94FF6" w:rsidRDefault="00DD5982" w:rsidP="00DD5982">
      <w:pPr>
        <w:pStyle w:val="Heading3"/>
        <w:rPr>
          <w:rFonts w:ascii="Intel Clear" w:hAnsi="Intel Clear" w:cs="Intel Clear"/>
          <w:lang w:bidi="ar-SA"/>
        </w:rPr>
      </w:pPr>
      <w:r w:rsidRPr="00D94FF6">
        <w:rPr>
          <w:rFonts w:ascii="Intel Clear" w:hAnsi="Intel Clear" w:cs="Intel Clear"/>
          <w:lang w:bidi="ar-SA"/>
        </w:rPr>
        <w:t xml:space="preserve">Motivation </w:t>
      </w:r>
    </w:p>
    <w:p w14:paraId="16EA37AC" w14:textId="77777777" w:rsidR="00DD5982" w:rsidRPr="00D94FF6" w:rsidRDefault="00DD5982" w:rsidP="008A4F40">
      <w:pPr>
        <w:pStyle w:val="ListParagraph"/>
        <w:numPr>
          <w:ilvl w:val="0"/>
          <w:numId w:val="44"/>
        </w:numPr>
        <w:spacing w:before="200" w:after="0" w:line="240" w:lineRule="auto"/>
        <w:contextualSpacing/>
        <w:jc w:val="both"/>
        <w:rPr>
          <w:rFonts w:ascii="Intel Clear" w:hAnsi="Intel Clear" w:cs="Intel Clear"/>
        </w:rPr>
      </w:pPr>
      <w:r w:rsidRPr="00D94FF6">
        <w:rPr>
          <w:rFonts w:ascii="Intel Clear" w:hAnsi="Intel Clear" w:cs="Intel Clear"/>
        </w:rPr>
        <w:t xml:space="preserve">For non-functional test modes such as Scan and BIST testing, DFx needs control over the structurally-relevant portions of the power gating control logic.  The objective in these test modes is to either force the power gated domain to be on or off. Since the PGCB (Power Gating Control Block) within each Soft IP that performs power gating directly controls power-gated state of the power-gated domain, it is necessary to define </w:t>
      </w:r>
      <w:r w:rsidR="003D60E4" w:rsidRPr="00D94FF6">
        <w:rPr>
          <w:rFonts w:ascii="Intel Clear" w:hAnsi="Intel Clear" w:cs="Intel Clear"/>
        </w:rPr>
        <w:t>a</w:t>
      </w:r>
      <w:r w:rsidRPr="00D94FF6">
        <w:rPr>
          <w:rFonts w:ascii="Intel Clear" w:hAnsi="Intel Clear" w:cs="Intel Clear"/>
        </w:rPr>
        <w:t xml:space="preserve"> method for DFx to take control of those signals.</w:t>
      </w:r>
    </w:p>
    <w:p w14:paraId="1539199C" w14:textId="77777777" w:rsidR="00617F2F" w:rsidRPr="00D94FF6" w:rsidRDefault="00617F2F" w:rsidP="00DD5982">
      <w:pPr>
        <w:pStyle w:val="ListParagraph"/>
        <w:spacing w:before="200" w:after="0" w:line="240" w:lineRule="auto"/>
        <w:contextualSpacing/>
        <w:jc w:val="both"/>
        <w:rPr>
          <w:rFonts w:ascii="Intel Clear" w:hAnsi="Intel Clear" w:cs="Intel Clear"/>
          <w:color w:val="0000CC"/>
        </w:rPr>
      </w:pPr>
    </w:p>
    <w:p w14:paraId="4A982673" w14:textId="7F123B1D" w:rsidR="00617F2F" w:rsidRPr="00D94FF6" w:rsidRDefault="00617F2F" w:rsidP="00617F2F">
      <w:pPr>
        <w:pStyle w:val="ListParagraph"/>
        <w:spacing w:before="200" w:after="0" w:line="240" w:lineRule="auto"/>
        <w:ind w:left="0"/>
        <w:contextualSpacing/>
        <w:jc w:val="both"/>
        <w:rPr>
          <w:rFonts w:ascii="Intel Clear" w:eastAsia="Times New Roman" w:hAnsi="Intel Clear" w:cs="Intel Clear"/>
          <w:szCs w:val="24"/>
          <w:lang w:bidi="he-IL"/>
        </w:rPr>
      </w:pPr>
      <w:r w:rsidRPr="00D94FF6">
        <w:rPr>
          <w:rFonts w:ascii="Intel Clear" w:eastAsia="Times New Roman" w:hAnsi="Intel Clear" w:cs="Intel Clear"/>
          <w:szCs w:val="24"/>
          <w:lang w:bidi="he-IL"/>
        </w:rPr>
        <w:t>Note: the DFx implementation in the PGCB is not suitable for most functional debug (other than SCAN DUMP) as forcing the domain on or off using the sequencer does not put the IP in a clean and functional on or off state. Rather it only forces the structural control signals such as the PFET and resets.</w:t>
      </w:r>
    </w:p>
    <w:p w14:paraId="23B54419" w14:textId="77777777" w:rsidR="00DD5982" w:rsidRPr="00D94FF6" w:rsidRDefault="00DD5982" w:rsidP="00DD5982">
      <w:pPr>
        <w:jc w:val="both"/>
        <w:rPr>
          <w:rFonts w:ascii="Intel Clear" w:hAnsi="Intel Clear" w:cs="Intel Clear"/>
          <w:szCs w:val="24"/>
        </w:rPr>
      </w:pPr>
    </w:p>
    <w:p w14:paraId="7C022654" w14:textId="77777777" w:rsidR="00DD5982" w:rsidRPr="00D94FF6" w:rsidRDefault="00DD5982" w:rsidP="00DD5982">
      <w:pPr>
        <w:pStyle w:val="Heading3"/>
        <w:rPr>
          <w:rFonts w:ascii="Intel Clear" w:hAnsi="Intel Clear" w:cs="Intel Clear"/>
        </w:rPr>
      </w:pPr>
      <w:r w:rsidRPr="00D94FF6">
        <w:rPr>
          <w:rFonts w:ascii="Intel Clear" w:hAnsi="Intel Clear" w:cs="Intel Clear"/>
        </w:rPr>
        <w:lastRenderedPageBreak/>
        <w:t>DFx requirements for Non-functional test modes</w:t>
      </w:r>
    </w:p>
    <w:p w14:paraId="79856E01" w14:textId="77777777" w:rsidR="00DD5982" w:rsidRPr="00D94FF6" w:rsidRDefault="00DD5982" w:rsidP="00DD5982">
      <w:pPr>
        <w:jc w:val="both"/>
        <w:rPr>
          <w:rFonts w:ascii="Intel Clear" w:hAnsi="Intel Clear" w:cs="Intel Clear"/>
          <w:szCs w:val="24"/>
        </w:rPr>
      </w:pPr>
    </w:p>
    <w:p w14:paraId="0EDA288F" w14:textId="77777777" w:rsidR="00DD5982" w:rsidRPr="00D94FF6" w:rsidRDefault="00DD5982" w:rsidP="00DD5982">
      <w:pPr>
        <w:jc w:val="both"/>
        <w:rPr>
          <w:rFonts w:ascii="Intel Clear" w:hAnsi="Intel Clear" w:cs="Intel Clear"/>
          <w:szCs w:val="24"/>
        </w:rPr>
      </w:pPr>
      <w:r w:rsidRPr="00D94FF6">
        <w:rPr>
          <w:rFonts w:ascii="Intel Clear" w:hAnsi="Intel Clear" w:cs="Intel Clear"/>
          <w:szCs w:val="24"/>
        </w:rPr>
        <w:t>Summary of PGCB and power-gating related signals that DFx needs to control in a non-functional test mode:</w:t>
      </w:r>
    </w:p>
    <w:p w14:paraId="6252A3BB" w14:textId="77777777" w:rsidR="00DD5982" w:rsidRPr="00D94FF6" w:rsidRDefault="003D60E4" w:rsidP="008A4F40">
      <w:pPr>
        <w:pStyle w:val="ListParagraph"/>
        <w:numPr>
          <w:ilvl w:val="0"/>
          <w:numId w:val="36"/>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 xml:space="preserve">pgcb_ip_fet_en_b: </w:t>
      </w:r>
      <w:r w:rsidR="00DD5982" w:rsidRPr="00D94FF6">
        <w:rPr>
          <w:rFonts w:ascii="Intel Clear" w:hAnsi="Intel Clear" w:cs="Intel Clear"/>
          <w:szCs w:val="24"/>
        </w:rPr>
        <w:t>PFET enable (to control the actual power)</w:t>
      </w:r>
    </w:p>
    <w:p w14:paraId="1760161A" w14:textId="77777777" w:rsidR="00DD5982" w:rsidRPr="00D94FF6" w:rsidRDefault="003D60E4" w:rsidP="008A4F40">
      <w:pPr>
        <w:pStyle w:val="ListParagraph"/>
        <w:numPr>
          <w:ilvl w:val="0"/>
          <w:numId w:val="36"/>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 xml:space="preserve">pgcb_isol_en_b: </w:t>
      </w:r>
      <w:r w:rsidR="00DD5982" w:rsidRPr="00D94FF6">
        <w:rPr>
          <w:rFonts w:ascii="Intel Clear" w:hAnsi="Intel Clear" w:cs="Intel Clear"/>
          <w:szCs w:val="24"/>
        </w:rPr>
        <w:t>isolation control signal (to control whether signals flow naturally from the PGD or are isolated)</w:t>
      </w:r>
    </w:p>
    <w:p w14:paraId="5C3C9CC4" w14:textId="77777777" w:rsidR="00DD5982" w:rsidRPr="00D94FF6" w:rsidRDefault="003D60E4" w:rsidP="008A4F40">
      <w:pPr>
        <w:pStyle w:val="ListParagraph"/>
        <w:numPr>
          <w:ilvl w:val="0"/>
          <w:numId w:val="36"/>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 xml:space="preserve">pgcb_force_rst_b: </w:t>
      </w:r>
      <w:r w:rsidR="00DD5982" w:rsidRPr="00D94FF6">
        <w:rPr>
          <w:rFonts w:ascii="Intel Clear" w:hAnsi="Intel Clear" w:cs="Intel Clear"/>
          <w:szCs w:val="24"/>
        </w:rPr>
        <w:t>reset forcing control signal (to control whether the resets going into the PGD are being forced asserted for power gating</w:t>
      </w:r>
      <w:r w:rsidRPr="00D94FF6">
        <w:rPr>
          <w:rFonts w:ascii="Intel Clear" w:hAnsi="Intel Clear" w:cs="Intel Clear"/>
          <w:szCs w:val="24"/>
        </w:rPr>
        <w:t xml:space="preserve"> or de-asserted for power ungating</w:t>
      </w:r>
      <w:r w:rsidR="00DD5982" w:rsidRPr="00D94FF6">
        <w:rPr>
          <w:rFonts w:ascii="Intel Clear" w:hAnsi="Intel Clear" w:cs="Intel Clear"/>
          <w:szCs w:val="24"/>
        </w:rPr>
        <w:t>)</w:t>
      </w:r>
    </w:p>
    <w:p w14:paraId="1C56E352" w14:textId="77777777" w:rsidR="00DD5982" w:rsidRPr="00D94FF6" w:rsidRDefault="003D60E4" w:rsidP="008A4F40">
      <w:pPr>
        <w:pStyle w:val="ListParagraph"/>
        <w:numPr>
          <w:ilvl w:val="0"/>
          <w:numId w:val="36"/>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 xml:space="preserve">pgcb_sleep: </w:t>
      </w:r>
      <w:r w:rsidR="00DD5982" w:rsidRPr="00D94FF6">
        <w:rPr>
          <w:rFonts w:ascii="Intel Clear" w:hAnsi="Intel Clear" w:cs="Intel Clear"/>
          <w:szCs w:val="24"/>
        </w:rPr>
        <w:t>state retention control signal (SLEEP)</w:t>
      </w:r>
    </w:p>
    <w:p w14:paraId="4C5B8BA4" w14:textId="77777777" w:rsidR="00DD5982" w:rsidRPr="00D94FF6" w:rsidRDefault="00DD5982" w:rsidP="008A4F40">
      <w:pPr>
        <w:pStyle w:val="ListParagraph"/>
        <w:numPr>
          <w:ilvl w:val="1"/>
          <w:numId w:val="36"/>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 xml:space="preserve">In </w:t>
      </w:r>
      <w:r w:rsidR="003D60E4" w:rsidRPr="00D94FF6">
        <w:rPr>
          <w:rFonts w:ascii="Intel Clear" w:hAnsi="Intel Clear" w:cs="Intel Clear"/>
          <w:szCs w:val="24"/>
        </w:rPr>
        <w:t>most of the</w:t>
      </w:r>
      <w:r w:rsidRPr="00D94FF6">
        <w:rPr>
          <w:rFonts w:ascii="Intel Clear" w:hAnsi="Intel Clear" w:cs="Intel Clear"/>
          <w:szCs w:val="24"/>
        </w:rPr>
        <w:t xml:space="preserve"> test modes, </w:t>
      </w:r>
      <w:r w:rsidR="003D60E4" w:rsidRPr="00D94FF6">
        <w:rPr>
          <w:rFonts w:ascii="Intel Clear" w:hAnsi="Intel Clear" w:cs="Intel Clear"/>
          <w:szCs w:val="24"/>
        </w:rPr>
        <w:t>DFx needs</w:t>
      </w:r>
      <w:r w:rsidRPr="00D94FF6">
        <w:rPr>
          <w:rFonts w:ascii="Intel Clear" w:hAnsi="Intel Clear" w:cs="Intel Clear"/>
          <w:szCs w:val="24"/>
        </w:rPr>
        <w:t xml:space="preserve"> to ensure that the flops are in normal functional mode rather than retention mode</w:t>
      </w:r>
    </w:p>
    <w:p w14:paraId="6F08FE06" w14:textId="77777777" w:rsidR="00DD5982" w:rsidRPr="00D94FF6" w:rsidRDefault="00DD5982" w:rsidP="008A4F40">
      <w:pPr>
        <w:pStyle w:val="ListParagraph"/>
        <w:numPr>
          <w:ilvl w:val="1"/>
          <w:numId w:val="36"/>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 xml:space="preserve">In </w:t>
      </w:r>
      <w:r w:rsidR="003D60E4" w:rsidRPr="00D94FF6">
        <w:rPr>
          <w:rFonts w:ascii="Intel Clear" w:hAnsi="Intel Clear" w:cs="Intel Clear"/>
          <w:szCs w:val="24"/>
        </w:rPr>
        <w:t>some</w:t>
      </w:r>
      <w:r w:rsidRPr="00D94FF6">
        <w:rPr>
          <w:rFonts w:ascii="Intel Clear" w:hAnsi="Intel Clear" w:cs="Intel Clear"/>
          <w:szCs w:val="24"/>
        </w:rPr>
        <w:t xml:space="preserve"> test modes</w:t>
      </w:r>
      <w:r w:rsidR="003D60E4" w:rsidRPr="00D94FF6">
        <w:rPr>
          <w:rFonts w:ascii="Intel Clear" w:hAnsi="Intel Clear" w:cs="Intel Clear"/>
          <w:szCs w:val="24"/>
        </w:rPr>
        <w:t xml:space="preserve"> (i.e. SCAN retention testing)</w:t>
      </w:r>
      <w:r w:rsidRPr="00D94FF6">
        <w:rPr>
          <w:rFonts w:ascii="Intel Clear" w:hAnsi="Intel Clear" w:cs="Intel Clear"/>
          <w:szCs w:val="24"/>
        </w:rPr>
        <w:t xml:space="preserve">, </w:t>
      </w:r>
      <w:r w:rsidR="003D60E4" w:rsidRPr="00D94FF6">
        <w:rPr>
          <w:rFonts w:ascii="Intel Clear" w:hAnsi="Intel Clear" w:cs="Intel Clear"/>
          <w:szCs w:val="24"/>
        </w:rPr>
        <w:t>DFx needs</w:t>
      </w:r>
      <w:r w:rsidRPr="00D94FF6">
        <w:rPr>
          <w:rFonts w:ascii="Intel Clear" w:hAnsi="Intel Clear" w:cs="Intel Clear"/>
          <w:szCs w:val="24"/>
        </w:rPr>
        <w:t xml:space="preserve"> to toggle SLEEP to test the flop in both modes</w:t>
      </w:r>
    </w:p>
    <w:p w14:paraId="47061827" w14:textId="77777777" w:rsidR="00DD5982" w:rsidRPr="00D94FF6" w:rsidRDefault="00DD5982" w:rsidP="00DD5982">
      <w:pPr>
        <w:jc w:val="both"/>
        <w:rPr>
          <w:rFonts w:ascii="Intel Clear" w:hAnsi="Intel Clear" w:cs="Intel Clear"/>
          <w:szCs w:val="24"/>
        </w:rPr>
      </w:pPr>
    </w:p>
    <w:p w14:paraId="4FD96044" w14:textId="77777777" w:rsidR="00DD5982" w:rsidRPr="00D94FF6" w:rsidRDefault="00DD5982" w:rsidP="00DD5982">
      <w:pPr>
        <w:jc w:val="both"/>
        <w:rPr>
          <w:rFonts w:ascii="Intel Clear" w:hAnsi="Intel Clear" w:cs="Intel Clear"/>
          <w:szCs w:val="24"/>
        </w:rPr>
      </w:pPr>
      <w:r w:rsidRPr="00D94FF6">
        <w:rPr>
          <w:rFonts w:ascii="Intel Clear" w:hAnsi="Intel Clear" w:cs="Intel Clear"/>
          <w:szCs w:val="24"/>
        </w:rPr>
        <w:t>Summary of the approach:</w:t>
      </w:r>
    </w:p>
    <w:p w14:paraId="614EF136" w14:textId="77777777" w:rsidR="00DD5982" w:rsidRPr="00D94FF6" w:rsidRDefault="00DD5982" w:rsidP="008A4F40">
      <w:pPr>
        <w:pStyle w:val="ListParagraph"/>
        <w:numPr>
          <w:ilvl w:val="0"/>
          <w:numId w:val="37"/>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PGCB will implement two methods for controlling the signals listed above:</w:t>
      </w:r>
    </w:p>
    <w:p w14:paraId="2C887CA9" w14:textId="77777777" w:rsidR="00DD5982" w:rsidRPr="00D94FF6" w:rsidRDefault="00DD5982" w:rsidP="008A4F40">
      <w:pPr>
        <w:pStyle w:val="ListParagraph"/>
        <w:numPr>
          <w:ilvl w:val="1"/>
          <w:numId w:val="37"/>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Method #1 – mini sequencer for DFx</w:t>
      </w:r>
    </w:p>
    <w:p w14:paraId="0B232348" w14:textId="77777777" w:rsidR="00DD5982" w:rsidRPr="00D94FF6" w:rsidRDefault="00DD5982" w:rsidP="008A4F40">
      <w:pPr>
        <w:pStyle w:val="ListParagraph"/>
        <w:numPr>
          <w:ilvl w:val="2"/>
          <w:numId w:val="37"/>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When triggered by an incoming DFx signal, a short sequence is invoked that toggles the signals listed above in the correct order to power up or power down the PGD</w:t>
      </w:r>
    </w:p>
    <w:p w14:paraId="5E0D4A5C" w14:textId="77777777" w:rsidR="00DD5982" w:rsidRPr="00D94FF6" w:rsidRDefault="00DD5982" w:rsidP="008A4F40">
      <w:pPr>
        <w:pStyle w:val="ListParagraph"/>
        <w:numPr>
          <w:ilvl w:val="2"/>
          <w:numId w:val="37"/>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 xml:space="preserve">Note that this is </w:t>
      </w:r>
      <w:r w:rsidRPr="00D94FF6">
        <w:rPr>
          <w:rFonts w:ascii="Intel Clear" w:hAnsi="Intel Clear" w:cs="Intel Clear"/>
          <w:b/>
          <w:szCs w:val="24"/>
        </w:rPr>
        <w:t>not</w:t>
      </w:r>
      <w:r w:rsidRPr="00D94FF6">
        <w:rPr>
          <w:rFonts w:ascii="Intel Clear" w:hAnsi="Intel Clear" w:cs="Intel Clear"/>
          <w:szCs w:val="24"/>
        </w:rPr>
        <w:t xml:space="preserve"> the full sequence which is executed by the functional logic in the PGCB, but rather a subset of the steps that targets only the relevant signals for DFx</w:t>
      </w:r>
    </w:p>
    <w:p w14:paraId="3EEA9705" w14:textId="77777777" w:rsidR="00DD5982" w:rsidRPr="00D94FF6" w:rsidRDefault="00DD5982" w:rsidP="008A4F40">
      <w:pPr>
        <w:pStyle w:val="ListParagraph"/>
        <w:numPr>
          <w:ilvl w:val="1"/>
          <w:numId w:val="37"/>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Method #2 – latch current state and switch from functional to DFx mode</w:t>
      </w:r>
    </w:p>
    <w:p w14:paraId="48B06E5C" w14:textId="77777777" w:rsidR="00DD5982" w:rsidRPr="00D94FF6" w:rsidRDefault="00DD5982" w:rsidP="008A4F40">
      <w:pPr>
        <w:pStyle w:val="ListParagraph"/>
        <w:numPr>
          <w:ilvl w:val="2"/>
          <w:numId w:val="37"/>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SoC starts in normal functional mode, perhaps with the PMC telling the PGCB to power up or down</w:t>
      </w:r>
    </w:p>
    <w:p w14:paraId="3386AD91" w14:textId="77777777" w:rsidR="00DD5982" w:rsidRPr="00D94FF6" w:rsidRDefault="00DD5982" w:rsidP="008A4F40">
      <w:pPr>
        <w:pStyle w:val="ListParagraph"/>
        <w:numPr>
          <w:ilvl w:val="2"/>
          <w:numId w:val="37"/>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When triggered by an incoming DFx signal, all of the signals listed above are effectively “latched” (i.e. held at their current state) and are disconnected from any further changes driven by the functional logic in the PGCB</w:t>
      </w:r>
    </w:p>
    <w:p w14:paraId="50BD6DF7" w14:textId="77777777" w:rsidR="00DD5982" w:rsidRPr="00D94FF6" w:rsidRDefault="00DD5982" w:rsidP="008A4F40">
      <w:pPr>
        <w:pStyle w:val="ListParagraph"/>
        <w:numPr>
          <w:ilvl w:val="0"/>
          <w:numId w:val="37"/>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A compile-time parameter (#USE_DFX_SEQ) on the PGCB will select between Methods 1 and 2</w:t>
      </w:r>
    </w:p>
    <w:p w14:paraId="0E3071DA" w14:textId="77777777" w:rsidR="003D60E4" w:rsidRPr="00D94FF6" w:rsidRDefault="003D60E4" w:rsidP="008A4F40">
      <w:pPr>
        <w:pStyle w:val="ListParagraph"/>
        <w:numPr>
          <w:ilvl w:val="1"/>
          <w:numId w:val="37"/>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Note: Sunrisepoint must set USE_DFX_SEQ to ‘1’.</w:t>
      </w:r>
    </w:p>
    <w:p w14:paraId="2AD5605E" w14:textId="17B411CF" w:rsidR="00E247AC" w:rsidRDefault="00617F2F" w:rsidP="00DD5982">
      <w:pPr>
        <w:rPr>
          <w:ins w:id="29" w:author="yjkim1" w:date="2016-10-21T11:32:00Z"/>
          <w:rFonts w:ascii="Intel Clear" w:hAnsi="Intel Clear" w:cs="Intel Clear"/>
          <w:szCs w:val="24"/>
        </w:rPr>
      </w:pPr>
      <w:del w:id="30" w:author="yjkim1" w:date="2016-10-21T11:31:00Z">
        <w:r w:rsidRPr="00D94FF6" w:rsidDel="00E247AC">
          <w:rPr>
            <w:rFonts w:ascii="Intel Clear" w:hAnsi="Intel Clear" w:cs="Intel Clear"/>
            <w:noProof/>
            <w:szCs w:val="24"/>
            <w:lang w:eastAsia="ko-KR" w:bidi="ar-SA"/>
          </w:rPr>
          <w:drawing>
            <wp:inline distT="0" distB="0" distL="0" distR="0" wp14:anchorId="51B0FD94" wp14:editId="4D5D20E6">
              <wp:extent cx="6172200" cy="4932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ck_seq.emz"/>
                      <pic:cNvPicPr/>
                    </pic:nvPicPr>
                    <pic:blipFill>
                      <a:blip r:embed="rId54">
                        <a:extLst>
                          <a:ext uri="{28A0092B-C50C-407E-A947-70E740481C1C}">
                            <a14:useLocalDpi xmlns:a14="http://schemas.microsoft.com/office/drawing/2010/main" val="0"/>
                          </a:ext>
                        </a:extLst>
                      </a:blip>
                      <a:stretch>
                        <a:fillRect/>
                      </a:stretch>
                    </pic:blipFill>
                    <pic:spPr>
                      <a:xfrm>
                        <a:off x="0" y="0"/>
                        <a:ext cx="6172200" cy="4932680"/>
                      </a:xfrm>
                      <a:prstGeom prst="rect">
                        <a:avLst/>
                      </a:prstGeom>
                    </pic:spPr>
                  </pic:pic>
                </a:graphicData>
              </a:graphic>
            </wp:inline>
          </w:drawing>
        </w:r>
      </w:del>
    </w:p>
    <w:p w14:paraId="2CDEACEE" w14:textId="77777777" w:rsidR="00B572B7" w:rsidRDefault="00B572B7" w:rsidP="00DD5982">
      <w:pPr>
        <w:rPr>
          <w:ins w:id="31" w:author="yjkim1" w:date="2016-10-21T16:19:00Z"/>
          <w:rFonts w:ascii="Intel Clear" w:hAnsi="Intel Clear" w:cs="Intel Clear"/>
          <w:szCs w:val="24"/>
        </w:rPr>
      </w:pPr>
    </w:p>
    <w:p w14:paraId="759CF25C" w14:textId="77777777" w:rsidR="00B572B7" w:rsidRDefault="00B572B7" w:rsidP="00DD5982">
      <w:pPr>
        <w:rPr>
          <w:ins w:id="32" w:author="yjkim1" w:date="2016-10-21T16:19:00Z"/>
          <w:rFonts w:ascii="Intel Clear" w:hAnsi="Intel Clear" w:cs="Intel Clear"/>
          <w:szCs w:val="24"/>
        </w:rPr>
      </w:pPr>
    </w:p>
    <w:p w14:paraId="210AB3B4" w14:textId="77777777" w:rsidR="00B572B7" w:rsidRDefault="00B572B7" w:rsidP="00DD5982">
      <w:pPr>
        <w:rPr>
          <w:ins w:id="33" w:author="yjkim1" w:date="2016-10-21T16:19:00Z"/>
          <w:rFonts w:ascii="Intel Clear" w:hAnsi="Intel Clear" w:cs="Intel Clear"/>
          <w:szCs w:val="24"/>
        </w:rPr>
      </w:pPr>
    </w:p>
    <w:p w14:paraId="329CB2AB" w14:textId="77777777" w:rsidR="00B572B7" w:rsidRDefault="00B572B7" w:rsidP="00DD5982">
      <w:pPr>
        <w:rPr>
          <w:ins w:id="34" w:author="yjkim1" w:date="2016-10-21T16:19:00Z"/>
          <w:rFonts w:ascii="Intel Clear" w:hAnsi="Intel Clear" w:cs="Intel Clear"/>
          <w:szCs w:val="24"/>
        </w:rPr>
      </w:pPr>
    </w:p>
    <w:p w14:paraId="473C64D8" w14:textId="77777777" w:rsidR="00F00C74" w:rsidRDefault="00F00C74" w:rsidP="00DD5982">
      <w:pPr>
        <w:rPr>
          <w:ins w:id="35" w:author="yjkim1" w:date="2016-10-21T16:53:00Z"/>
          <w:rFonts w:ascii="Intel Clear" w:hAnsi="Intel Clear" w:cs="Intel Clear"/>
          <w:szCs w:val="24"/>
        </w:rPr>
      </w:pPr>
    </w:p>
    <w:p w14:paraId="738C78DB" w14:textId="00413AD7" w:rsidR="00DD5982" w:rsidRPr="00D94FF6" w:rsidRDefault="00E247AC" w:rsidP="00DD5982">
      <w:pPr>
        <w:rPr>
          <w:rFonts w:ascii="Intel Clear" w:hAnsi="Intel Clear" w:cs="Intel Clear"/>
          <w:szCs w:val="24"/>
        </w:rPr>
      </w:pPr>
      <w:ins w:id="36" w:author="yjkim1" w:date="2016-10-21T11:32:00Z">
        <w:r>
          <w:rPr>
            <w:rFonts w:ascii="Intel Clear" w:hAnsi="Intel Clear" w:cs="Intel Clear"/>
            <w:noProof/>
            <w:szCs w:val="24"/>
            <w:lang w:eastAsia="ko-KR" w:bidi="ar-SA"/>
          </w:rPr>
          <w:lastRenderedPageBreak/>
          <w:drawing>
            <wp:inline distT="0" distB="0" distL="0" distR="0" wp14:anchorId="2010A3A1" wp14:editId="617B0359">
              <wp:extent cx="6172200" cy="4312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184D44.tmp"/>
                      <pic:cNvPicPr/>
                    </pic:nvPicPr>
                    <pic:blipFill>
                      <a:blip r:embed="rId55">
                        <a:extLst>
                          <a:ext uri="{28A0092B-C50C-407E-A947-70E740481C1C}">
                            <a14:useLocalDpi xmlns:a14="http://schemas.microsoft.com/office/drawing/2010/main" val="0"/>
                          </a:ext>
                        </a:extLst>
                      </a:blip>
                      <a:stretch>
                        <a:fillRect/>
                      </a:stretch>
                    </pic:blipFill>
                    <pic:spPr>
                      <a:xfrm>
                        <a:off x="0" y="0"/>
                        <a:ext cx="6172200" cy="4312920"/>
                      </a:xfrm>
                      <a:prstGeom prst="rect">
                        <a:avLst/>
                      </a:prstGeom>
                    </pic:spPr>
                  </pic:pic>
                </a:graphicData>
              </a:graphic>
            </wp:inline>
          </w:drawing>
        </w:r>
      </w:ins>
      <w:del w:id="37" w:author="yjkim1" w:date="2016-10-21T11:33:00Z">
        <w:r w:rsidR="00617F2F" w:rsidRPr="00D94FF6" w:rsidDel="00E247AC">
          <w:rPr>
            <w:rFonts w:ascii="Intel Clear" w:hAnsi="Intel Clear" w:cs="Intel Clear"/>
            <w:noProof/>
            <w:szCs w:val="24"/>
            <w:lang w:eastAsia="ko-KR" w:bidi="ar-SA"/>
          </w:rPr>
          <w:drawing>
            <wp:inline distT="0" distB="0" distL="0" distR="0" wp14:anchorId="42B2B083" wp14:editId="19A36822">
              <wp:extent cx="6172200" cy="4299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ck_noseq.emz"/>
                      <pic:cNvPicPr/>
                    </pic:nvPicPr>
                    <pic:blipFill>
                      <a:blip r:embed="rId56">
                        <a:extLst>
                          <a:ext uri="{28A0092B-C50C-407E-A947-70E740481C1C}">
                            <a14:useLocalDpi xmlns:a14="http://schemas.microsoft.com/office/drawing/2010/main" val="0"/>
                          </a:ext>
                        </a:extLst>
                      </a:blip>
                      <a:stretch>
                        <a:fillRect/>
                      </a:stretch>
                    </pic:blipFill>
                    <pic:spPr>
                      <a:xfrm>
                        <a:off x="0" y="0"/>
                        <a:ext cx="6172200" cy="4299585"/>
                      </a:xfrm>
                      <a:prstGeom prst="rect">
                        <a:avLst/>
                      </a:prstGeom>
                    </pic:spPr>
                  </pic:pic>
                </a:graphicData>
              </a:graphic>
            </wp:inline>
          </w:drawing>
        </w:r>
      </w:del>
    </w:p>
    <w:p w14:paraId="72F58FD4" w14:textId="5561F697" w:rsidR="00F00C74" w:rsidRDefault="00F00C74" w:rsidP="00DD5982">
      <w:pPr>
        <w:pStyle w:val="Heading4"/>
        <w:rPr>
          <w:ins w:id="38" w:author="yjkim1" w:date="2016-10-21T16:53:00Z"/>
          <w:rFonts w:ascii="Intel Clear" w:hAnsi="Intel Clear" w:cs="Intel Clear"/>
        </w:rPr>
      </w:pPr>
      <w:ins w:id="39" w:author="yjkim1" w:date="2016-10-21T16:54:00Z">
        <w:r>
          <w:rPr>
            <w:rFonts w:ascii="Intel Clear" w:hAnsi="Intel Clear" w:cs="Intel Clear"/>
            <w:noProof/>
            <w:lang w:eastAsia="ko-KR" w:bidi="ar-SA"/>
          </w:rPr>
          <w:lastRenderedPageBreak/>
          <w:drawing>
            <wp:inline distT="0" distB="0" distL="0" distR="0" wp14:anchorId="2A3DF133" wp14:editId="15B4EFAF">
              <wp:extent cx="6172200" cy="49523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18603D.tmp"/>
                      <pic:cNvPicPr/>
                    </pic:nvPicPr>
                    <pic:blipFill>
                      <a:blip r:embed="rId57">
                        <a:extLst>
                          <a:ext uri="{28A0092B-C50C-407E-A947-70E740481C1C}">
                            <a14:useLocalDpi xmlns:a14="http://schemas.microsoft.com/office/drawing/2010/main" val="0"/>
                          </a:ext>
                        </a:extLst>
                      </a:blip>
                      <a:stretch>
                        <a:fillRect/>
                      </a:stretch>
                    </pic:blipFill>
                    <pic:spPr>
                      <a:xfrm>
                        <a:off x="0" y="0"/>
                        <a:ext cx="6172200" cy="4952365"/>
                      </a:xfrm>
                      <a:prstGeom prst="rect">
                        <a:avLst/>
                      </a:prstGeom>
                    </pic:spPr>
                  </pic:pic>
                </a:graphicData>
              </a:graphic>
            </wp:inline>
          </w:drawing>
        </w:r>
      </w:ins>
    </w:p>
    <w:p w14:paraId="6F056064" w14:textId="77777777" w:rsidR="00DD5982" w:rsidRPr="00D94FF6" w:rsidRDefault="00DD5982" w:rsidP="00DD5982">
      <w:pPr>
        <w:pStyle w:val="Heading4"/>
        <w:rPr>
          <w:rFonts w:ascii="Intel Clear" w:hAnsi="Intel Clear" w:cs="Intel Clear"/>
        </w:rPr>
      </w:pPr>
      <w:r w:rsidRPr="00D94FF6">
        <w:rPr>
          <w:rFonts w:ascii="Intel Clear" w:hAnsi="Intel Clear" w:cs="Intel Clear"/>
        </w:rPr>
        <w:t>Assumptions</w:t>
      </w:r>
    </w:p>
    <w:p w14:paraId="3C4FDFD4" w14:textId="77777777" w:rsidR="00DD5982" w:rsidRPr="00D94FF6" w:rsidRDefault="00DD5982" w:rsidP="008A4F40">
      <w:pPr>
        <w:pStyle w:val="ListParagraph"/>
        <w:numPr>
          <w:ilvl w:val="0"/>
          <w:numId w:val="41"/>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Initial state of SoC before any of the power gating override flows described below are invoked:</w:t>
      </w:r>
    </w:p>
    <w:p w14:paraId="5F4A9976" w14:textId="77777777" w:rsidR="00DD5982" w:rsidRPr="00D94FF6" w:rsidRDefault="00DD5982" w:rsidP="008A4F40">
      <w:pPr>
        <w:pStyle w:val="ListParagraph"/>
        <w:numPr>
          <w:ilvl w:val="1"/>
          <w:numId w:val="41"/>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all external power rails and their associated power good signals are high</w:t>
      </w:r>
    </w:p>
    <w:p w14:paraId="4BEE2EB7" w14:textId="77777777" w:rsidR="00DD5982" w:rsidRPr="00D94FF6" w:rsidRDefault="00DD5982" w:rsidP="008A4F40">
      <w:pPr>
        <w:pStyle w:val="ListParagraph"/>
        <w:numPr>
          <w:ilvl w:val="0"/>
          <w:numId w:val="41"/>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Usage model for HVM would only override the power gated domains to be powered up</w:t>
      </w:r>
    </w:p>
    <w:p w14:paraId="0B82FD13" w14:textId="77777777" w:rsidR="00DD5982" w:rsidRPr="00D94FF6" w:rsidRDefault="00DD5982" w:rsidP="008A4F40">
      <w:pPr>
        <w:pStyle w:val="ListParagraph"/>
        <w:numPr>
          <w:ilvl w:val="0"/>
          <w:numId w:val="41"/>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However, the HW defined by this ECN does not assume that, and other usage models such as Power Validation may override the domains to be either up or down</w:t>
      </w:r>
    </w:p>
    <w:p w14:paraId="3B33662B" w14:textId="77777777" w:rsidR="00DD5982" w:rsidRPr="00D94FF6" w:rsidRDefault="003D60E4" w:rsidP="008A4F40">
      <w:pPr>
        <w:pStyle w:val="ListParagraph"/>
        <w:numPr>
          <w:ilvl w:val="0"/>
          <w:numId w:val="41"/>
        </w:numPr>
        <w:spacing w:before="200" w:after="0" w:line="240" w:lineRule="auto"/>
        <w:contextualSpacing/>
        <w:jc w:val="both"/>
        <w:rPr>
          <w:rFonts w:ascii="Intel Clear" w:hAnsi="Intel Clear" w:cs="Intel Clear"/>
          <w:szCs w:val="24"/>
        </w:rPr>
      </w:pPr>
      <w:proofErr w:type="gramStart"/>
      <w:r w:rsidRPr="00D94FF6">
        <w:rPr>
          <w:rFonts w:ascii="Intel Clear" w:hAnsi="Intel Clear" w:cs="Intel Clear"/>
          <w:szCs w:val="24"/>
        </w:rPr>
        <w:t>ftap</w:t>
      </w:r>
      <w:r w:rsidR="00DD5982" w:rsidRPr="00D94FF6">
        <w:rPr>
          <w:rFonts w:ascii="Intel Clear" w:hAnsi="Intel Clear" w:cs="Intel Clear"/>
          <w:szCs w:val="24"/>
        </w:rPr>
        <w:t>_tck</w:t>
      </w:r>
      <w:proofErr w:type="gramEnd"/>
      <w:r w:rsidR="00DD5982" w:rsidRPr="00D94FF6">
        <w:rPr>
          <w:rFonts w:ascii="Intel Clear" w:hAnsi="Intel Clear" w:cs="Intel Clear"/>
          <w:szCs w:val="24"/>
        </w:rPr>
        <w:t xml:space="preserve"> is continuously running throughout the power gating override flows described below.</w:t>
      </w:r>
      <w:r w:rsidRPr="00D94FF6">
        <w:rPr>
          <w:rFonts w:ascii="Intel Clear" w:hAnsi="Intel Clear" w:cs="Intel Clear"/>
          <w:szCs w:val="24"/>
        </w:rPr>
        <w:t xml:space="preserve"> As PGCB does not come with its’ own slave TAP, the ftap_tck would be tapped from the regional ftap_tck, which would house the required DFx control. </w:t>
      </w:r>
    </w:p>
    <w:p w14:paraId="6E7E83E7" w14:textId="7C178AD0" w:rsidR="002F674A" w:rsidRPr="00D94FF6" w:rsidRDefault="002F674A" w:rsidP="002F674A">
      <w:pPr>
        <w:pStyle w:val="ListParagraph"/>
        <w:numPr>
          <w:ilvl w:val="0"/>
          <w:numId w:val="41"/>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 xml:space="preserve">As the </w:t>
      </w:r>
      <w:r w:rsidR="003E2349" w:rsidRPr="00D94FF6">
        <w:rPr>
          <w:rFonts w:ascii="Intel Clear" w:hAnsi="Intel Clear" w:cs="Intel Clear"/>
          <w:szCs w:val="24"/>
        </w:rPr>
        <w:t>mini-DFx sequencer needs to be in</w:t>
      </w:r>
      <w:r w:rsidRPr="00D94FF6">
        <w:rPr>
          <w:rFonts w:ascii="Intel Clear" w:hAnsi="Intel Clear" w:cs="Intel Clear"/>
          <w:szCs w:val="24"/>
        </w:rPr>
        <w:t xml:space="preserve"> a predetermined default state (as it has no knowledge on the IP’s current power state), the sequencer’s output is designated to output values that are associated with a powered-on state for all control signals. This is true for both cases whether the IP is in a powered off state or powered on state at the time when the override (fdfx_pgcb_bypass) is applied.</w:t>
      </w:r>
    </w:p>
    <w:p w14:paraId="0697223E" w14:textId="77777777" w:rsidR="002F674A" w:rsidRPr="00D94FF6" w:rsidRDefault="002F674A" w:rsidP="002F674A">
      <w:pPr>
        <w:pStyle w:val="ListParagraph"/>
        <w:numPr>
          <w:ilvl w:val="1"/>
          <w:numId w:val="41"/>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 xml:space="preserve">If a given DFx scenario requires the power-up sequencing of reset, isolation, etc (rather than overriding all outputs at the same time), it must move the DFx sequencer to a powered off state by driving fdfx_pgcb_ovr to ‘1’, wait at least 3 clocks, drive fdfx_pgcb_bypass to ‘1’ to </w:t>
      </w:r>
      <w:r w:rsidRPr="00D94FF6">
        <w:rPr>
          <w:rFonts w:ascii="Intel Clear" w:hAnsi="Intel Clear" w:cs="Intel Clear"/>
          <w:szCs w:val="24"/>
        </w:rPr>
        <w:lastRenderedPageBreak/>
        <w:t>take control of the outputs, and then drive fdfx_pgcb_ovr to ‘0’ to sequence the IP to an “ON” state.</w:t>
      </w:r>
    </w:p>
    <w:p w14:paraId="556D5B3A" w14:textId="77777777" w:rsidR="00DD5982" w:rsidRPr="00D94FF6" w:rsidRDefault="00DD5982" w:rsidP="008A4F40">
      <w:pPr>
        <w:pStyle w:val="ListParagraph"/>
        <w:numPr>
          <w:ilvl w:val="0"/>
          <w:numId w:val="41"/>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Assume that even if the control signals glitch when the DFx overrides are applied, it is acceptable for DFx usage given that adequate settle time will be provided before the actual test starts.  Also note that the logic does not remain functional in these test modes, so glitches are not a concern from a functionality standpoint.</w:t>
      </w:r>
    </w:p>
    <w:p w14:paraId="5F51B555" w14:textId="77777777" w:rsidR="00DD5982" w:rsidRPr="00D94FF6" w:rsidRDefault="00DD5982" w:rsidP="00DD5982">
      <w:pPr>
        <w:pStyle w:val="Heading4"/>
        <w:rPr>
          <w:rFonts w:ascii="Intel Clear" w:hAnsi="Intel Clear" w:cs="Intel Clear"/>
        </w:rPr>
      </w:pPr>
      <w:r w:rsidRPr="00D94FF6">
        <w:rPr>
          <w:rFonts w:ascii="Intel Clear" w:hAnsi="Intel Clear" w:cs="Intel Clear"/>
        </w:rPr>
        <w:t>Method #1 Definition</w:t>
      </w:r>
    </w:p>
    <w:p w14:paraId="5CA661FB" w14:textId="77777777" w:rsidR="00DD5982" w:rsidRPr="00D94FF6" w:rsidRDefault="00DD5982" w:rsidP="00DD5982">
      <w:pPr>
        <w:rPr>
          <w:rFonts w:ascii="Intel Clear" w:hAnsi="Intel Clear" w:cs="Intel Clear"/>
          <w:szCs w:val="24"/>
          <w:u w:val="single"/>
        </w:rPr>
      </w:pPr>
      <w:r w:rsidRPr="00D94FF6">
        <w:rPr>
          <w:rFonts w:ascii="Intel Clear" w:hAnsi="Intel Clear" w:cs="Intel Clear"/>
          <w:szCs w:val="24"/>
          <w:u w:val="single"/>
        </w:rPr>
        <w:t xml:space="preserve">i) Flow – DFx Force Power On, IP Defaults to </w:t>
      </w:r>
      <w:proofErr w:type="gramStart"/>
      <w:r w:rsidRPr="00D94FF6">
        <w:rPr>
          <w:rFonts w:ascii="Intel Clear" w:hAnsi="Intel Clear" w:cs="Intel Clear"/>
          <w:szCs w:val="24"/>
          <w:u w:val="single"/>
        </w:rPr>
        <w:t>Powered</w:t>
      </w:r>
      <w:proofErr w:type="gramEnd"/>
      <w:r w:rsidRPr="00D94FF6">
        <w:rPr>
          <w:rFonts w:ascii="Intel Clear" w:hAnsi="Intel Clear" w:cs="Intel Clear"/>
          <w:szCs w:val="24"/>
          <w:u w:val="single"/>
        </w:rPr>
        <w:t xml:space="preserve"> On:</w:t>
      </w:r>
    </w:p>
    <w:p w14:paraId="7609CDCC" w14:textId="77777777" w:rsidR="00DD5982" w:rsidRPr="00D94FF6" w:rsidRDefault="00DD5982" w:rsidP="008A4F40">
      <w:pPr>
        <w:pStyle w:val="ListParagraph"/>
        <w:numPr>
          <w:ilvl w:val="0"/>
          <w:numId w:val="38"/>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In this flow, since the IP defaults to powered on the relevant signals out of the PGCB are in the states associated with being powered up (i.e. not power gated)</w:t>
      </w:r>
    </w:p>
    <w:p w14:paraId="79881B51" w14:textId="77777777" w:rsidR="002F674A" w:rsidRPr="00D94FF6" w:rsidRDefault="002F674A" w:rsidP="002F674A">
      <w:pPr>
        <w:pStyle w:val="ListParagraph"/>
        <w:numPr>
          <w:ilvl w:val="0"/>
          <w:numId w:val="38"/>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When fdfx_pgcb_bypass asserts, all signals immediately transition to the DFx version, which defaults to the powered on state for all control signals.</w:t>
      </w:r>
    </w:p>
    <w:p w14:paraId="5898B0E8" w14:textId="77777777" w:rsidR="00DD5982" w:rsidRPr="00D94FF6" w:rsidRDefault="00DD5982" w:rsidP="008A4F40">
      <w:pPr>
        <w:pStyle w:val="ListParagraph"/>
        <w:numPr>
          <w:ilvl w:val="0"/>
          <w:numId w:val="38"/>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At this point, the PGD is fully powered up and ready to be used by DFx</w:t>
      </w:r>
    </w:p>
    <w:p w14:paraId="64AFB7AB" w14:textId="77777777" w:rsidR="002F674A" w:rsidRPr="00D94FF6" w:rsidRDefault="002F674A" w:rsidP="002F674A">
      <w:pPr>
        <w:pStyle w:val="ListParagraph"/>
        <w:spacing w:before="200" w:after="0" w:line="240" w:lineRule="auto"/>
        <w:contextualSpacing/>
        <w:jc w:val="both"/>
        <w:rPr>
          <w:rFonts w:ascii="Intel Clear" w:hAnsi="Intel Clear" w:cs="Intel Clear"/>
          <w:szCs w:val="24"/>
        </w:rPr>
      </w:pPr>
    </w:p>
    <w:p w14:paraId="74C786A0" w14:textId="77777777" w:rsidR="00DD5982" w:rsidRPr="00D94FF6" w:rsidRDefault="00DD5982" w:rsidP="00DD5982">
      <w:pPr>
        <w:jc w:val="both"/>
        <w:rPr>
          <w:rFonts w:ascii="Intel Clear" w:hAnsi="Intel Clear" w:cs="Intel Clear"/>
          <w:szCs w:val="24"/>
          <w:u w:val="single"/>
        </w:rPr>
      </w:pPr>
      <w:r w:rsidRPr="00D94FF6">
        <w:rPr>
          <w:rFonts w:ascii="Intel Clear" w:hAnsi="Intel Clear" w:cs="Intel Clear"/>
          <w:szCs w:val="24"/>
          <w:u w:val="single"/>
        </w:rPr>
        <w:t>ii) Flow – DFx Force Power On, IP Defaults to Powered Off:</w:t>
      </w:r>
    </w:p>
    <w:p w14:paraId="6DD1D0DB" w14:textId="77777777" w:rsidR="002F674A" w:rsidRPr="00D94FF6" w:rsidRDefault="002F674A" w:rsidP="002F674A">
      <w:pPr>
        <w:pStyle w:val="ListParagraph"/>
        <w:numPr>
          <w:ilvl w:val="0"/>
          <w:numId w:val="39"/>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In this flow, since the IP defaults to powered off the relevant signals out of the PGCB are in the states associated with being powered off (i.e. power gated)</w:t>
      </w:r>
    </w:p>
    <w:p w14:paraId="254647FD" w14:textId="77777777" w:rsidR="002F674A" w:rsidRPr="00D94FF6" w:rsidRDefault="002F674A" w:rsidP="002F674A">
      <w:pPr>
        <w:pStyle w:val="ListParagraph"/>
        <w:numPr>
          <w:ilvl w:val="0"/>
          <w:numId w:val="39"/>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When fdfx_pgcb_bypass asserts, all signals immediately transition to the DFx version, which defaults to the powered on state for all control signals.</w:t>
      </w:r>
    </w:p>
    <w:p w14:paraId="14447414" w14:textId="2E355496" w:rsidR="002F674A" w:rsidRPr="00D94FF6" w:rsidRDefault="002F674A" w:rsidP="002F674A">
      <w:pPr>
        <w:pStyle w:val="ListParagraph"/>
        <w:numPr>
          <w:ilvl w:val="1"/>
          <w:numId w:val="39"/>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 xml:space="preserve">If sequencing of isolation, resets and sleep is required, the FSM should </w:t>
      </w:r>
      <w:r w:rsidR="003E2349" w:rsidRPr="00D94FF6">
        <w:rPr>
          <w:rFonts w:ascii="Intel Clear" w:hAnsi="Intel Clear" w:cs="Intel Clear"/>
          <w:szCs w:val="24"/>
        </w:rPr>
        <w:t xml:space="preserve">be </w:t>
      </w:r>
      <w:r w:rsidRPr="00D94FF6">
        <w:rPr>
          <w:rFonts w:ascii="Intel Clear" w:hAnsi="Intel Clear" w:cs="Intel Clear"/>
          <w:szCs w:val="24"/>
        </w:rPr>
        <w:t>moved to the OFF state by driving fdfx_pgcb_ovr to ‘1’, waiting at least 3 clocks for the FSM to transition, then drive fdfx_pgcb_bypass to ‘1’ (to take control of the outputs) and subsequently drive fdfx_pgcb_ovr to ‘0’ to walk the FSM back to ON.</w:t>
      </w:r>
    </w:p>
    <w:p w14:paraId="2125DB77" w14:textId="77777777" w:rsidR="002F674A" w:rsidRPr="00D94FF6" w:rsidRDefault="002F674A" w:rsidP="002F674A">
      <w:pPr>
        <w:pStyle w:val="ListParagraph"/>
        <w:numPr>
          <w:ilvl w:val="2"/>
          <w:numId w:val="39"/>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The DFx sequencer will first turn on the PFET and then delays the deassertion of the state retention control signal (“sleep”) by a sufficient amount of time to allow the PGD to power up.</w:t>
      </w:r>
    </w:p>
    <w:p w14:paraId="4461208C" w14:textId="77777777" w:rsidR="002F674A" w:rsidRPr="00D94FF6" w:rsidRDefault="002F674A" w:rsidP="002F674A">
      <w:pPr>
        <w:pStyle w:val="ListParagraph"/>
        <w:numPr>
          <w:ilvl w:val="3"/>
          <w:numId w:val="39"/>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The value of the delay timer is configured by the SoC via a compile-time parameter (#UNGATE_TIMER)</w:t>
      </w:r>
    </w:p>
    <w:p w14:paraId="5D2A7D2A" w14:textId="77777777" w:rsidR="002F674A" w:rsidRPr="00D94FF6" w:rsidRDefault="002F674A" w:rsidP="002F674A">
      <w:pPr>
        <w:pStyle w:val="ListParagraph"/>
        <w:numPr>
          <w:ilvl w:val="2"/>
          <w:numId w:val="39"/>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 xml:space="preserve">One ftap_tck clock later the DFx sequencer then deasserts the isolation control signals and the force reset signals </w:t>
      </w:r>
    </w:p>
    <w:p w14:paraId="42109A16" w14:textId="77777777" w:rsidR="002F674A" w:rsidRPr="00D94FF6" w:rsidRDefault="002F674A" w:rsidP="002F674A">
      <w:pPr>
        <w:pStyle w:val="ListParagraph"/>
        <w:spacing w:before="200" w:after="0" w:line="240" w:lineRule="auto"/>
        <w:ind w:left="2160"/>
        <w:contextualSpacing/>
        <w:jc w:val="both"/>
        <w:rPr>
          <w:rFonts w:ascii="Intel Clear" w:hAnsi="Intel Clear" w:cs="Intel Clear"/>
          <w:szCs w:val="24"/>
        </w:rPr>
      </w:pPr>
    </w:p>
    <w:p w14:paraId="4286820A" w14:textId="77777777" w:rsidR="00DD5982" w:rsidRPr="00D94FF6" w:rsidRDefault="00DD5982" w:rsidP="00DD5982">
      <w:pPr>
        <w:jc w:val="both"/>
        <w:rPr>
          <w:rFonts w:ascii="Intel Clear" w:hAnsi="Intel Clear" w:cs="Intel Clear"/>
          <w:szCs w:val="24"/>
          <w:u w:val="single"/>
        </w:rPr>
      </w:pPr>
      <w:r w:rsidRPr="00D94FF6">
        <w:rPr>
          <w:rFonts w:ascii="Intel Clear" w:hAnsi="Intel Clear" w:cs="Intel Clear"/>
          <w:szCs w:val="24"/>
          <w:u w:val="single"/>
        </w:rPr>
        <w:t>iii) Flow – DFx Force Power Off, IP Defaults to Powered On</w:t>
      </w:r>
    </w:p>
    <w:p w14:paraId="3D378935" w14:textId="77777777" w:rsidR="00DD5982" w:rsidRPr="00D94FF6" w:rsidRDefault="00DD5982" w:rsidP="008A4F40">
      <w:pPr>
        <w:pStyle w:val="ListParagraph"/>
        <w:numPr>
          <w:ilvl w:val="0"/>
          <w:numId w:val="40"/>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In this flow, the IP starts in the powered on state and the DFx desire is to force power off.  Therefore, all signals out of the PGCB are in the states associated with being powered up (i.e. not power gated)</w:t>
      </w:r>
    </w:p>
    <w:p w14:paraId="6A3EEF12" w14:textId="77777777" w:rsidR="002F674A" w:rsidRPr="00D94FF6" w:rsidRDefault="002F674A" w:rsidP="002F674A">
      <w:pPr>
        <w:pStyle w:val="ListParagraph"/>
        <w:numPr>
          <w:ilvl w:val="0"/>
          <w:numId w:val="40"/>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When fdfx_pgcb_bypass asserts, all signals immediately transition to the DFx version, which defaults to the powered ON state for all control signals.</w:t>
      </w:r>
    </w:p>
    <w:p w14:paraId="0B667ACE" w14:textId="0461B38F" w:rsidR="002F674A" w:rsidRPr="00D94FF6" w:rsidRDefault="002F674A" w:rsidP="002F674A">
      <w:pPr>
        <w:pStyle w:val="ListParagraph"/>
        <w:numPr>
          <w:ilvl w:val="0"/>
          <w:numId w:val="40"/>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If fdfx_pgcb_ovr is subsequently</w:t>
      </w:r>
      <w:r w:rsidR="003E2349" w:rsidRPr="00D94FF6">
        <w:rPr>
          <w:rFonts w:ascii="Intel Clear" w:hAnsi="Intel Clear" w:cs="Intel Clear"/>
          <w:szCs w:val="24"/>
        </w:rPr>
        <w:t xml:space="preserve"> (or in parallel with step 2)</w:t>
      </w:r>
      <w:r w:rsidRPr="00D94FF6">
        <w:rPr>
          <w:rFonts w:ascii="Intel Clear" w:hAnsi="Intel Clear" w:cs="Intel Clear"/>
          <w:szCs w:val="24"/>
        </w:rPr>
        <w:t xml:space="preserve"> driven to ‘1’, the DFx sequencer asserts isolation and resets, asserts sleep 1 clock later, and on the next clock turn</w:t>
      </w:r>
      <w:r w:rsidR="003E2349" w:rsidRPr="00D94FF6">
        <w:rPr>
          <w:rFonts w:ascii="Intel Clear" w:hAnsi="Intel Clear" w:cs="Intel Clear"/>
          <w:szCs w:val="24"/>
        </w:rPr>
        <w:t>s</w:t>
      </w:r>
      <w:r w:rsidRPr="00D94FF6">
        <w:rPr>
          <w:rFonts w:ascii="Intel Clear" w:hAnsi="Intel Clear" w:cs="Intel Clear"/>
          <w:szCs w:val="24"/>
        </w:rPr>
        <w:t xml:space="preserve"> off the PFET.</w:t>
      </w:r>
    </w:p>
    <w:p w14:paraId="7581EE93" w14:textId="77777777" w:rsidR="002F674A" w:rsidRPr="00D94FF6" w:rsidRDefault="002F674A" w:rsidP="002F674A">
      <w:pPr>
        <w:pStyle w:val="ListParagraph"/>
        <w:spacing w:before="200" w:after="0" w:line="240" w:lineRule="auto"/>
        <w:contextualSpacing/>
        <w:jc w:val="both"/>
        <w:rPr>
          <w:rFonts w:ascii="Intel Clear" w:hAnsi="Intel Clear" w:cs="Intel Clear"/>
          <w:szCs w:val="24"/>
        </w:rPr>
      </w:pPr>
    </w:p>
    <w:p w14:paraId="685DB92F" w14:textId="77777777" w:rsidR="00DD5982" w:rsidRPr="00D94FF6" w:rsidRDefault="00DD5982" w:rsidP="00DD5982">
      <w:pPr>
        <w:jc w:val="both"/>
        <w:rPr>
          <w:rFonts w:ascii="Intel Clear" w:hAnsi="Intel Clear" w:cs="Intel Clear"/>
          <w:szCs w:val="24"/>
          <w:u w:val="single"/>
        </w:rPr>
      </w:pPr>
      <w:r w:rsidRPr="00D94FF6">
        <w:rPr>
          <w:rFonts w:ascii="Intel Clear" w:hAnsi="Intel Clear" w:cs="Intel Clear"/>
          <w:szCs w:val="24"/>
          <w:u w:val="single"/>
        </w:rPr>
        <w:t xml:space="preserve">iv) Flow – DFx Force Power Off, IP Defaults to </w:t>
      </w:r>
      <w:proofErr w:type="gramStart"/>
      <w:r w:rsidRPr="00D94FF6">
        <w:rPr>
          <w:rFonts w:ascii="Intel Clear" w:hAnsi="Intel Clear" w:cs="Intel Clear"/>
          <w:szCs w:val="24"/>
          <w:u w:val="single"/>
        </w:rPr>
        <w:t>Powered</w:t>
      </w:r>
      <w:proofErr w:type="gramEnd"/>
      <w:r w:rsidRPr="00D94FF6">
        <w:rPr>
          <w:rFonts w:ascii="Intel Clear" w:hAnsi="Intel Clear" w:cs="Intel Clear"/>
          <w:szCs w:val="24"/>
          <w:u w:val="single"/>
        </w:rPr>
        <w:t xml:space="preserve"> Off</w:t>
      </w:r>
    </w:p>
    <w:p w14:paraId="6E9621EE" w14:textId="77777777" w:rsidR="00DD5982" w:rsidRPr="00D94FF6" w:rsidRDefault="00DD5982" w:rsidP="002F674A">
      <w:pPr>
        <w:pStyle w:val="ListParagraph"/>
        <w:numPr>
          <w:ilvl w:val="0"/>
          <w:numId w:val="53"/>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In this flow, the IP starts in the powered off state and the DFx desire is to force power off.  Therefore, all signals out of the PGCB are in the states associated with being powered down (i.e. power gated)</w:t>
      </w:r>
    </w:p>
    <w:p w14:paraId="56C34E19" w14:textId="77777777" w:rsidR="002F674A" w:rsidRPr="00D94FF6" w:rsidRDefault="002F674A" w:rsidP="002F674A">
      <w:pPr>
        <w:pStyle w:val="ListParagraph"/>
        <w:numPr>
          <w:ilvl w:val="0"/>
          <w:numId w:val="53"/>
        </w:numPr>
        <w:spacing w:before="200" w:after="0" w:line="240" w:lineRule="auto"/>
        <w:contextualSpacing/>
        <w:jc w:val="both"/>
        <w:rPr>
          <w:rFonts w:ascii="Intel Clear" w:hAnsi="Intel Clear" w:cs="Intel Clear"/>
          <w:szCs w:val="24"/>
        </w:rPr>
      </w:pPr>
      <w:proofErr w:type="gramStart"/>
      <w:r w:rsidRPr="00D94FF6">
        <w:rPr>
          <w:rFonts w:ascii="Intel Clear" w:hAnsi="Intel Clear" w:cs="Intel Clear"/>
          <w:szCs w:val="24"/>
        </w:rPr>
        <w:t>fdfx_pgcb_ovr</w:t>
      </w:r>
      <w:proofErr w:type="gramEnd"/>
      <w:r w:rsidRPr="00D94FF6">
        <w:rPr>
          <w:rFonts w:ascii="Intel Clear" w:hAnsi="Intel Clear" w:cs="Intel Clear"/>
          <w:szCs w:val="24"/>
        </w:rPr>
        <w:t xml:space="preserve"> should be driven to ‘1’ first to bring the DFx sequencer to an OFF state (as it defaults to ON). After 3 clocks the DFx outputs will be in an OFF state.</w:t>
      </w:r>
    </w:p>
    <w:p w14:paraId="1D980999" w14:textId="77777777" w:rsidR="002F674A" w:rsidRPr="00D94FF6" w:rsidRDefault="002F674A" w:rsidP="002F674A">
      <w:pPr>
        <w:pStyle w:val="ListParagraph"/>
        <w:numPr>
          <w:ilvl w:val="0"/>
          <w:numId w:val="53"/>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lastRenderedPageBreak/>
        <w:t>When fdfx_pgcb_bypass asserts, all signals immediately transition to the DFx version, which are now drivn to a powered off state.</w:t>
      </w:r>
    </w:p>
    <w:p w14:paraId="6CB4F75D" w14:textId="77777777" w:rsidR="002F674A" w:rsidRPr="00D94FF6" w:rsidRDefault="002F674A" w:rsidP="002F674A">
      <w:pPr>
        <w:pStyle w:val="ListParagraph"/>
        <w:spacing w:before="200" w:after="0" w:line="240" w:lineRule="auto"/>
        <w:contextualSpacing/>
        <w:jc w:val="both"/>
        <w:rPr>
          <w:rFonts w:ascii="Intel Clear" w:hAnsi="Intel Clear" w:cs="Intel Clear"/>
          <w:szCs w:val="24"/>
        </w:rPr>
      </w:pPr>
    </w:p>
    <w:p w14:paraId="230D0B1D" w14:textId="77777777" w:rsidR="00DD5982" w:rsidRPr="00D94FF6" w:rsidRDefault="00DD5982" w:rsidP="00DD5982">
      <w:pPr>
        <w:rPr>
          <w:rFonts w:ascii="Intel Clear" w:hAnsi="Intel Clear" w:cs="Intel Clear"/>
          <w:szCs w:val="24"/>
        </w:rPr>
      </w:pPr>
      <w:r w:rsidRPr="00D94FF6">
        <w:rPr>
          <w:rFonts w:ascii="Intel Clear" w:hAnsi="Intel Clear" w:cs="Intel Clear"/>
          <w:szCs w:val="24"/>
        </w:rPr>
        <w:t xml:space="preserve">The flows described above are summarized in the table below: </w:t>
      </w:r>
    </w:p>
    <w:p w14:paraId="467011E7" w14:textId="77777777" w:rsidR="00DD5982" w:rsidRPr="00D94FF6" w:rsidRDefault="00DD5982" w:rsidP="00DD5982">
      <w:pPr>
        <w:rPr>
          <w:rFonts w:ascii="Intel Clear" w:hAnsi="Intel Clear" w:cs="Intel Clear"/>
          <w:szCs w:val="24"/>
        </w:rPr>
      </w:pPr>
    </w:p>
    <w:tbl>
      <w:tblPr>
        <w:tblStyle w:val="TableGrid"/>
        <w:tblW w:w="0" w:type="auto"/>
        <w:tblInd w:w="1098" w:type="dxa"/>
        <w:tblLook w:val="04A0" w:firstRow="1" w:lastRow="0" w:firstColumn="1" w:lastColumn="0" w:noHBand="0" w:noVBand="1"/>
      </w:tblPr>
      <w:tblGrid>
        <w:gridCol w:w="1890"/>
        <w:gridCol w:w="1530"/>
        <w:gridCol w:w="4860"/>
      </w:tblGrid>
      <w:tr w:rsidR="00DD5982" w:rsidRPr="00D94FF6" w14:paraId="41E8E718" w14:textId="77777777" w:rsidTr="00830E7B">
        <w:tc>
          <w:tcPr>
            <w:tcW w:w="1890" w:type="dxa"/>
            <w:shd w:val="clear" w:color="auto" w:fill="FDE9D9" w:themeFill="accent6" w:themeFillTint="33"/>
          </w:tcPr>
          <w:p w14:paraId="546BB7DD" w14:textId="77777777" w:rsidR="00DD5982" w:rsidRPr="00D94FF6" w:rsidRDefault="00DD5982" w:rsidP="00830E7B">
            <w:pPr>
              <w:jc w:val="center"/>
              <w:rPr>
                <w:rFonts w:ascii="Intel Clear" w:hAnsi="Intel Clear" w:cs="Intel Clear"/>
                <w:szCs w:val="24"/>
              </w:rPr>
            </w:pPr>
            <w:r w:rsidRPr="00D94FF6">
              <w:rPr>
                <w:rFonts w:ascii="Intel Clear" w:hAnsi="Intel Clear" w:cs="Intel Clear"/>
                <w:szCs w:val="24"/>
              </w:rPr>
              <w:t>fdfx_pgcb_bypass</w:t>
            </w:r>
          </w:p>
        </w:tc>
        <w:tc>
          <w:tcPr>
            <w:tcW w:w="1530" w:type="dxa"/>
            <w:shd w:val="clear" w:color="auto" w:fill="FDE9D9" w:themeFill="accent6" w:themeFillTint="33"/>
          </w:tcPr>
          <w:p w14:paraId="4379772C" w14:textId="77777777" w:rsidR="00DD5982" w:rsidRPr="00D94FF6" w:rsidRDefault="00DD5982" w:rsidP="00830E7B">
            <w:pPr>
              <w:jc w:val="center"/>
              <w:rPr>
                <w:rFonts w:ascii="Intel Clear" w:hAnsi="Intel Clear" w:cs="Intel Clear"/>
                <w:szCs w:val="24"/>
              </w:rPr>
            </w:pPr>
            <w:r w:rsidRPr="00D94FF6">
              <w:rPr>
                <w:rFonts w:ascii="Intel Clear" w:hAnsi="Intel Clear" w:cs="Intel Clear"/>
                <w:szCs w:val="24"/>
              </w:rPr>
              <w:t>fdfx_pgcb_ovr</w:t>
            </w:r>
          </w:p>
        </w:tc>
        <w:tc>
          <w:tcPr>
            <w:tcW w:w="4860" w:type="dxa"/>
            <w:shd w:val="clear" w:color="auto" w:fill="FDE9D9" w:themeFill="accent6" w:themeFillTint="33"/>
          </w:tcPr>
          <w:p w14:paraId="25DD9D51" w14:textId="77777777" w:rsidR="00DD5982" w:rsidRPr="00D94FF6" w:rsidRDefault="00DD5982" w:rsidP="00830E7B">
            <w:pPr>
              <w:jc w:val="center"/>
              <w:rPr>
                <w:rFonts w:ascii="Intel Clear" w:hAnsi="Intel Clear" w:cs="Intel Clear"/>
                <w:szCs w:val="24"/>
              </w:rPr>
            </w:pPr>
            <w:r w:rsidRPr="00D94FF6">
              <w:rPr>
                <w:rFonts w:ascii="Intel Clear" w:hAnsi="Intel Clear" w:cs="Intel Clear"/>
                <w:szCs w:val="24"/>
              </w:rPr>
              <w:t>Result</w:t>
            </w:r>
          </w:p>
        </w:tc>
      </w:tr>
      <w:tr w:rsidR="00DD5982" w:rsidRPr="00D94FF6" w14:paraId="3639CEB6" w14:textId="77777777" w:rsidTr="00830E7B">
        <w:tc>
          <w:tcPr>
            <w:tcW w:w="1890" w:type="dxa"/>
          </w:tcPr>
          <w:p w14:paraId="1EF6662D" w14:textId="77777777" w:rsidR="00DD5982" w:rsidRPr="00D94FF6" w:rsidRDefault="00DD5982" w:rsidP="00830E7B">
            <w:pPr>
              <w:jc w:val="center"/>
              <w:rPr>
                <w:rFonts w:ascii="Intel Clear" w:hAnsi="Intel Clear" w:cs="Intel Clear"/>
                <w:szCs w:val="24"/>
              </w:rPr>
            </w:pPr>
            <w:r w:rsidRPr="00D94FF6">
              <w:rPr>
                <w:rFonts w:ascii="Intel Clear" w:hAnsi="Intel Clear" w:cs="Intel Clear"/>
                <w:szCs w:val="24"/>
              </w:rPr>
              <w:t>0</w:t>
            </w:r>
          </w:p>
        </w:tc>
        <w:tc>
          <w:tcPr>
            <w:tcW w:w="1530" w:type="dxa"/>
          </w:tcPr>
          <w:p w14:paraId="6DBA99BF" w14:textId="77777777" w:rsidR="00DD5982" w:rsidRPr="00D94FF6" w:rsidRDefault="00DD5982" w:rsidP="00830E7B">
            <w:pPr>
              <w:jc w:val="center"/>
              <w:rPr>
                <w:rFonts w:ascii="Intel Clear" w:hAnsi="Intel Clear" w:cs="Intel Clear"/>
                <w:szCs w:val="24"/>
              </w:rPr>
            </w:pPr>
            <w:r w:rsidRPr="00D94FF6">
              <w:rPr>
                <w:rFonts w:ascii="Intel Clear" w:hAnsi="Intel Clear" w:cs="Intel Clear"/>
                <w:szCs w:val="24"/>
              </w:rPr>
              <w:t>0</w:t>
            </w:r>
          </w:p>
        </w:tc>
        <w:tc>
          <w:tcPr>
            <w:tcW w:w="4860" w:type="dxa"/>
          </w:tcPr>
          <w:p w14:paraId="2AA92694" w14:textId="77777777" w:rsidR="00DD5982" w:rsidRPr="00D94FF6" w:rsidRDefault="00DD5982" w:rsidP="00830E7B">
            <w:pPr>
              <w:jc w:val="center"/>
              <w:rPr>
                <w:rFonts w:ascii="Intel Clear" w:hAnsi="Intel Clear" w:cs="Intel Clear"/>
                <w:szCs w:val="24"/>
              </w:rPr>
            </w:pPr>
            <w:r w:rsidRPr="00D94FF6">
              <w:rPr>
                <w:rFonts w:ascii="Intel Clear" w:hAnsi="Intel Clear" w:cs="Intel Clear"/>
                <w:szCs w:val="24"/>
              </w:rPr>
              <w:t>PGD state is determined by PGCB</w:t>
            </w:r>
          </w:p>
        </w:tc>
      </w:tr>
      <w:tr w:rsidR="00DD5982" w:rsidRPr="00D94FF6" w14:paraId="518FA94B" w14:textId="77777777" w:rsidTr="00830E7B">
        <w:tc>
          <w:tcPr>
            <w:tcW w:w="1890" w:type="dxa"/>
          </w:tcPr>
          <w:p w14:paraId="62BBF8E0" w14:textId="77777777" w:rsidR="00DD5982" w:rsidRPr="00D94FF6" w:rsidRDefault="00DD5982" w:rsidP="00830E7B">
            <w:pPr>
              <w:jc w:val="center"/>
              <w:rPr>
                <w:rFonts w:ascii="Intel Clear" w:hAnsi="Intel Clear" w:cs="Intel Clear"/>
                <w:szCs w:val="24"/>
              </w:rPr>
            </w:pPr>
            <w:r w:rsidRPr="00D94FF6">
              <w:rPr>
                <w:rFonts w:ascii="Intel Clear" w:hAnsi="Intel Clear" w:cs="Intel Clear"/>
                <w:szCs w:val="24"/>
              </w:rPr>
              <w:t>0</w:t>
            </w:r>
          </w:p>
        </w:tc>
        <w:tc>
          <w:tcPr>
            <w:tcW w:w="1530" w:type="dxa"/>
          </w:tcPr>
          <w:p w14:paraId="6047A4A1" w14:textId="77777777" w:rsidR="00DD5982" w:rsidRPr="00D94FF6" w:rsidRDefault="00DD5982" w:rsidP="00830E7B">
            <w:pPr>
              <w:jc w:val="center"/>
              <w:rPr>
                <w:rFonts w:ascii="Intel Clear" w:hAnsi="Intel Clear" w:cs="Intel Clear"/>
                <w:szCs w:val="24"/>
              </w:rPr>
            </w:pPr>
            <w:r w:rsidRPr="00D94FF6">
              <w:rPr>
                <w:rFonts w:ascii="Intel Clear" w:hAnsi="Intel Clear" w:cs="Intel Clear"/>
                <w:szCs w:val="24"/>
              </w:rPr>
              <w:t>1</w:t>
            </w:r>
          </w:p>
        </w:tc>
        <w:tc>
          <w:tcPr>
            <w:tcW w:w="4860" w:type="dxa"/>
          </w:tcPr>
          <w:p w14:paraId="3783ACF9" w14:textId="77777777" w:rsidR="00DD5982" w:rsidRPr="00D94FF6" w:rsidRDefault="00DD5982" w:rsidP="00830E7B">
            <w:pPr>
              <w:jc w:val="center"/>
              <w:rPr>
                <w:rFonts w:ascii="Intel Clear" w:hAnsi="Intel Clear" w:cs="Intel Clear"/>
                <w:szCs w:val="24"/>
              </w:rPr>
            </w:pPr>
            <w:r w:rsidRPr="00D94FF6">
              <w:rPr>
                <w:rFonts w:ascii="Intel Clear" w:hAnsi="Intel Clear" w:cs="Intel Clear"/>
                <w:szCs w:val="24"/>
              </w:rPr>
              <w:t>PGD state is determined by PGCB</w:t>
            </w:r>
          </w:p>
        </w:tc>
      </w:tr>
      <w:tr w:rsidR="00DD5982" w:rsidRPr="00D94FF6" w14:paraId="1B254D82" w14:textId="77777777" w:rsidTr="00830E7B">
        <w:tc>
          <w:tcPr>
            <w:tcW w:w="1890" w:type="dxa"/>
          </w:tcPr>
          <w:p w14:paraId="0F5E7E1D" w14:textId="77777777" w:rsidR="00DD5982" w:rsidRPr="00D94FF6" w:rsidRDefault="00DD5982" w:rsidP="00830E7B">
            <w:pPr>
              <w:jc w:val="center"/>
              <w:rPr>
                <w:rFonts w:ascii="Intel Clear" w:hAnsi="Intel Clear" w:cs="Intel Clear"/>
                <w:szCs w:val="24"/>
              </w:rPr>
            </w:pPr>
            <w:r w:rsidRPr="00D94FF6">
              <w:rPr>
                <w:rFonts w:ascii="Intel Clear" w:hAnsi="Intel Clear" w:cs="Intel Clear"/>
                <w:szCs w:val="24"/>
              </w:rPr>
              <w:t>1</w:t>
            </w:r>
          </w:p>
        </w:tc>
        <w:tc>
          <w:tcPr>
            <w:tcW w:w="1530" w:type="dxa"/>
          </w:tcPr>
          <w:p w14:paraId="3718C62C" w14:textId="77777777" w:rsidR="00DD5982" w:rsidRPr="00D94FF6" w:rsidRDefault="00DD5982" w:rsidP="00830E7B">
            <w:pPr>
              <w:jc w:val="center"/>
              <w:rPr>
                <w:rFonts w:ascii="Intel Clear" w:hAnsi="Intel Clear" w:cs="Intel Clear"/>
                <w:szCs w:val="24"/>
              </w:rPr>
            </w:pPr>
            <w:r w:rsidRPr="00D94FF6">
              <w:rPr>
                <w:rFonts w:ascii="Intel Clear" w:hAnsi="Intel Clear" w:cs="Intel Clear"/>
                <w:szCs w:val="24"/>
              </w:rPr>
              <w:t>0</w:t>
            </w:r>
          </w:p>
        </w:tc>
        <w:tc>
          <w:tcPr>
            <w:tcW w:w="4860" w:type="dxa"/>
          </w:tcPr>
          <w:p w14:paraId="4C776332" w14:textId="77777777" w:rsidR="00DD5982" w:rsidRPr="00D94FF6" w:rsidRDefault="00DD5982" w:rsidP="00830E7B">
            <w:pPr>
              <w:jc w:val="center"/>
              <w:rPr>
                <w:rFonts w:ascii="Intel Clear" w:hAnsi="Intel Clear" w:cs="Intel Clear"/>
                <w:szCs w:val="24"/>
              </w:rPr>
            </w:pPr>
            <w:r w:rsidRPr="00D94FF6">
              <w:rPr>
                <w:rFonts w:ascii="Intel Clear" w:hAnsi="Intel Clear" w:cs="Intel Clear"/>
                <w:szCs w:val="24"/>
              </w:rPr>
              <w:t>PGD is forced on (powered up)</w:t>
            </w:r>
          </w:p>
        </w:tc>
      </w:tr>
      <w:tr w:rsidR="00DD5982" w:rsidRPr="00D94FF6" w14:paraId="40A26DA3" w14:textId="77777777" w:rsidTr="00830E7B">
        <w:tc>
          <w:tcPr>
            <w:tcW w:w="1890" w:type="dxa"/>
          </w:tcPr>
          <w:p w14:paraId="011B2DA0" w14:textId="77777777" w:rsidR="00DD5982" w:rsidRPr="00D94FF6" w:rsidRDefault="00DD5982" w:rsidP="00830E7B">
            <w:pPr>
              <w:jc w:val="center"/>
              <w:rPr>
                <w:rFonts w:ascii="Intel Clear" w:hAnsi="Intel Clear" w:cs="Intel Clear"/>
                <w:szCs w:val="24"/>
              </w:rPr>
            </w:pPr>
            <w:r w:rsidRPr="00D94FF6">
              <w:rPr>
                <w:rFonts w:ascii="Intel Clear" w:hAnsi="Intel Clear" w:cs="Intel Clear"/>
                <w:szCs w:val="24"/>
              </w:rPr>
              <w:t>1</w:t>
            </w:r>
          </w:p>
        </w:tc>
        <w:tc>
          <w:tcPr>
            <w:tcW w:w="1530" w:type="dxa"/>
          </w:tcPr>
          <w:p w14:paraId="0AB20BD9" w14:textId="77777777" w:rsidR="00DD5982" w:rsidRPr="00D94FF6" w:rsidRDefault="00DD5982" w:rsidP="00830E7B">
            <w:pPr>
              <w:jc w:val="center"/>
              <w:rPr>
                <w:rFonts w:ascii="Intel Clear" w:hAnsi="Intel Clear" w:cs="Intel Clear"/>
                <w:szCs w:val="24"/>
              </w:rPr>
            </w:pPr>
            <w:r w:rsidRPr="00D94FF6">
              <w:rPr>
                <w:rFonts w:ascii="Intel Clear" w:hAnsi="Intel Clear" w:cs="Intel Clear"/>
                <w:szCs w:val="24"/>
              </w:rPr>
              <w:t>1</w:t>
            </w:r>
          </w:p>
        </w:tc>
        <w:tc>
          <w:tcPr>
            <w:tcW w:w="4860" w:type="dxa"/>
          </w:tcPr>
          <w:p w14:paraId="6B7D4A90" w14:textId="77777777" w:rsidR="00DD5982" w:rsidRPr="00D94FF6" w:rsidRDefault="00DD5982" w:rsidP="00830E7B">
            <w:pPr>
              <w:jc w:val="center"/>
              <w:rPr>
                <w:rFonts w:ascii="Intel Clear" w:hAnsi="Intel Clear" w:cs="Intel Clear"/>
                <w:szCs w:val="24"/>
              </w:rPr>
            </w:pPr>
            <w:r w:rsidRPr="00D94FF6">
              <w:rPr>
                <w:rFonts w:ascii="Intel Clear" w:hAnsi="Intel Clear" w:cs="Intel Clear"/>
                <w:szCs w:val="24"/>
              </w:rPr>
              <w:t>PGD is forced off (powered down)</w:t>
            </w:r>
          </w:p>
        </w:tc>
      </w:tr>
    </w:tbl>
    <w:p w14:paraId="3254D710" w14:textId="77777777" w:rsidR="00DD5982" w:rsidRPr="00D94FF6" w:rsidRDefault="00DD5982" w:rsidP="00DD5982">
      <w:pPr>
        <w:rPr>
          <w:rFonts w:ascii="Intel Clear" w:hAnsi="Intel Clear" w:cs="Intel Clear"/>
          <w:szCs w:val="24"/>
        </w:rPr>
      </w:pPr>
    </w:p>
    <w:p w14:paraId="7BCB5A46" w14:textId="73AE0D3F" w:rsidR="00DD5982" w:rsidRPr="00D94FF6" w:rsidRDefault="00DD5982" w:rsidP="00DD5982">
      <w:pPr>
        <w:pStyle w:val="Heading4"/>
        <w:rPr>
          <w:rFonts w:ascii="Intel Clear" w:hAnsi="Intel Clear" w:cs="Intel Clear"/>
        </w:rPr>
      </w:pPr>
      <w:r w:rsidRPr="00D94FF6">
        <w:rPr>
          <w:rFonts w:ascii="Intel Clear" w:hAnsi="Intel Clear" w:cs="Intel Clear"/>
        </w:rPr>
        <w:t>Waveform</w:t>
      </w:r>
      <w:r w:rsidR="006A3DDF" w:rsidRPr="00D94FF6">
        <w:rPr>
          <w:rFonts w:ascii="Intel Clear" w:hAnsi="Intel Clear" w:cs="Intel Clear"/>
        </w:rPr>
        <w:t>s</w:t>
      </w:r>
    </w:p>
    <w:p w14:paraId="43532AFD" w14:textId="77777777" w:rsidR="00424639" w:rsidRPr="00D94FF6" w:rsidRDefault="00424639">
      <w:pPr>
        <w:rPr>
          <w:rFonts w:ascii="Intel Clear" w:hAnsi="Intel Clear" w:cs="Intel Clear"/>
          <w:szCs w:val="24"/>
          <w:u w:val="single"/>
        </w:rPr>
      </w:pPr>
      <w:r w:rsidRPr="00D94FF6">
        <w:rPr>
          <w:rFonts w:ascii="Intel Clear" w:hAnsi="Intel Clear" w:cs="Intel Clear"/>
          <w:szCs w:val="24"/>
          <w:u w:val="single"/>
        </w:rPr>
        <w:br w:type="page"/>
      </w:r>
    </w:p>
    <w:p w14:paraId="68A4F39D" w14:textId="77777777" w:rsidR="00DD5982" w:rsidRPr="00D94FF6" w:rsidRDefault="00DD5982" w:rsidP="00DD5982">
      <w:pPr>
        <w:rPr>
          <w:rFonts w:ascii="Intel Clear" w:hAnsi="Intel Clear" w:cs="Intel Clear"/>
          <w:szCs w:val="24"/>
          <w:u w:val="single"/>
        </w:rPr>
      </w:pPr>
      <w:r w:rsidRPr="00D94FF6">
        <w:rPr>
          <w:rFonts w:ascii="Intel Clear" w:hAnsi="Intel Clear" w:cs="Intel Clear"/>
          <w:szCs w:val="24"/>
          <w:u w:val="single"/>
        </w:rPr>
        <w:lastRenderedPageBreak/>
        <w:t xml:space="preserve">i) Flow – DFx Force Power On, IP Defaults to </w:t>
      </w:r>
      <w:proofErr w:type="gramStart"/>
      <w:r w:rsidRPr="00D94FF6">
        <w:rPr>
          <w:rFonts w:ascii="Intel Clear" w:hAnsi="Intel Clear" w:cs="Intel Clear"/>
          <w:szCs w:val="24"/>
          <w:u w:val="single"/>
        </w:rPr>
        <w:t>Powered</w:t>
      </w:r>
      <w:proofErr w:type="gramEnd"/>
      <w:r w:rsidRPr="00D94FF6">
        <w:rPr>
          <w:rFonts w:ascii="Intel Clear" w:hAnsi="Intel Clear" w:cs="Intel Clear"/>
          <w:szCs w:val="24"/>
          <w:u w:val="single"/>
        </w:rPr>
        <w:t xml:space="preserve"> On:</w:t>
      </w:r>
    </w:p>
    <w:p w14:paraId="1B22C7B9" w14:textId="773F2E22" w:rsidR="00DD5982" w:rsidRPr="00D94FF6" w:rsidRDefault="006A3DDF" w:rsidP="00DD5982">
      <w:pPr>
        <w:rPr>
          <w:rFonts w:ascii="Intel Clear" w:hAnsi="Intel Clear" w:cs="Intel Clear"/>
          <w:szCs w:val="24"/>
        </w:rPr>
      </w:pPr>
      <w:r w:rsidRPr="00D94FF6">
        <w:rPr>
          <w:rFonts w:ascii="Intel Clear" w:hAnsi="Intel Clear" w:cs="Intel Clear"/>
          <w:noProof/>
          <w:szCs w:val="24"/>
          <w:lang w:eastAsia="ko-KR" w:bidi="ar-SA"/>
        </w:rPr>
        <w:drawing>
          <wp:inline distT="0" distB="0" distL="0" distR="0" wp14:anchorId="21926A8A" wp14:editId="0195F965">
            <wp:extent cx="6172200" cy="69519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fon_on.emz"/>
                    <pic:cNvPicPr/>
                  </pic:nvPicPr>
                  <pic:blipFill>
                    <a:blip r:embed="rId58">
                      <a:extLst>
                        <a:ext uri="{28A0092B-C50C-407E-A947-70E740481C1C}">
                          <a14:useLocalDpi xmlns:a14="http://schemas.microsoft.com/office/drawing/2010/main" val="0"/>
                        </a:ext>
                      </a:extLst>
                    </a:blip>
                    <a:stretch>
                      <a:fillRect/>
                    </a:stretch>
                  </pic:blipFill>
                  <pic:spPr>
                    <a:xfrm>
                      <a:off x="0" y="0"/>
                      <a:ext cx="6172200" cy="6951980"/>
                    </a:xfrm>
                    <a:prstGeom prst="rect">
                      <a:avLst/>
                    </a:prstGeom>
                  </pic:spPr>
                </pic:pic>
              </a:graphicData>
            </a:graphic>
          </wp:inline>
        </w:drawing>
      </w:r>
    </w:p>
    <w:p w14:paraId="2054B716" w14:textId="77777777" w:rsidR="00DD5982" w:rsidRPr="00D94FF6" w:rsidRDefault="00DD5982" w:rsidP="00DD5982">
      <w:pPr>
        <w:rPr>
          <w:rFonts w:ascii="Intel Clear" w:hAnsi="Intel Clear" w:cs="Intel Clear"/>
          <w:szCs w:val="24"/>
        </w:rPr>
      </w:pPr>
    </w:p>
    <w:p w14:paraId="5202BF64" w14:textId="77777777" w:rsidR="006A3DDF" w:rsidRPr="00D94FF6" w:rsidRDefault="006A3DDF">
      <w:pPr>
        <w:rPr>
          <w:rFonts w:ascii="Intel Clear" w:hAnsi="Intel Clear" w:cs="Intel Clear"/>
          <w:szCs w:val="24"/>
          <w:u w:val="single"/>
        </w:rPr>
      </w:pPr>
      <w:r w:rsidRPr="00D94FF6">
        <w:rPr>
          <w:rFonts w:ascii="Intel Clear" w:hAnsi="Intel Clear" w:cs="Intel Clear"/>
          <w:szCs w:val="24"/>
          <w:u w:val="single"/>
        </w:rPr>
        <w:br w:type="page"/>
      </w:r>
    </w:p>
    <w:p w14:paraId="6D008747" w14:textId="718D3A4E" w:rsidR="00DD5982" w:rsidRPr="00D94FF6" w:rsidRDefault="00DD5982" w:rsidP="00DD5982">
      <w:pPr>
        <w:jc w:val="both"/>
        <w:rPr>
          <w:rFonts w:ascii="Intel Clear" w:hAnsi="Intel Clear" w:cs="Intel Clear"/>
          <w:szCs w:val="24"/>
          <w:u w:val="single"/>
        </w:rPr>
      </w:pPr>
      <w:r w:rsidRPr="00D94FF6">
        <w:rPr>
          <w:rFonts w:ascii="Intel Clear" w:hAnsi="Intel Clear" w:cs="Intel Clear"/>
          <w:szCs w:val="24"/>
          <w:u w:val="single"/>
        </w:rPr>
        <w:lastRenderedPageBreak/>
        <w:t>ii) Flow – DFx Force Power On, IP Defaults to Powered Off:</w:t>
      </w:r>
    </w:p>
    <w:p w14:paraId="4852A927" w14:textId="4DD9BF1E" w:rsidR="00DD5982" w:rsidRPr="00D94FF6" w:rsidRDefault="006A3DDF" w:rsidP="00DD5982">
      <w:pPr>
        <w:rPr>
          <w:rFonts w:ascii="Intel Clear" w:hAnsi="Intel Clear" w:cs="Intel Clear"/>
          <w:szCs w:val="24"/>
        </w:rPr>
      </w:pPr>
      <w:r w:rsidRPr="00D94FF6">
        <w:rPr>
          <w:rFonts w:ascii="Intel Clear" w:hAnsi="Intel Clear" w:cs="Intel Clear"/>
          <w:noProof/>
          <w:szCs w:val="24"/>
          <w:lang w:eastAsia="ko-KR" w:bidi="ar-SA"/>
        </w:rPr>
        <w:drawing>
          <wp:inline distT="0" distB="0" distL="0" distR="0" wp14:anchorId="0E065DE0" wp14:editId="3680723E">
            <wp:extent cx="6172200" cy="6951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foff_on.emz"/>
                    <pic:cNvPicPr/>
                  </pic:nvPicPr>
                  <pic:blipFill>
                    <a:blip r:embed="rId59">
                      <a:extLst>
                        <a:ext uri="{28A0092B-C50C-407E-A947-70E740481C1C}">
                          <a14:useLocalDpi xmlns:a14="http://schemas.microsoft.com/office/drawing/2010/main" val="0"/>
                        </a:ext>
                      </a:extLst>
                    </a:blip>
                    <a:stretch>
                      <a:fillRect/>
                    </a:stretch>
                  </pic:blipFill>
                  <pic:spPr>
                    <a:xfrm>
                      <a:off x="0" y="0"/>
                      <a:ext cx="6172200" cy="6951980"/>
                    </a:xfrm>
                    <a:prstGeom prst="rect">
                      <a:avLst/>
                    </a:prstGeom>
                  </pic:spPr>
                </pic:pic>
              </a:graphicData>
            </a:graphic>
          </wp:inline>
        </w:drawing>
      </w:r>
    </w:p>
    <w:p w14:paraId="26300879" w14:textId="77777777" w:rsidR="00317A17" w:rsidRPr="00D94FF6" w:rsidRDefault="00317A17">
      <w:pPr>
        <w:rPr>
          <w:rFonts w:ascii="Intel Clear" w:hAnsi="Intel Clear" w:cs="Intel Clear"/>
          <w:szCs w:val="24"/>
          <w:u w:val="single"/>
        </w:rPr>
      </w:pPr>
      <w:r w:rsidRPr="00D94FF6">
        <w:rPr>
          <w:rFonts w:ascii="Intel Clear" w:hAnsi="Intel Clear" w:cs="Intel Clear"/>
          <w:szCs w:val="24"/>
          <w:u w:val="single"/>
        </w:rPr>
        <w:br w:type="page"/>
      </w:r>
    </w:p>
    <w:p w14:paraId="1BC1D27D" w14:textId="77777777" w:rsidR="00DD5982" w:rsidRPr="00D94FF6" w:rsidRDefault="00DD5982" w:rsidP="00DD5982">
      <w:pPr>
        <w:jc w:val="both"/>
        <w:rPr>
          <w:rFonts w:ascii="Intel Clear" w:hAnsi="Intel Clear" w:cs="Intel Clear"/>
          <w:szCs w:val="24"/>
          <w:u w:val="single"/>
        </w:rPr>
      </w:pPr>
      <w:r w:rsidRPr="00D94FF6">
        <w:rPr>
          <w:rFonts w:ascii="Intel Clear" w:hAnsi="Intel Clear" w:cs="Intel Clear"/>
          <w:szCs w:val="24"/>
          <w:u w:val="single"/>
        </w:rPr>
        <w:lastRenderedPageBreak/>
        <w:t>iii) Flow – DFx Force Power Off, IP Defaults to Powered On</w:t>
      </w:r>
    </w:p>
    <w:p w14:paraId="75B4D8A7" w14:textId="3585C9FA" w:rsidR="00DD5982" w:rsidRPr="00D94FF6" w:rsidRDefault="006A3DDF" w:rsidP="00DD5982">
      <w:pPr>
        <w:rPr>
          <w:rFonts w:ascii="Intel Clear" w:hAnsi="Intel Clear" w:cs="Intel Clear"/>
          <w:szCs w:val="24"/>
          <w:u w:val="single"/>
        </w:rPr>
      </w:pPr>
      <w:r w:rsidRPr="00D94FF6">
        <w:rPr>
          <w:rFonts w:ascii="Intel Clear" w:hAnsi="Intel Clear" w:cs="Intel Clear"/>
          <w:noProof/>
          <w:szCs w:val="24"/>
          <w:u w:val="single"/>
          <w:lang w:eastAsia="ko-KR" w:bidi="ar-SA"/>
        </w:rPr>
        <w:drawing>
          <wp:inline distT="0" distB="0" distL="0" distR="0" wp14:anchorId="36238631" wp14:editId="25CD112D">
            <wp:extent cx="5715000" cy="798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fon_off.emz"/>
                    <pic:cNvPicPr/>
                  </pic:nvPicPr>
                  <pic:blipFill>
                    <a:blip r:embed="rId60">
                      <a:extLst>
                        <a:ext uri="{28A0092B-C50C-407E-A947-70E740481C1C}">
                          <a14:useLocalDpi xmlns:a14="http://schemas.microsoft.com/office/drawing/2010/main" val="0"/>
                        </a:ext>
                      </a:extLst>
                    </a:blip>
                    <a:stretch>
                      <a:fillRect/>
                    </a:stretch>
                  </pic:blipFill>
                  <pic:spPr>
                    <a:xfrm>
                      <a:off x="0" y="0"/>
                      <a:ext cx="5715000" cy="7981950"/>
                    </a:xfrm>
                    <a:prstGeom prst="rect">
                      <a:avLst/>
                    </a:prstGeom>
                  </pic:spPr>
                </pic:pic>
              </a:graphicData>
            </a:graphic>
          </wp:inline>
        </w:drawing>
      </w:r>
    </w:p>
    <w:p w14:paraId="35E8774E" w14:textId="77777777" w:rsidR="00DD5982" w:rsidRPr="00D94FF6" w:rsidRDefault="00DD5982" w:rsidP="00DD5982">
      <w:pPr>
        <w:rPr>
          <w:rFonts w:ascii="Intel Clear" w:hAnsi="Intel Clear" w:cs="Intel Clear"/>
          <w:szCs w:val="24"/>
          <w:u w:val="single"/>
        </w:rPr>
      </w:pPr>
    </w:p>
    <w:p w14:paraId="3235AFE6" w14:textId="77777777" w:rsidR="00DD5982" w:rsidRPr="00D94FF6" w:rsidRDefault="00DD5982" w:rsidP="00DD5982">
      <w:pPr>
        <w:jc w:val="both"/>
        <w:rPr>
          <w:rFonts w:ascii="Intel Clear" w:hAnsi="Intel Clear" w:cs="Intel Clear"/>
          <w:szCs w:val="24"/>
          <w:u w:val="single"/>
        </w:rPr>
      </w:pPr>
      <w:r w:rsidRPr="00D94FF6">
        <w:rPr>
          <w:rFonts w:ascii="Intel Clear" w:hAnsi="Intel Clear" w:cs="Intel Clear"/>
          <w:szCs w:val="24"/>
          <w:u w:val="single"/>
        </w:rPr>
        <w:t xml:space="preserve">iv) Flow – DFx Force Power Off, IP Defaults to </w:t>
      </w:r>
      <w:proofErr w:type="gramStart"/>
      <w:r w:rsidRPr="00D94FF6">
        <w:rPr>
          <w:rFonts w:ascii="Intel Clear" w:hAnsi="Intel Clear" w:cs="Intel Clear"/>
          <w:szCs w:val="24"/>
          <w:u w:val="single"/>
        </w:rPr>
        <w:t>Powered</w:t>
      </w:r>
      <w:proofErr w:type="gramEnd"/>
      <w:r w:rsidRPr="00D94FF6">
        <w:rPr>
          <w:rFonts w:ascii="Intel Clear" w:hAnsi="Intel Clear" w:cs="Intel Clear"/>
          <w:szCs w:val="24"/>
          <w:u w:val="single"/>
        </w:rPr>
        <w:t xml:space="preserve"> Off</w:t>
      </w:r>
    </w:p>
    <w:p w14:paraId="50A9C5BF" w14:textId="68A23AC2" w:rsidR="00DD5982" w:rsidRPr="00D94FF6" w:rsidRDefault="006A3DDF" w:rsidP="00DD5982">
      <w:pPr>
        <w:rPr>
          <w:rFonts w:ascii="Intel Clear" w:hAnsi="Intel Clear" w:cs="Intel Clear"/>
          <w:szCs w:val="24"/>
          <w:u w:val="single"/>
        </w:rPr>
      </w:pPr>
      <w:r w:rsidRPr="00D94FF6">
        <w:rPr>
          <w:rFonts w:ascii="Intel Clear" w:hAnsi="Intel Clear" w:cs="Intel Clear"/>
          <w:noProof/>
          <w:szCs w:val="24"/>
          <w:u w:val="single"/>
          <w:lang w:eastAsia="ko-KR" w:bidi="ar-SA"/>
        </w:rPr>
        <w:drawing>
          <wp:inline distT="0" distB="0" distL="0" distR="0" wp14:anchorId="2A11375E" wp14:editId="1C758183">
            <wp:extent cx="6172200" cy="6951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foff_off.emz"/>
                    <pic:cNvPicPr/>
                  </pic:nvPicPr>
                  <pic:blipFill>
                    <a:blip r:embed="rId61">
                      <a:extLst>
                        <a:ext uri="{28A0092B-C50C-407E-A947-70E740481C1C}">
                          <a14:useLocalDpi xmlns:a14="http://schemas.microsoft.com/office/drawing/2010/main" val="0"/>
                        </a:ext>
                      </a:extLst>
                    </a:blip>
                    <a:stretch>
                      <a:fillRect/>
                    </a:stretch>
                  </pic:blipFill>
                  <pic:spPr>
                    <a:xfrm>
                      <a:off x="0" y="0"/>
                      <a:ext cx="6172200" cy="6951980"/>
                    </a:xfrm>
                    <a:prstGeom prst="rect">
                      <a:avLst/>
                    </a:prstGeom>
                  </pic:spPr>
                </pic:pic>
              </a:graphicData>
            </a:graphic>
          </wp:inline>
        </w:drawing>
      </w:r>
    </w:p>
    <w:p w14:paraId="1C141D43" w14:textId="77777777" w:rsidR="00DD5982" w:rsidRPr="00D94FF6" w:rsidRDefault="00DD5982" w:rsidP="00DD5982">
      <w:pPr>
        <w:pStyle w:val="Heading4"/>
        <w:rPr>
          <w:rFonts w:ascii="Intel Clear" w:hAnsi="Intel Clear" w:cs="Intel Clear"/>
        </w:rPr>
      </w:pPr>
      <w:r w:rsidRPr="00D94FF6">
        <w:rPr>
          <w:rFonts w:ascii="Intel Clear" w:hAnsi="Intel Clear" w:cs="Intel Clear"/>
        </w:rPr>
        <w:t>Method #2 Definition</w:t>
      </w:r>
    </w:p>
    <w:p w14:paraId="4AB343E5" w14:textId="77777777" w:rsidR="00DD5982" w:rsidRPr="00D94FF6" w:rsidRDefault="00DD5982" w:rsidP="00DD5982">
      <w:pPr>
        <w:jc w:val="both"/>
        <w:rPr>
          <w:rFonts w:ascii="Intel Clear" w:hAnsi="Intel Clear" w:cs="Intel Clear"/>
          <w:szCs w:val="24"/>
        </w:rPr>
      </w:pPr>
      <w:r w:rsidRPr="00D94FF6">
        <w:rPr>
          <w:rFonts w:ascii="Intel Clear" w:hAnsi="Intel Clear" w:cs="Intel Clear"/>
          <w:szCs w:val="24"/>
        </w:rPr>
        <w:t xml:space="preserve">This method does not use the DFx sequencer module. When the #USE_DFX_SEQ compile time parameter is set to 0, the PGCB will be using a locking-mechanism in which it captures the last state of PGCB output and outputs that captured state when DFx mode is enabled. This mode assumes that SoC will have a mean to </w:t>
      </w:r>
      <w:r w:rsidRPr="00D94FF6">
        <w:rPr>
          <w:rFonts w:ascii="Intel Clear" w:hAnsi="Intel Clear" w:cs="Intel Clear"/>
          <w:szCs w:val="24"/>
        </w:rPr>
        <w:lastRenderedPageBreak/>
        <w:t xml:space="preserve">completely power up the IP’s power island using the actual PMC FW image during HVM, before capturing and locking the PGCB signals which are associated with a powered-up state. This method does nothing other than continuously sampling the actual key outputs from the PGCB state machine, and when the fdfx_pgcb_bypass is set to ‘1’, outputs of the PGCB will be transitioned to the last values captured by latches. If the PMC FW fails to completely bring up the IP’s power island, this method will not be able to force any of those signals to toggle, as it’s more of a capture and output methodology. Method #2 does not use the fdfx_pgcb_ovr control signal input, hence SoC that uses this method need not create a register to control this signal. </w:t>
      </w:r>
    </w:p>
    <w:p w14:paraId="333236AA" w14:textId="77777777" w:rsidR="003E2349" w:rsidRPr="00D94FF6" w:rsidRDefault="003E2349" w:rsidP="00DD5982">
      <w:pPr>
        <w:jc w:val="both"/>
        <w:rPr>
          <w:rFonts w:ascii="Intel Clear" w:hAnsi="Intel Clear" w:cs="Intel Clear"/>
          <w:szCs w:val="24"/>
        </w:rPr>
      </w:pPr>
    </w:p>
    <w:p w14:paraId="5A4076A4" w14:textId="77777777" w:rsidR="00DD5982" w:rsidRPr="00D94FF6" w:rsidRDefault="00DD5982" w:rsidP="00DD5982">
      <w:pPr>
        <w:rPr>
          <w:rFonts w:ascii="Intel Clear" w:hAnsi="Intel Clear" w:cs="Intel Clear"/>
          <w:szCs w:val="24"/>
          <w:u w:val="single"/>
        </w:rPr>
      </w:pPr>
      <w:r w:rsidRPr="00D94FF6">
        <w:rPr>
          <w:rFonts w:ascii="Intel Clear" w:hAnsi="Intel Clear" w:cs="Intel Clear"/>
          <w:szCs w:val="24"/>
          <w:u w:val="single"/>
        </w:rPr>
        <w:t>Flow – DFx Freeze PGD Controls after PMC Power-Up Sequence:</w:t>
      </w:r>
    </w:p>
    <w:p w14:paraId="7614523C" w14:textId="77777777" w:rsidR="00DD5982" w:rsidRPr="00D94FF6" w:rsidRDefault="00DD5982" w:rsidP="008A4F40">
      <w:pPr>
        <w:pStyle w:val="ListParagraph"/>
        <w:numPr>
          <w:ilvl w:val="0"/>
          <w:numId w:val="43"/>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 xml:space="preserve">In this flow, the PMC FW of the SoC will bring the IP’s power island to be out of reset and fully powered up (i.e. not power gated). </w:t>
      </w:r>
    </w:p>
    <w:p w14:paraId="04A3ADC7" w14:textId="77777777" w:rsidR="00DD5982" w:rsidRPr="00D94FF6" w:rsidRDefault="00DD5982" w:rsidP="008A4F40">
      <w:pPr>
        <w:pStyle w:val="ListParagraph"/>
        <w:numPr>
          <w:ilvl w:val="0"/>
          <w:numId w:val="43"/>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 xml:space="preserve">When IP is on a powered up state and all PGCB outputs are associated with a powered on state, PGCB is switched to DFx mode by setting the fdfx_pgcb_bypass to ‘1’. </w:t>
      </w:r>
    </w:p>
    <w:p w14:paraId="164E6704" w14:textId="77777777" w:rsidR="00DD5982" w:rsidRPr="00D94FF6" w:rsidRDefault="00DD5982" w:rsidP="008A4F40">
      <w:pPr>
        <w:pStyle w:val="ListParagraph"/>
        <w:numPr>
          <w:ilvl w:val="0"/>
          <w:numId w:val="43"/>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 xml:space="preserve">When the control signal is set, the latches that continuously sample the current state of the PGCB outputs will close and last value sampled will be retained. </w:t>
      </w:r>
    </w:p>
    <w:p w14:paraId="58D2AF03" w14:textId="77777777" w:rsidR="00DD5982" w:rsidRPr="00D94FF6" w:rsidRDefault="00DD5982" w:rsidP="008A4F40">
      <w:pPr>
        <w:pStyle w:val="ListParagraph"/>
        <w:numPr>
          <w:ilvl w:val="0"/>
          <w:numId w:val="43"/>
        </w:numPr>
        <w:spacing w:before="200" w:after="0" w:line="240" w:lineRule="auto"/>
        <w:contextualSpacing/>
        <w:jc w:val="both"/>
        <w:rPr>
          <w:rFonts w:ascii="Intel Clear" w:hAnsi="Intel Clear" w:cs="Intel Clear"/>
          <w:szCs w:val="24"/>
        </w:rPr>
      </w:pPr>
      <w:r w:rsidRPr="00D94FF6">
        <w:rPr>
          <w:rFonts w:ascii="Intel Clear" w:hAnsi="Intel Clear" w:cs="Intel Clear"/>
          <w:szCs w:val="24"/>
        </w:rPr>
        <w:t xml:space="preserve">The PGCB outputs immediately transition to the values that are retained by these latches. </w:t>
      </w:r>
    </w:p>
    <w:p w14:paraId="2590E686" w14:textId="77777777" w:rsidR="007729ED" w:rsidRPr="00D94FF6" w:rsidRDefault="007729ED">
      <w:pPr>
        <w:rPr>
          <w:rFonts w:ascii="Intel Clear" w:eastAsiaTheme="majorEastAsia" w:hAnsi="Intel Clear" w:cs="Intel Clear"/>
          <w:b/>
          <w:bCs/>
          <w:iCs/>
          <w:sz w:val="22"/>
          <w:u w:val="single"/>
        </w:rPr>
      </w:pPr>
      <w:r w:rsidRPr="00D94FF6">
        <w:rPr>
          <w:rFonts w:ascii="Intel Clear" w:hAnsi="Intel Clear" w:cs="Intel Clear"/>
        </w:rPr>
        <w:br w:type="page"/>
      </w:r>
    </w:p>
    <w:p w14:paraId="42E873C1" w14:textId="77777777" w:rsidR="00DD5982" w:rsidRPr="00D94FF6" w:rsidRDefault="00DD5982" w:rsidP="00DD5982">
      <w:pPr>
        <w:pStyle w:val="Heading4"/>
        <w:rPr>
          <w:rFonts w:ascii="Intel Clear" w:hAnsi="Intel Clear" w:cs="Intel Clear"/>
        </w:rPr>
      </w:pPr>
      <w:r w:rsidRPr="00D94FF6">
        <w:rPr>
          <w:rFonts w:ascii="Intel Clear" w:hAnsi="Intel Clear" w:cs="Intel Clear"/>
        </w:rPr>
        <w:lastRenderedPageBreak/>
        <w:t xml:space="preserve">Waveform </w:t>
      </w:r>
    </w:p>
    <w:p w14:paraId="6AAD7B1E" w14:textId="77777777" w:rsidR="00DD5982" w:rsidRPr="00D94FF6" w:rsidRDefault="00DD5982" w:rsidP="00DD5982">
      <w:pPr>
        <w:rPr>
          <w:rFonts w:ascii="Intel Clear" w:hAnsi="Intel Clear" w:cs="Intel Clear"/>
          <w:szCs w:val="24"/>
          <w:u w:val="single"/>
        </w:rPr>
      </w:pPr>
      <w:r w:rsidRPr="00D94FF6">
        <w:rPr>
          <w:rFonts w:ascii="Intel Clear" w:hAnsi="Intel Clear" w:cs="Intel Clear"/>
          <w:szCs w:val="24"/>
          <w:u w:val="single"/>
        </w:rPr>
        <w:t>Flow – DFx Freeze PGD Controls after PMC Power-Up Sequence:</w:t>
      </w:r>
    </w:p>
    <w:p w14:paraId="1C591D18" w14:textId="77777777" w:rsidR="00DD5982" w:rsidRPr="00D94FF6" w:rsidRDefault="007729ED" w:rsidP="00DD5982">
      <w:pPr>
        <w:rPr>
          <w:rFonts w:ascii="Intel Clear" w:hAnsi="Intel Clear" w:cs="Intel Clear"/>
        </w:rPr>
      </w:pPr>
      <w:r w:rsidRPr="00D94FF6">
        <w:rPr>
          <w:rFonts w:ascii="Intel Clear" w:hAnsi="Intel Clear" w:cs="Intel Clear"/>
        </w:rPr>
        <w:object w:dxaOrig="12916" w:dyaOrig="14364" w14:anchorId="6F6E1086">
          <v:shape id="_x0000_i1026" type="#_x0000_t75" style="width:446.4pt;height:496.8pt" o:ole="">
            <v:imagedata r:id="rId62" o:title=""/>
          </v:shape>
          <o:OLEObject Type="Embed" ProgID="Visio.Drawing.11" ShapeID="_x0000_i1026" DrawAspect="Content" ObjectID="_1538574467" r:id="rId63"/>
        </w:object>
      </w:r>
    </w:p>
    <w:p w14:paraId="21BDEA7A" w14:textId="77777777" w:rsidR="00DD5982" w:rsidRPr="00D94FF6" w:rsidRDefault="00DD5982" w:rsidP="00DD5982">
      <w:pPr>
        <w:rPr>
          <w:rFonts w:ascii="Intel Clear" w:hAnsi="Intel Clear" w:cs="Intel Clear"/>
        </w:rPr>
      </w:pPr>
    </w:p>
    <w:p w14:paraId="0DD90C1C" w14:textId="77777777" w:rsidR="00DD5982" w:rsidRPr="00D94FF6" w:rsidRDefault="00DD5982" w:rsidP="00DD5982">
      <w:pPr>
        <w:pStyle w:val="Heading3"/>
        <w:rPr>
          <w:rFonts w:ascii="Intel Clear" w:hAnsi="Intel Clear" w:cs="Intel Clear"/>
        </w:rPr>
      </w:pPr>
      <w:r w:rsidRPr="00D94FF6">
        <w:rPr>
          <w:rFonts w:ascii="Intel Clear" w:hAnsi="Intel Clear" w:cs="Intel Clear"/>
        </w:rPr>
        <w:t>DFx requirements for Functional test modes</w:t>
      </w:r>
    </w:p>
    <w:p w14:paraId="5AB25414" w14:textId="77777777" w:rsidR="00DD5982" w:rsidRPr="00D94FF6" w:rsidRDefault="00DD5982" w:rsidP="00DD5982">
      <w:pPr>
        <w:rPr>
          <w:rFonts w:ascii="Intel Clear" w:hAnsi="Intel Clear" w:cs="Intel Clear"/>
          <w:lang w:bidi="ar-SA"/>
        </w:rPr>
      </w:pPr>
    </w:p>
    <w:p w14:paraId="6EF4204A" w14:textId="77777777" w:rsidR="00617F2F" w:rsidRPr="00D94FF6" w:rsidRDefault="00617F2F" w:rsidP="00617F2F">
      <w:pPr>
        <w:rPr>
          <w:rFonts w:ascii="Intel Clear" w:hAnsi="Intel Clear" w:cs="Intel Clear"/>
          <w:lang w:bidi="ar-SA"/>
        </w:rPr>
      </w:pPr>
      <w:r w:rsidRPr="00D94FF6">
        <w:rPr>
          <w:rFonts w:ascii="Intel Clear" w:hAnsi="Intel Clear" w:cs="Intel Clear"/>
          <w:lang w:bidi="ar-SA"/>
        </w:rPr>
        <w:t>The only known functional test mode that the PGCB needs to support is SCANDUMP.  This is supported as of PGCB 1.16 which decouples the fdfx_pgcb_ovr and fdfx_pgcb_bypass allowing the FSM to be moved to a required state and only then invoking the overrides.  This allows the PGCB’s critical outputs to be frozen to “ON” values.</w:t>
      </w:r>
    </w:p>
    <w:p w14:paraId="2687AA59" w14:textId="77777777" w:rsidR="00617F2F" w:rsidRPr="00D94FF6" w:rsidRDefault="00617F2F" w:rsidP="00617F2F">
      <w:pPr>
        <w:rPr>
          <w:rFonts w:ascii="Intel Clear" w:hAnsi="Intel Clear" w:cs="Intel Clear"/>
          <w:lang w:bidi="ar-SA"/>
        </w:rPr>
      </w:pPr>
    </w:p>
    <w:p w14:paraId="56C56750" w14:textId="67E014D1" w:rsidR="00DD5982" w:rsidRPr="00D94FF6" w:rsidRDefault="00617F2F" w:rsidP="007D692C">
      <w:pPr>
        <w:rPr>
          <w:rFonts w:ascii="Intel Clear" w:hAnsi="Intel Clear" w:cs="Intel Clear"/>
        </w:rPr>
      </w:pPr>
      <w:r w:rsidRPr="00D94FF6">
        <w:rPr>
          <w:rFonts w:ascii="Intel Clear" w:hAnsi="Intel Clear" w:cs="Intel Clear"/>
          <w:lang w:bidi="ar-SA"/>
        </w:rPr>
        <w:lastRenderedPageBreak/>
        <w:t xml:space="preserve">There are no other functional test modes known that the PGCB needs to support. </w:t>
      </w:r>
    </w:p>
    <w:p w14:paraId="551AB6DB" w14:textId="1993DB63" w:rsidR="001C4A97" w:rsidRPr="00D94FF6" w:rsidRDefault="001C4A97">
      <w:pPr>
        <w:pStyle w:val="Heading3"/>
        <w:rPr>
          <w:rFonts w:ascii="Intel Clear" w:hAnsi="Intel Clear" w:cs="Intel Clear"/>
        </w:rPr>
      </w:pPr>
      <w:r w:rsidRPr="00D94FF6">
        <w:rPr>
          <w:rFonts w:ascii="Intel Clear" w:hAnsi="Intel Clear" w:cs="Intel Clear"/>
        </w:rPr>
        <w:t>Special Considerations</w:t>
      </w:r>
    </w:p>
    <w:p w14:paraId="7CE5DE73" w14:textId="77777777" w:rsidR="001C4A97" w:rsidRPr="00D94FF6" w:rsidRDefault="001C4A97" w:rsidP="001C4A97">
      <w:pPr>
        <w:rPr>
          <w:rFonts w:ascii="Intel Clear" w:hAnsi="Intel Clear" w:cs="Intel Clear"/>
        </w:rPr>
      </w:pPr>
    </w:p>
    <w:p w14:paraId="5854374F" w14:textId="3088958D" w:rsidR="001C4A97" w:rsidRPr="00D94FF6" w:rsidRDefault="001C4A97" w:rsidP="001C4A97">
      <w:pPr>
        <w:pStyle w:val="Heading4"/>
        <w:rPr>
          <w:rFonts w:ascii="Intel Clear" w:hAnsi="Intel Clear" w:cs="Intel Clear"/>
        </w:rPr>
      </w:pPr>
      <w:r w:rsidRPr="00D94FF6">
        <w:rPr>
          <w:rFonts w:ascii="Intel Clear" w:hAnsi="Intel Clear" w:cs="Intel Clear"/>
        </w:rPr>
        <w:t>Merged PGDs</w:t>
      </w:r>
    </w:p>
    <w:p w14:paraId="31DAC371" w14:textId="0F0219F5" w:rsidR="001C4A97" w:rsidRPr="00D94FF6" w:rsidRDefault="001C4A97" w:rsidP="001C4A97">
      <w:pPr>
        <w:rPr>
          <w:rFonts w:ascii="Intel Clear" w:hAnsi="Intel Clear" w:cs="Intel Clear"/>
        </w:rPr>
      </w:pPr>
      <w:r w:rsidRPr="00D94FF6">
        <w:rPr>
          <w:rFonts w:ascii="Intel Clear" w:hAnsi="Intel Clear" w:cs="Intel Clear"/>
        </w:rPr>
        <w:t>If multiple IPs are merged into one physical power-domain (ie only one PFET control from PMC). Forcing on a PGCB that does not actually control the PFET could potentially cause issues if the PGCB that does control the PFET is still off. It is recommended that the PGCB controlling the PFET be forced on first and forced off last.  Such sequencing must be taken care of at a higher level by the test itself.</w:t>
      </w:r>
    </w:p>
    <w:p w14:paraId="2C3882E3" w14:textId="77777777" w:rsidR="001C4A97" w:rsidRPr="00D94FF6" w:rsidRDefault="001C4A97" w:rsidP="001C4A97">
      <w:pPr>
        <w:rPr>
          <w:rFonts w:ascii="Intel Clear" w:hAnsi="Intel Clear" w:cs="Intel Clear"/>
        </w:rPr>
      </w:pPr>
    </w:p>
    <w:p w14:paraId="5EAA7729" w14:textId="3D0D8996" w:rsidR="001C4A97" w:rsidRPr="00D94FF6" w:rsidRDefault="001C4A97">
      <w:pPr>
        <w:pStyle w:val="Heading4"/>
        <w:rPr>
          <w:rFonts w:ascii="Intel Clear" w:hAnsi="Intel Clear" w:cs="Intel Clear"/>
        </w:rPr>
      </w:pPr>
      <w:r w:rsidRPr="00D94FF6">
        <w:rPr>
          <w:rFonts w:ascii="Intel Clear" w:hAnsi="Intel Clear" w:cs="Intel Clear"/>
        </w:rPr>
        <w:t>DFx Sequncer Ungate Timer</w:t>
      </w:r>
    </w:p>
    <w:p w14:paraId="4CAA51B6" w14:textId="573EE75C" w:rsidR="001C4A97" w:rsidRPr="00D94FF6" w:rsidRDefault="001C4A97" w:rsidP="001C4A97">
      <w:pPr>
        <w:rPr>
          <w:rFonts w:ascii="Intel Clear" w:hAnsi="Intel Clear" w:cs="Intel Clear"/>
        </w:rPr>
      </w:pPr>
      <w:r w:rsidRPr="00D94FF6">
        <w:rPr>
          <w:rFonts w:ascii="Intel Clear" w:hAnsi="Intel Clear" w:cs="Intel Clear"/>
        </w:rPr>
        <w:t>The time the DFx sequencer waits for the domain to power up is limited to the # of tclks set by the UNGATE_TIMER parameter (max 256) at compile time and cannot be changed in silicon. If more time is needed to cleanly power up a domain, the only option would be to slow down the tclk to increase the delay.</w:t>
      </w:r>
    </w:p>
    <w:p w14:paraId="6E1945B8" w14:textId="77777777" w:rsidR="006C3264" w:rsidRPr="00D94FF6" w:rsidRDefault="003401FB" w:rsidP="00F976A8">
      <w:pPr>
        <w:pStyle w:val="Heading2"/>
        <w:rPr>
          <w:rFonts w:ascii="Intel Clear" w:hAnsi="Intel Clear" w:cs="Intel Clear"/>
          <w:lang w:bidi="ar-SA"/>
        </w:rPr>
      </w:pPr>
      <w:r w:rsidRPr="00D94FF6">
        <w:rPr>
          <w:rFonts w:ascii="Intel Clear" w:hAnsi="Intel Clear" w:cs="Intel Clear"/>
          <w:lang w:bidi="ar-SA"/>
        </w:rPr>
        <w:t>Appendix</w:t>
      </w:r>
    </w:p>
    <w:p w14:paraId="5A94A5FE" w14:textId="77777777" w:rsidR="00812C68" w:rsidRPr="00D94FF6" w:rsidRDefault="003401FB" w:rsidP="00686C98">
      <w:pPr>
        <w:pStyle w:val="Heading3"/>
        <w:rPr>
          <w:rFonts w:ascii="Intel Clear" w:hAnsi="Intel Clear" w:cs="Intel Clear"/>
        </w:rPr>
      </w:pPr>
      <w:r w:rsidRPr="00D94FF6">
        <w:rPr>
          <w:rFonts w:ascii="Intel Clear" w:hAnsi="Intel Clear" w:cs="Intel Clear"/>
        </w:rPr>
        <w:t>PGCB State Machine</w:t>
      </w:r>
    </w:p>
    <w:p w14:paraId="554A9010" w14:textId="77777777" w:rsidR="004866ED" w:rsidRPr="00D94FF6" w:rsidRDefault="004866ED" w:rsidP="004866ED">
      <w:pPr>
        <w:rPr>
          <w:rFonts w:ascii="Intel Clear" w:hAnsi="Intel Clear" w:cs="Intel Clear"/>
        </w:rPr>
      </w:pPr>
    </w:p>
    <w:p w14:paraId="54E4ACB1" w14:textId="314F966D" w:rsidR="004866ED" w:rsidRPr="00D94FF6" w:rsidRDefault="004866ED" w:rsidP="004866ED">
      <w:pPr>
        <w:rPr>
          <w:rFonts w:ascii="Intel Clear" w:hAnsi="Intel Clear" w:cs="Intel Clear"/>
        </w:rPr>
      </w:pPr>
      <w:r w:rsidRPr="00D94FF6">
        <w:rPr>
          <w:rFonts w:ascii="Intel Clear" w:hAnsi="Intel Clear" w:cs="Intel Clear"/>
        </w:rPr>
        <w:object w:dxaOrig="15714" w:dyaOrig="18954" w14:anchorId="51DD128D">
          <v:shape id="_x0000_i1027" type="#_x0000_t75" style="width:484.8pt;height:585.6pt" o:ole="">
            <v:imagedata r:id="rId64" o:title=""/>
          </v:shape>
          <o:OLEObject Type="Embed" ProgID="Visio.Drawing.15" ShapeID="_x0000_i1027" DrawAspect="Content" ObjectID="_1538574468" r:id="rId65"/>
        </w:object>
      </w:r>
    </w:p>
    <w:p w14:paraId="13B0EEBF" w14:textId="73653733" w:rsidR="00686C98" w:rsidRPr="00D94FF6" w:rsidRDefault="00686C98" w:rsidP="00812C68">
      <w:pPr>
        <w:rPr>
          <w:rFonts w:ascii="Intel Clear" w:hAnsi="Intel Clear" w:cs="Intel Clear"/>
        </w:rPr>
      </w:pPr>
    </w:p>
    <w:p w14:paraId="05C3D754" w14:textId="77777777" w:rsidR="00D73D94" w:rsidRPr="00D94FF6" w:rsidRDefault="00D73D94" w:rsidP="00D73D94">
      <w:pPr>
        <w:rPr>
          <w:rFonts w:ascii="Intel Clear" w:hAnsi="Intel Clear" w:cs="Intel Clear"/>
        </w:rPr>
      </w:pPr>
    </w:p>
    <w:p w14:paraId="45285EFF" w14:textId="77777777" w:rsidR="00EF3B99" w:rsidRPr="00D94FF6" w:rsidRDefault="00EF3B99" w:rsidP="00EF3B99">
      <w:pPr>
        <w:pStyle w:val="Heading3"/>
        <w:rPr>
          <w:rFonts w:ascii="Intel Clear" w:hAnsi="Intel Clear" w:cs="Intel Clear"/>
        </w:rPr>
      </w:pPr>
      <w:r w:rsidRPr="00D94FF6">
        <w:rPr>
          <w:rFonts w:ascii="Intel Clear" w:hAnsi="Intel Clear" w:cs="Intel Clear"/>
        </w:rPr>
        <w:lastRenderedPageBreak/>
        <w:t>PGCB VISA Signals</w:t>
      </w:r>
    </w:p>
    <w:p w14:paraId="7C72BB61" w14:textId="38DFAEF3" w:rsidR="004A4A40" w:rsidRPr="00D94FF6" w:rsidRDefault="004A4A40" w:rsidP="004A4A40">
      <w:pPr>
        <w:rPr>
          <w:rFonts w:ascii="Intel Clear" w:hAnsi="Intel Clear" w:cs="Intel Clear"/>
        </w:rPr>
      </w:pPr>
      <w:r w:rsidRPr="00D94FF6">
        <w:rPr>
          <w:rFonts w:ascii="Intel Clear" w:hAnsi="Intel Clear" w:cs="Intel Clear"/>
        </w:rPr>
        <w:t>The latest recommendation is that the integrating IP have the VISA tool automatically insert VISA in the PGCB and that the pgcb_visa output be ignored. See the provided .sig files under $MODEL_ROOT/tools/visa.</w:t>
      </w:r>
    </w:p>
    <w:p w14:paraId="588B6E53" w14:textId="77777777" w:rsidR="004A4A40" w:rsidRPr="00D94FF6" w:rsidRDefault="004A4A40" w:rsidP="004A4A40">
      <w:pPr>
        <w:rPr>
          <w:rFonts w:ascii="Intel Clear" w:hAnsi="Intel Clear" w:cs="Intel Clear"/>
        </w:rPr>
      </w:pPr>
    </w:p>
    <w:p w14:paraId="38D1404B" w14:textId="2E2756E3" w:rsidR="00EB77D2" w:rsidRPr="00D94FF6" w:rsidRDefault="00EB77D2" w:rsidP="00EB77D2">
      <w:pPr>
        <w:rPr>
          <w:rFonts w:ascii="Intel Clear" w:hAnsi="Intel Clear" w:cs="Intel Clear"/>
        </w:rPr>
      </w:pPr>
      <w:r w:rsidRPr="00D94FF6">
        <w:rPr>
          <w:rFonts w:ascii="Intel Clear" w:hAnsi="Intel Clear" w:cs="Intel Clear"/>
        </w:rPr>
        <w:t>The following table describes the implementation of the 24 bit output vector ‘pgcb_visa’</w:t>
      </w:r>
      <w:r w:rsidR="004A4A40" w:rsidRPr="00D94FF6">
        <w:rPr>
          <w:rFonts w:ascii="Intel Clear" w:hAnsi="Intel Clear" w:cs="Intel Clear"/>
        </w:rPr>
        <w:t xml:space="preserve"> (however it is not recommended that this signal be used)</w:t>
      </w:r>
      <w:r w:rsidRPr="00D94FF6">
        <w:rPr>
          <w:rFonts w:ascii="Intel Clear" w:hAnsi="Intel Clear" w:cs="Intel Clear"/>
        </w:rPr>
        <w:t>:</w:t>
      </w:r>
    </w:p>
    <w:p w14:paraId="4E9C470D" w14:textId="77777777" w:rsidR="00EB77D2" w:rsidRPr="00D94FF6" w:rsidRDefault="00EB77D2" w:rsidP="00EB77D2">
      <w:pPr>
        <w:rPr>
          <w:rFonts w:ascii="Intel Clear" w:hAnsi="Intel Clear" w:cs="Intel Clear"/>
        </w:rPr>
      </w:pPr>
    </w:p>
    <w:tbl>
      <w:tblPr>
        <w:tblStyle w:val="TableGrid"/>
        <w:tblW w:w="0" w:type="auto"/>
        <w:tblLook w:val="04A0" w:firstRow="1" w:lastRow="0" w:firstColumn="1" w:lastColumn="0" w:noHBand="0" w:noVBand="1"/>
      </w:tblPr>
      <w:tblGrid>
        <w:gridCol w:w="757"/>
        <w:gridCol w:w="3731"/>
        <w:gridCol w:w="1144"/>
        <w:gridCol w:w="4304"/>
      </w:tblGrid>
      <w:tr w:rsidR="00D43986" w:rsidRPr="00D94FF6" w14:paraId="3584CE65" w14:textId="77777777" w:rsidTr="00A528E2">
        <w:tc>
          <w:tcPr>
            <w:tcW w:w="767" w:type="dxa"/>
          </w:tcPr>
          <w:p w14:paraId="5C5E9457" w14:textId="77777777" w:rsidR="00D43986" w:rsidRPr="00D94FF6" w:rsidRDefault="00D43986" w:rsidP="00EF3B99">
            <w:pPr>
              <w:rPr>
                <w:rStyle w:val="IntenseEmphasis"/>
                <w:rFonts w:ascii="Intel Clear" w:hAnsi="Intel Clear" w:cs="Intel Clear"/>
                <w:i w:val="0"/>
              </w:rPr>
            </w:pPr>
            <w:r w:rsidRPr="00D94FF6">
              <w:rPr>
                <w:rStyle w:val="IntenseEmphasis"/>
                <w:rFonts w:ascii="Intel Clear" w:hAnsi="Intel Clear" w:cs="Intel Clear"/>
                <w:i w:val="0"/>
              </w:rPr>
              <w:t>Bits</w:t>
            </w:r>
          </w:p>
        </w:tc>
        <w:tc>
          <w:tcPr>
            <w:tcW w:w="2647" w:type="dxa"/>
          </w:tcPr>
          <w:p w14:paraId="336DA68C" w14:textId="77777777" w:rsidR="00D43986" w:rsidRPr="00D94FF6" w:rsidRDefault="00D43986" w:rsidP="00EF3B99">
            <w:pPr>
              <w:rPr>
                <w:rStyle w:val="IntenseEmphasis"/>
                <w:rFonts w:ascii="Intel Clear" w:hAnsi="Intel Clear" w:cs="Intel Clear"/>
                <w:i w:val="0"/>
              </w:rPr>
            </w:pPr>
            <w:r w:rsidRPr="00D94FF6">
              <w:rPr>
                <w:rStyle w:val="IntenseEmphasis"/>
                <w:rFonts w:ascii="Intel Clear" w:hAnsi="Intel Clear" w:cs="Intel Clear"/>
                <w:i w:val="0"/>
              </w:rPr>
              <w:t>Signal</w:t>
            </w:r>
          </w:p>
        </w:tc>
        <w:tc>
          <w:tcPr>
            <w:tcW w:w="1194" w:type="dxa"/>
          </w:tcPr>
          <w:p w14:paraId="109B13A4" w14:textId="77777777" w:rsidR="00D43986" w:rsidRPr="00D94FF6" w:rsidRDefault="00D43986" w:rsidP="00EF3B99">
            <w:pPr>
              <w:rPr>
                <w:rStyle w:val="IntenseEmphasis"/>
                <w:rFonts w:ascii="Intel Clear" w:hAnsi="Intel Clear" w:cs="Intel Clear"/>
                <w:i w:val="0"/>
              </w:rPr>
            </w:pPr>
            <w:r w:rsidRPr="00D94FF6">
              <w:rPr>
                <w:rStyle w:val="IntenseEmphasis"/>
                <w:rFonts w:ascii="Intel Clear" w:hAnsi="Intel Clear" w:cs="Intel Clear"/>
                <w:i w:val="0"/>
              </w:rPr>
              <w:t>Clock domain</w:t>
            </w:r>
          </w:p>
        </w:tc>
        <w:tc>
          <w:tcPr>
            <w:tcW w:w="5328" w:type="dxa"/>
          </w:tcPr>
          <w:p w14:paraId="284D38B2" w14:textId="77777777" w:rsidR="00D43986" w:rsidRPr="00D94FF6" w:rsidRDefault="00D43986" w:rsidP="00EF3B99">
            <w:pPr>
              <w:rPr>
                <w:rStyle w:val="IntenseEmphasis"/>
                <w:rFonts w:ascii="Intel Clear" w:hAnsi="Intel Clear" w:cs="Intel Clear"/>
                <w:i w:val="0"/>
              </w:rPr>
            </w:pPr>
            <w:r w:rsidRPr="00D94FF6">
              <w:rPr>
                <w:rStyle w:val="IntenseEmphasis"/>
                <w:rFonts w:ascii="Intel Clear" w:hAnsi="Intel Clear" w:cs="Intel Clear"/>
                <w:i w:val="0"/>
              </w:rPr>
              <w:t>Description</w:t>
            </w:r>
          </w:p>
        </w:tc>
      </w:tr>
      <w:tr w:rsidR="00D43986" w:rsidRPr="00D94FF6" w14:paraId="2B907D8C" w14:textId="77777777" w:rsidTr="00A528E2">
        <w:tc>
          <w:tcPr>
            <w:tcW w:w="767" w:type="dxa"/>
          </w:tcPr>
          <w:p w14:paraId="42EEC857" w14:textId="77777777" w:rsidR="00D43986" w:rsidRPr="00D94FF6" w:rsidRDefault="00D43986" w:rsidP="00EF3B99">
            <w:pPr>
              <w:rPr>
                <w:rFonts w:ascii="Intel Clear" w:hAnsi="Intel Clear" w:cs="Intel Clear"/>
              </w:rPr>
            </w:pPr>
            <w:r w:rsidRPr="00D94FF6">
              <w:rPr>
                <w:rFonts w:ascii="Intel Clear" w:hAnsi="Intel Clear" w:cs="Intel Clear"/>
              </w:rPr>
              <w:t>23:15</w:t>
            </w:r>
          </w:p>
        </w:tc>
        <w:tc>
          <w:tcPr>
            <w:tcW w:w="2647" w:type="dxa"/>
          </w:tcPr>
          <w:p w14:paraId="5D888EAA" w14:textId="77777777" w:rsidR="00D43986" w:rsidRPr="00D94FF6" w:rsidRDefault="00D43986" w:rsidP="00EF3B99">
            <w:pPr>
              <w:rPr>
                <w:rFonts w:ascii="Intel Clear" w:hAnsi="Intel Clear" w:cs="Intel Clear"/>
              </w:rPr>
            </w:pPr>
            <w:r w:rsidRPr="00D94FF6">
              <w:rPr>
                <w:rFonts w:ascii="Intel Clear" w:hAnsi="Intel Clear" w:cs="Intel Clear"/>
              </w:rPr>
              <w:t>Reserved</w:t>
            </w:r>
          </w:p>
        </w:tc>
        <w:tc>
          <w:tcPr>
            <w:tcW w:w="1194" w:type="dxa"/>
          </w:tcPr>
          <w:p w14:paraId="5AD60086" w14:textId="77777777" w:rsidR="00D43986" w:rsidRPr="00D94FF6" w:rsidRDefault="00D43986" w:rsidP="00EF3B99">
            <w:pPr>
              <w:rPr>
                <w:rFonts w:ascii="Intel Clear" w:hAnsi="Intel Clear" w:cs="Intel Clear"/>
              </w:rPr>
            </w:pPr>
            <w:r w:rsidRPr="00D94FF6">
              <w:rPr>
                <w:rFonts w:ascii="Intel Clear" w:hAnsi="Intel Clear" w:cs="Intel Clear"/>
              </w:rPr>
              <w:t>n-a</w:t>
            </w:r>
          </w:p>
        </w:tc>
        <w:tc>
          <w:tcPr>
            <w:tcW w:w="5328" w:type="dxa"/>
          </w:tcPr>
          <w:p w14:paraId="5EDEFCAE" w14:textId="77777777" w:rsidR="00D43986" w:rsidRPr="00D94FF6" w:rsidRDefault="00D43986" w:rsidP="00EF3B99">
            <w:pPr>
              <w:rPr>
                <w:rFonts w:ascii="Intel Clear" w:hAnsi="Intel Clear" w:cs="Intel Clear"/>
              </w:rPr>
            </w:pPr>
            <w:r w:rsidRPr="00D94FF6">
              <w:rPr>
                <w:rFonts w:ascii="Intel Clear" w:hAnsi="Intel Clear" w:cs="Intel Clear"/>
              </w:rPr>
              <w:t>Reserved</w:t>
            </w:r>
          </w:p>
        </w:tc>
      </w:tr>
      <w:tr w:rsidR="00D43986" w:rsidRPr="00D94FF6" w14:paraId="56CF406D" w14:textId="77777777" w:rsidTr="00A528E2">
        <w:tc>
          <w:tcPr>
            <w:tcW w:w="767" w:type="dxa"/>
          </w:tcPr>
          <w:p w14:paraId="612D31A2" w14:textId="77777777" w:rsidR="00D43986" w:rsidRPr="00D94FF6" w:rsidRDefault="00D43986" w:rsidP="00EF3B99">
            <w:pPr>
              <w:rPr>
                <w:rFonts w:ascii="Intel Clear" w:hAnsi="Intel Clear" w:cs="Intel Clear"/>
              </w:rPr>
            </w:pPr>
            <w:r w:rsidRPr="00D94FF6">
              <w:rPr>
                <w:rFonts w:ascii="Intel Clear" w:hAnsi="Intel Clear" w:cs="Intel Clear"/>
              </w:rPr>
              <w:t>14:12</w:t>
            </w:r>
          </w:p>
        </w:tc>
        <w:tc>
          <w:tcPr>
            <w:tcW w:w="2647" w:type="dxa"/>
          </w:tcPr>
          <w:p w14:paraId="1DD60286" w14:textId="77777777" w:rsidR="00D43986" w:rsidRPr="00D94FF6" w:rsidRDefault="00FD6FE8" w:rsidP="00EF3B99">
            <w:pPr>
              <w:rPr>
                <w:rFonts w:ascii="Intel Clear" w:hAnsi="Intel Clear" w:cs="Intel Clear"/>
              </w:rPr>
            </w:pPr>
            <w:r w:rsidRPr="00D94FF6">
              <w:rPr>
                <w:rFonts w:ascii="Intel Clear" w:hAnsi="Intel Clear" w:cs="Intel Clear"/>
              </w:rPr>
              <w:t>i_pgcbdfxovr1.</w:t>
            </w:r>
            <w:r w:rsidR="00D43986" w:rsidRPr="00D94FF6">
              <w:rPr>
                <w:rFonts w:ascii="Intel Clear" w:hAnsi="Intel Clear" w:cs="Intel Clear"/>
              </w:rPr>
              <w:t>dfxseq_ps</w:t>
            </w:r>
          </w:p>
        </w:tc>
        <w:tc>
          <w:tcPr>
            <w:tcW w:w="1194" w:type="dxa"/>
          </w:tcPr>
          <w:p w14:paraId="362B8D05" w14:textId="77777777" w:rsidR="00D43986" w:rsidRPr="00D94FF6" w:rsidRDefault="00D43986" w:rsidP="00EF3B99">
            <w:pPr>
              <w:rPr>
                <w:rFonts w:ascii="Intel Clear" w:hAnsi="Intel Clear" w:cs="Intel Clear"/>
              </w:rPr>
            </w:pPr>
            <w:r w:rsidRPr="00D94FF6">
              <w:rPr>
                <w:rFonts w:ascii="Intel Clear" w:hAnsi="Intel Clear" w:cs="Intel Clear"/>
              </w:rPr>
              <w:t>pgcb_tck</w:t>
            </w:r>
          </w:p>
        </w:tc>
        <w:tc>
          <w:tcPr>
            <w:tcW w:w="5328" w:type="dxa"/>
          </w:tcPr>
          <w:p w14:paraId="3FCDD774" w14:textId="77777777" w:rsidR="00D43986" w:rsidRPr="00D94FF6" w:rsidRDefault="00D43986" w:rsidP="00EF3B99">
            <w:pPr>
              <w:rPr>
                <w:rFonts w:ascii="Intel Clear" w:hAnsi="Intel Clear" w:cs="Intel Clear"/>
              </w:rPr>
            </w:pPr>
            <w:r w:rsidRPr="00D94FF6">
              <w:rPr>
                <w:rFonts w:ascii="Intel Clear" w:hAnsi="Intel Clear" w:cs="Intel Clear"/>
              </w:rPr>
              <w:t>DFx Sequencer Present State</w:t>
            </w:r>
          </w:p>
        </w:tc>
      </w:tr>
      <w:tr w:rsidR="00D43986" w:rsidRPr="00D94FF6" w14:paraId="388D248A" w14:textId="77777777" w:rsidTr="00A528E2">
        <w:tc>
          <w:tcPr>
            <w:tcW w:w="767" w:type="dxa"/>
          </w:tcPr>
          <w:p w14:paraId="67E773C8" w14:textId="77777777" w:rsidR="00D43986" w:rsidRPr="00D94FF6" w:rsidRDefault="00D43986" w:rsidP="00EF3B99">
            <w:pPr>
              <w:rPr>
                <w:rFonts w:ascii="Intel Clear" w:hAnsi="Intel Clear" w:cs="Intel Clear"/>
              </w:rPr>
            </w:pPr>
            <w:r w:rsidRPr="00D94FF6">
              <w:rPr>
                <w:rFonts w:ascii="Intel Clear" w:hAnsi="Intel Clear" w:cs="Intel Clear"/>
              </w:rPr>
              <w:t>11</w:t>
            </w:r>
          </w:p>
        </w:tc>
        <w:tc>
          <w:tcPr>
            <w:tcW w:w="2647" w:type="dxa"/>
          </w:tcPr>
          <w:p w14:paraId="3551A5DC" w14:textId="77777777" w:rsidR="00D43986" w:rsidRPr="00D94FF6" w:rsidRDefault="00FD6FE8" w:rsidP="00EF3B99">
            <w:pPr>
              <w:rPr>
                <w:rFonts w:ascii="Intel Clear" w:hAnsi="Intel Clear" w:cs="Intel Clear"/>
              </w:rPr>
            </w:pPr>
            <w:r w:rsidRPr="00D94FF6">
              <w:rPr>
                <w:rFonts w:ascii="Intel Clear" w:hAnsi="Intel Clear" w:cs="Intel Clear"/>
              </w:rPr>
              <w:t>i_pgcbfsm1.</w:t>
            </w:r>
            <w:r w:rsidR="00D43986" w:rsidRPr="00D94FF6">
              <w:rPr>
                <w:rFonts w:ascii="Intel Clear" w:hAnsi="Intel Clear" w:cs="Intel Clear"/>
              </w:rPr>
              <w:t>int_isollatch_en</w:t>
            </w:r>
          </w:p>
        </w:tc>
        <w:tc>
          <w:tcPr>
            <w:tcW w:w="1194" w:type="dxa"/>
          </w:tcPr>
          <w:p w14:paraId="1854B979" w14:textId="77777777" w:rsidR="00D43986" w:rsidRPr="00D94FF6" w:rsidRDefault="00D43986" w:rsidP="00EF3B99">
            <w:pPr>
              <w:rPr>
                <w:rFonts w:ascii="Intel Clear" w:hAnsi="Intel Clear" w:cs="Intel Clear"/>
              </w:rPr>
            </w:pPr>
            <w:r w:rsidRPr="00D94FF6">
              <w:rPr>
                <w:rFonts w:ascii="Intel Clear" w:hAnsi="Intel Clear" w:cs="Intel Clear"/>
              </w:rPr>
              <w:t>pgcb_clk</w:t>
            </w:r>
          </w:p>
        </w:tc>
        <w:tc>
          <w:tcPr>
            <w:tcW w:w="5328" w:type="dxa"/>
          </w:tcPr>
          <w:p w14:paraId="055C148D" w14:textId="77777777" w:rsidR="00D43986" w:rsidRPr="00D94FF6" w:rsidRDefault="00D43986" w:rsidP="00EF3B99">
            <w:pPr>
              <w:rPr>
                <w:rFonts w:ascii="Intel Clear" w:hAnsi="Intel Clear" w:cs="Intel Clear"/>
              </w:rPr>
            </w:pPr>
            <w:r w:rsidRPr="00D94FF6">
              <w:rPr>
                <w:rFonts w:ascii="Intel Clear" w:hAnsi="Intel Clear" w:cs="Intel Clear"/>
              </w:rPr>
              <w:t>Internal indication of whether isolation latches should ever be closed during flows</w:t>
            </w:r>
          </w:p>
        </w:tc>
      </w:tr>
      <w:tr w:rsidR="00D43986" w:rsidRPr="00D94FF6" w14:paraId="41E69203" w14:textId="77777777" w:rsidTr="00A528E2">
        <w:tc>
          <w:tcPr>
            <w:tcW w:w="767" w:type="dxa"/>
          </w:tcPr>
          <w:p w14:paraId="19BF8845" w14:textId="77777777" w:rsidR="00D43986" w:rsidRPr="00D94FF6" w:rsidRDefault="00D43986" w:rsidP="00EF3B99">
            <w:pPr>
              <w:rPr>
                <w:rFonts w:ascii="Intel Clear" w:hAnsi="Intel Clear" w:cs="Intel Clear"/>
              </w:rPr>
            </w:pPr>
            <w:r w:rsidRPr="00D94FF6">
              <w:rPr>
                <w:rFonts w:ascii="Intel Clear" w:hAnsi="Intel Clear" w:cs="Intel Clear"/>
              </w:rPr>
              <w:t>10</w:t>
            </w:r>
          </w:p>
        </w:tc>
        <w:tc>
          <w:tcPr>
            <w:tcW w:w="2647" w:type="dxa"/>
          </w:tcPr>
          <w:p w14:paraId="63DB7324" w14:textId="77777777" w:rsidR="00D43986" w:rsidRPr="00D94FF6" w:rsidRDefault="00FD6FE8" w:rsidP="00EF3B99">
            <w:pPr>
              <w:rPr>
                <w:rFonts w:ascii="Intel Clear" w:hAnsi="Intel Clear" w:cs="Intel Clear"/>
              </w:rPr>
            </w:pPr>
            <w:r w:rsidRPr="00D94FF6">
              <w:rPr>
                <w:rFonts w:ascii="Intel Clear" w:hAnsi="Intel Clear" w:cs="Intel Clear"/>
              </w:rPr>
              <w:t>i_pgcbfsm1.</w:t>
            </w:r>
            <w:r w:rsidR="00D43986" w:rsidRPr="00D94FF6">
              <w:rPr>
                <w:rFonts w:ascii="Intel Clear" w:hAnsi="Intel Clear" w:cs="Intel Clear"/>
              </w:rPr>
              <w:t>int_sleep_en</w:t>
            </w:r>
          </w:p>
        </w:tc>
        <w:tc>
          <w:tcPr>
            <w:tcW w:w="1194" w:type="dxa"/>
          </w:tcPr>
          <w:p w14:paraId="74DD0F21" w14:textId="77777777" w:rsidR="00D43986" w:rsidRPr="00D94FF6" w:rsidRDefault="00D43986" w:rsidP="00EF3B99">
            <w:pPr>
              <w:rPr>
                <w:rFonts w:ascii="Intel Clear" w:hAnsi="Intel Clear" w:cs="Intel Clear"/>
              </w:rPr>
            </w:pPr>
            <w:r w:rsidRPr="00D94FF6">
              <w:rPr>
                <w:rFonts w:ascii="Intel Clear" w:hAnsi="Intel Clear" w:cs="Intel Clear"/>
              </w:rPr>
              <w:t>pgcb_clk</w:t>
            </w:r>
          </w:p>
        </w:tc>
        <w:tc>
          <w:tcPr>
            <w:tcW w:w="5328" w:type="dxa"/>
          </w:tcPr>
          <w:p w14:paraId="5F9A6A22" w14:textId="77777777" w:rsidR="00D43986" w:rsidRPr="00D94FF6" w:rsidRDefault="00D43986" w:rsidP="00EF3B99">
            <w:pPr>
              <w:rPr>
                <w:rFonts w:ascii="Intel Clear" w:hAnsi="Intel Clear" w:cs="Intel Clear"/>
              </w:rPr>
            </w:pPr>
            <w:r w:rsidRPr="00D94FF6">
              <w:rPr>
                <w:rFonts w:ascii="Intel Clear" w:hAnsi="Intel Clear" w:cs="Intel Clear"/>
              </w:rPr>
              <w:t>Internal indication of whether state retention should ever be enabled during flows</w:t>
            </w:r>
          </w:p>
        </w:tc>
      </w:tr>
      <w:tr w:rsidR="00D43986" w:rsidRPr="00D94FF6" w14:paraId="16538722" w14:textId="77777777" w:rsidTr="00A528E2">
        <w:tc>
          <w:tcPr>
            <w:tcW w:w="767" w:type="dxa"/>
          </w:tcPr>
          <w:p w14:paraId="457C5A00" w14:textId="77777777" w:rsidR="00D43986" w:rsidRPr="00D94FF6" w:rsidRDefault="00D43986" w:rsidP="00EF3B99">
            <w:pPr>
              <w:rPr>
                <w:rFonts w:ascii="Intel Clear" w:hAnsi="Intel Clear" w:cs="Intel Clear"/>
              </w:rPr>
            </w:pPr>
            <w:r w:rsidRPr="00D94FF6">
              <w:rPr>
                <w:rFonts w:ascii="Intel Clear" w:hAnsi="Intel Clear" w:cs="Intel Clear"/>
              </w:rPr>
              <w:t>9:8</w:t>
            </w:r>
          </w:p>
        </w:tc>
        <w:tc>
          <w:tcPr>
            <w:tcW w:w="2647" w:type="dxa"/>
          </w:tcPr>
          <w:p w14:paraId="4E9594D4" w14:textId="77777777" w:rsidR="00D43986" w:rsidRPr="00D94FF6" w:rsidRDefault="00FD6FE8" w:rsidP="00EF3B99">
            <w:pPr>
              <w:rPr>
                <w:rFonts w:ascii="Intel Clear" w:hAnsi="Intel Clear" w:cs="Intel Clear"/>
              </w:rPr>
            </w:pPr>
            <w:r w:rsidRPr="00D94FF6">
              <w:rPr>
                <w:rFonts w:ascii="Intel Clear" w:hAnsi="Intel Clear" w:cs="Intel Clear"/>
              </w:rPr>
              <w:t>i_pgcbfsm1.</w:t>
            </w:r>
            <w:r w:rsidR="00D43986" w:rsidRPr="00D94FF6">
              <w:rPr>
                <w:rFonts w:ascii="Intel Clear" w:hAnsi="Intel Clear" w:cs="Intel Clear"/>
              </w:rPr>
              <w:t>int_pg_type</w:t>
            </w:r>
          </w:p>
        </w:tc>
        <w:tc>
          <w:tcPr>
            <w:tcW w:w="1194" w:type="dxa"/>
          </w:tcPr>
          <w:p w14:paraId="5B7B7942" w14:textId="77777777" w:rsidR="00D43986" w:rsidRPr="00D94FF6" w:rsidRDefault="00D43986" w:rsidP="00EF3B99">
            <w:pPr>
              <w:rPr>
                <w:rFonts w:ascii="Intel Clear" w:hAnsi="Intel Clear" w:cs="Intel Clear"/>
              </w:rPr>
            </w:pPr>
            <w:r w:rsidRPr="00D94FF6">
              <w:rPr>
                <w:rFonts w:ascii="Intel Clear" w:hAnsi="Intel Clear" w:cs="Intel Clear"/>
              </w:rPr>
              <w:t>pgcb_clk</w:t>
            </w:r>
          </w:p>
        </w:tc>
        <w:tc>
          <w:tcPr>
            <w:tcW w:w="5328" w:type="dxa"/>
          </w:tcPr>
          <w:p w14:paraId="2AE7B690" w14:textId="77777777" w:rsidR="00D43986" w:rsidRPr="00D94FF6" w:rsidRDefault="00D43986" w:rsidP="00EF3B99">
            <w:pPr>
              <w:rPr>
                <w:rFonts w:ascii="Intel Clear" w:hAnsi="Intel Clear" w:cs="Intel Clear"/>
              </w:rPr>
            </w:pPr>
            <w:r w:rsidRPr="00D94FF6">
              <w:rPr>
                <w:rFonts w:ascii="Intel Clear" w:hAnsi="Intel Clear" w:cs="Intel Clear"/>
              </w:rPr>
              <w:t>Internal latched indication of ip_pgcb_pg_type</w:t>
            </w:r>
          </w:p>
        </w:tc>
      </w:tr>
      <w:tr w:rsidR="00D43986" w:rsidRPr="00D94FF6" w14:paraId="1A5FD662" w14:textId="77777777" w:rsidTr="00A528E2">
        <w:tc>
          <w:tcPr>
            <w:tcW w:w="767" w:type="dxa"/>
          </w:tcPr>
          <w:p w14:paraId="1D73EE82" w14:textId="77777777" w:rsidR="00D43986" w:rsidRPr="00D94FF6" w:rsidRDefault="00D43986" w:rsidP="00EF3B99">
            <w:pPr>
              <w:rPr>
                <w:rFonts w:ascii="Intel Clear" w:hAnsi="Intel Clear" w:cs="Intel Clear"/>
              </w:rPr>
            </w:pPr>
            <w:r w:rsidRPr="00D94FF6">
              <w:rPr>
                <w:rFonts w:ascii="Intel Clear" w:hAnsi="Intel Clear" w:cs="Intel Clear"/>
              </w:rPr>
              <w:t>7</w:t>
            </w:r>
          </w:p>
        </w:tc>
        <w:tc>
          <w:tcPr>
            <w:tcW w:w="2647" w:type="dxa"/>
          </w:tcPr>
          <w:p w14:paraId="0391ABD3" w14:textId="77777777" w:rsidR="00D43986" w:rsidRPr="00D94FF6" w:rsidRDefault="00FD6FE8" w:rsidP="00EF3B99">
            <w:pPr>
              <w:rPr>
                <w:rFonts w:ascii="Intel Clear" w:hAnsi="Intel Clear" w:cs="Intel Clear"/>
              </w:rPr>
            </w:pPr>
            <w:r w:rsidRPr="00D94FF6">
              <w:rPr>
                <w:rFonts w:ascii="Intel Clear" w:hAnsi="Intel Clear" w:cs="Intel Clear"/>
              </w:rPr>
              <w:t>i_pgcbfsm1.</w:t>
            </w:r>
            <w:r w:rsidR="00D43986" w:rsidRPr="00D94FF6">
              <w:rPr>
                <w:rFonts w:ascii="Intel Clear" w:hAnsi="Intel Clear" w:cs="Intel Clear"/>
              </w:rPr>
              <w:t>sync_pmc_pgcb_restore_b</w:t>
            </w:r>
          </w:p>
        </w:tc>
        <w:tc>
          <w:tcPr>
            <w:tcW w:w="1194" w:type="dxa"/>
          </w:tcPr>
          <w:p w14:paraId="067972C8" w14:textId="77777777" w:rsidR="00D43986" w:rsidRPr="00D94FF6" w:rsidRDefault="00D43986" w:rsidP="00EF3B99">
            <w:pPr>
              <w:rPr>
                <w:rFonts w:ascii="Intel Clear" w:hAnsi="Intel Clear" w:cs="Intel Clear"/>
              </w:rPr>
            </w:pPr>
            <w:r w:rsidRPr="00D94FF6">
              <w:rPr>
                <w:rFonts w:ascii="Intel Clear" w:hAnsi="Intel Clear" w:cs="Intel Clear"/>
              </w:rPr>
              <w:t>pgcb_clk</w:t>
            </w:r>
          </w:p>
        </w:tc>
        <w:tc>
          <w:tcPr>
            <w:tcW w:w="5328" w:type="dxa"/>
          </w:tcPr>
          <w:p w14:paraId="7C350DD0" w14:textId="77777777" w:rsidR="00D43986" w:rsidRPr="00D94FF6" w:rsidRDefault="00D43986" w:rsidP="00EF3B99">
            <w:pPr>
              <w:rPr>
                <w:rFonts w:ascii="Intel Clear" w:hAnsi="Intel Clear" w:cs="Intel Clear"/>
              </w:rPr>
            </w:pPr>
            <w:r w:rsidRPr="00D94FF6">
              <w:rPr>
                <w:rFonts w:ascii="Intel Clear" w:hAnsi="Intel Clear" w:cs="Intel Clear"/>
              </w:rPr>
              <w:t>pmc_pgcb_restore_b synced to pgcb’s clock</w:t>
            </w:r>
          </w:p>
        </w:tc>
      </w:tr>
      <w:tr w:rsidR="00D43986" w:rsidRPr="00D94FF6" w14:paraId="2F4957CB" w14:textId="77777777" w:rsidTr="00A528E2">
        <w:tc>
          <w:tcPr>
            <w:tcW w:w="767" w:type="dxa"/>
          </w:tcPr>
          <w:p w14:paraId="69B01DC7" w14:textId="77777777" w:rsidR="00D43986" w:rsidRPr="00D94FF6" w:rsidRDefault="00D43986" w:rsidP="00EF3B99">
            <w:pPr>
              <w:rPr>
                <w:rFonts w:ascii="Intel Clear" w:hAnsi="Intel Clear" w:cs="Intel Clear"/>
              </w:rPr>
            </w:pPr>
            <w:r w:rsidRPr="00D94FF6">
              <w:rPr>
                <w:rFonts w:ascii="Intel Clear" w:hAnsi="Intel Clear" w:cs="Intel Clear"/>
              </w:rPr>
              <w:t>6</w:t>
            </w:r>
          </w:p>
        </w:tc>
        <w:tc>
          <w:tcPr>
            <w:tcW w:w="2647" w:type="dxa"/>
          </w:tcPr>
          <w:p w14:paraId="247353A1" w14:textId="77777777" w:rsidR="00D43986" w:rsidRPr="00D94FF6" w:rsidRDefault="00FD6FE8" w:rsidP="00EF3B99">
            <w:pPr>
              <w:rPr>
                <w:rFonts w:ascii="Intel Clear" w:hAnsi="Intel Clear" w:cs="Intel Clear"/>
              </w:rPr>
            </w:pPr>
            <w:r w:rsidRPr="00D94FF6">
              <w:rPr>
                <w:rFonts w:ascii="Intel Clear" w:hAnsi="Intel Clear" w:cs="Intel Clear"/>
              </w:rPr>
              <w:t>i_pgcbfsm1.</w:t>
            </w:r>
            <w:r w:rsidR="00D43986" w:rsidRPr="00D94FF6">
              <w:rPr>
                <w:rFonts w:ascii="Intel Clear" w:hAnsi="Intel Clear" w:cs="Intel Clear"/>
              </w:rPr>
              <w:t>sync_pmc_pgcb_pg_ack_b</w:t>
            </w:r>
          </w:p>
        </w:tc>
        <w:tc>
          <w:tcPr>
            <w:tcW w:w="1194" w:type="dxa"/>
          </w:tcPr>
          <w:p w14:paraId="775C1662" w14:textId="77777777" w:rsidR="00D43986" w:rsidRPr="00D94FF6" w:rsidRDefault="00D43986" w:rsidP="00EF3B99">
            <w:pPr>
              <w:rPr>
                <w:rFonts w:ascii="Intel Clear" w:hAnsi="Intel Clear" w:cs="Intel Clear"/>
              </w:rPr>
            </w:pPr>
            <w:r w:rsidRPr="00D94FF6">
              <w:rPr>
                <w:rFonts w:ascii="Intel Clear" w:hAnsi="Intel Clear" w:cs="Intel Clear"/>
              </w:rPr>
              <w:t>pgcb_clk</w:t>
            </w:r>
          </w:p>
        </w:tc>
        <w:tc>
          <w:tcPr>
            <w:tcW w:w="5328" w:type="dxa"/>
          </w:tcPr>
          <w:p w14:paraId="22D3B812" w14:textId="77777777" w:rsidR="00D43986" w:rsidRPr="00D94FF6" w:rsidRDefault="00D43986" w:rsidP="00EF3B99">
            <w:pPr>
              <w:rPr>
                <w:rFonts w:ascii="Intel Clear" w:hAnsi="Intel Clear" w:cs="Intel Clear"/>
              </w:rPr>
            </w:pPr>
            <w:r w:rsidRPr="00D94FF6">
              <w:rPr>
                <w:rFonts w:ascii="Intel Clear" w:hAnsi="Intel Clear" w:cs="Intel Clear"/>
              </w:rPr>
              <w:t>pmc_pgcb_pg_ack_b synced to pgcb’s clock</w:t>
            </w:r>
          </w:p>
        </w:tc>
      </w:tr>
      <w:tr w:rsidR="00D43986" w:rsidRPr="00D94FF6" w14:paraId="61D73686" w14:textId="77777777" w:rsidTr="00A528E2">
        <w:tc>
          <w:tcPr>
            <w:tcW w:w="767" w:type="dxa"/>
          </w:tcPr>
          <w:p w14:paraId="2BB9C4A3" w14:textId="77777777" w:rsidR="00D43986" w:rsidRPr="00D94FF6" w:rsidRDefault="00D43986" w:rsidP="00EF3B99">
            <w:pPr>
              <w:rPr>
                <w:rFonts w:ascii="Intel Clear" w:hAnsi="Intel Clear" w:cs="Intel Clear"/>
              </w:rPr>
            </w:pPr>
            <w:r w:rsidRPr="00D94FF6">
              <w:rPr>
                <w:rFonts w:ascii="Intel Clear" w:hAnsi="Intel Clear" w:cs="Intel Clear"/>
              </w:rPr>
              <w:t>5</w:t>
            </w:r>
          </w:p>
        </w:tc>
        <w:tc>
          <w:tcPr>
            <w:tcW w:w="2647" w:type="dxa"/>
          </w:tcPr>
          <w:p w14:paraId="10B97C68" w14:textId="77777777" w:rsidR="00D43986" w:rsidRPr="00D94FF6" w:rsidRDefault="00FD6FE8" w:rsidP="00EF3B99">
            <w:pPr>
              <w:rPr>
                <w:rFonts w:ascii="Intel Clear" w:hAnsi="Intel Clear" w:cs="Intel Clear"/>
              </w:rPr>
            </w:pPr>
            <w:r w:rsidRPr="00D94FF6">
              <w:rPr>
                <w:rFonts w:ascii="Intel Clear" w:hAnsi="Intel Clear" w:cs="Intel Clear"/>
              </w:rPr>
              <w:t>i_pgcbfsm1.</w:t>
            </w:r>
            <w:r w:rsidR="00D43986" w:rsidRPr="00D94FF6">
              <w:rPr>
                <w:rFonts w:ascii="Intel Clear" w:hAnsi="Intel Clear" w:cs="Intel Clear"/>
              </w:rPr>
              <w:t>ip_pgcb_pg_rdy_req_b</w:t>
            </w:r>
          </w:p>
        </w:tc>
        <w:tc>
          <w:tcPr>
            <w:tcW w:w="1194" w:type="dxa"/>
          </w:tcPr>
          <w:p w14:paraId="36E6576E" w14:textId="77777777" w:rsidR="00D43986" w:rsidRPr="00D94FF6" w:rsidRDefault="00D43986" w:rsidP="00EF3B99">
            <w:pPr>
              <w:rPr>
                <w:rFonts w:ascii="Intel Clear" w:hAnsi="Intel Clear" w:cs="Intel Clear"/>
              </w:rPr>
            </w:pPr>
            <w:r w:rsidRPr="00D94FF6">
              <w:rPr>
                <w:rFonts w:ascii="Intel Clear" w:hAnsi="Intel Clear" w:cs="Intel Clear"/>
              </w:rPr>
              <w:t>pgcb_clk</w:t>
            </w:r>
          </w:p>
        </w:tc>
        <w:tc>
          <w:tcPr>
            <w:tcW w:w="5328" w:type="dxa"/>
          </w:tcPr>
          <w:p w14:paraId="3DB4F2E6" w14:textId="77777777" w:rsidR="00D43986" w:rsidRPr="00D94FF6" w:rsidRDefault="00D43986" w:rsidP="00EF3B99">
            <w:pPr>
              <w:rPr>
                <w:rFonts w:ascii="Intel Clear" w:hAnsi="Intel Clear" w:cs="Intel Clear"/>
              </w:rPr>
            </w:pPr>
            <w:r w:rsidRPr="00D94FF6">
              <w:rPr>
                <w:rFonts w:ascii="Intel Clear" w:hAnsi="Intel Clear" w:cs="Intel Clear"/>
              </w:rPr>
              <w:t>Request from IP to power gate</w:t>
            </w:r>
          </w:p>
        </w:tc>
      </w:tr>
      <w:tr w:rsidR="00D43986" w:rsidRPr="00D94FF6" w14:paraId="22EB2098" w14:textId="77777777" w:rsidTr="00A528E2">
        <w:tc>
          <w:tcPr>
            <w:tcW w:w="767" w:type="dxa"/>
          </w:tcPr>
          <w:p w14:paraId="18538BC6" w14:textId="77777777" w:rsidR="00D43986" w:rsidRPr="00D94FF6" w:rsidRDefault="00D43986" w:rsidP="00EF3B99">
            <w:pPr>
              <w:rPr>
                <w:rFonts w:ascii="Intel Clear" w:hAnsi="Intel Clear" w:cs="Intel Clear"/>
              </w:rPr>
            </w:pPr>
            <w:r w:rsidRPr="00D94FF6">
              <w:rPr>
                <w:rFonts w:ascii="Intel Clear" w:hAnsi="Intel Clear" w:cs="Intel Clear"/>
              </w:rPr>
              <w:t>4:0</w:t>
            </w:r>
          </w:p>
        </w:tc>
        <w:tc>
          <w:tcPr>
            <w:tcW w:w="2647" w:type="dxa"/>
          </w:tcPr>
          <w:p w14:paraId="5825DD48" w14:textId="77777777" w:rsidR="00D43986" w:rsidRPr="00D94FF6" w:rsidRDefault="00FD6FE8" w:rsidP="00EF3B99">
            <w:pPr>
              <w:rPr>
                <w:rFonts w:ascii="Intel Clear" w:hAnsi="Intel Clear" w:cs="Intel Clear"/>
              </w:rPr>
            </w:pPr>
            <w:r w:rsidRPr="00D94FF6">
              <w:rPr>
                <w:rFonts w:ascii="Intel Clear" w:hAnsi="Intel Clear" w:cs="Intel Clear"/>
              </w:rPr>
              <w:t>i_pgcbfsm1.</w:t>
            </w:r>
            <w:r w:rsidR="00D43986" w:rsidRPr="00D94FF6">
              <w:rPr>
                <w:rFonts w:ascii="Intel Clear" w:hAnsi="Intel Clear" w:cs="Intel Clear"/>
              </w:rPr>
              <w:t>pgcb_ps</w:t>
            </w:r>
          </w:p>
        </w:tc>
        <w:tc>
          <w:tcPr>
            <w:tcW w:w="1194" w:type="dxa"/>
          </w:tcPr>
          <w:p w14:paraId="3FA6EF65" w14:textId="77777777" w:rsidR="00D43986" w:rsidRPr="00D94FF6" w:rsidRDefault="00D43986" w:rsidP="00EF3B99">
            <w:pPr>
              <w:rPr>
                <w:rFonts w:ascii="Intel Clear" w:hAnsi="Intel Clear" w:cs="Intel Clear"/>
              </w:rPr>
            </w:pPr>
            <w:r w:rsidRPr="00D94FF6">
              <w:rPr>
                <w:rFonts w:ascii="Intel Clear" w:hAnsi="Intel Clear" w:cs="Intel Clear"/>
              </w:rPr>
              <w:t>pgcb_clk</w:t>
            </w:r>
          </w:p>
        </w:tc>
        <w:tc>
          <w:tcPr>
            <w:tcW w:w="5328" w:type="dxa"/>
          </w:tcPr>
          <w:p w14:paraId="023AC02D" w14:textId="77777777" w:rsidR="00D43986" w:rsidRPr="00D94FF6" w:rsidRDefault="00D43986" w:rsidP="00EF3B99">
            <w:pPr>
              <w:rPr>
                <w:rFonts w:ascii="Intel Clear" w:hAnsi="Intel Clear" w:cs="Intel Clear"/>
              </w:rPr>
            </w:pPr>
            <w:r w:rsidRPr="00D94FF6">
              <w:rPr>
                <w:rFonts w:ascii="Intel Clear" w:hAnsi="Intel Clear" w:cs="Intel Clear"/>
              </w:rPr>
              <w:t>PGCB Functional FSM Present State</w:t>
            </w:r>
          </w:p>
        </w:tc>
      </w:tr>
    </w:tbl>
    <w:p w14:paraId="314E1B13" w14:textId="77777777" w:rsidR="00EF3B99" w:rsidRPr="00D94FF6" w:rsidRDefault="00EF3B99" w:rsidP="00EF3B99">
      <w:pPr>
        <w:rPr>
          <w:rFonts w:ascii="Intel Clear" w:hAnsi="Intel Clear" w:cs="Intel Clear"/>
        </w:rPr>
      </w:pPr>
    </w:p>
    <w:p w14:paraId="1C7166B2" w14:textId="77777777" w:rsidR="00610669" w:rsidRPr="00D94FF6" w:rsidRDefault="00610669" w:rsidP="00610669">
      <w:pPr>
        <w:pStyle w:val="Heading3"/>
        <w:rPr>
          <w:rFonts w:ascii="Intel Clear" w:hAnsi="Intel Clear" w:cs="Intel Clear"/>
        </w:rPr>
      </w:pPr>
      <w:r w:rsidRPr="00D94FF6">
        <w:rPr>
          <w:rFonts w:ascii="Intel Clear" w:hAnsi="Intel Clear" w:cs="Intel Clear"/>
        </w:rPr>
        <w:t>PGCB Waiver list</w:t>
      </w:r>
    </w:p>
    <w:p w14:paraId="457D7662" w14:textId="77777777" w:rsidR="008F70C9" w:rsidRPr="00D94FF6" w:rsidRDefault="008F70C9" w:rsidP="00EF3B99">
      <w:pPr>
        <w:rPr>
          <w:rFonts w:ascii="Intel Clear" w:hAnsi="Intel Clear" w:cs="Intel Clear"/>
        </w:rPr>
      </w:pPr>
    </w:p>
    <w:p w14:paraId="79335E85" w14:textId="77777777" w:rsidR="00610669" w:rsidRPr="00D94FF6" w:rsidRDefault="008F70C9" w:rsidP="00EF3B99">
      <w:pPr>
        <w:rPr>
          <w:rFonts w:ascii="Intel Clear" w:hAnsi="Intel Clear" w:cs="Intel Clear"/>
        </w:rPr>
      </w:pPr>
      <w:r w:rsidRPr="00D94FF6">
        <w:rPr>
          <w:rFonts w:ascii="Intel Clear" w:hAnsi="Intel Clear" w:cs="Intel Clear"/>
        </w:rPr>
        <w:t xml:space="preserve">Please refer to waiver files for 0-in (clock-crossing waivers) and Spyglass in the documentation folder for the PGCB/CDC release package. </w:t>
      </w:r>
    </w:p>
    <w:p w14:paraId="42BE1B1D" w14:textId="77777777" w:rsidR="008F70C9" w:rsidRPr="00D94FF6" w:rsidRDefault="008F70C9" w:rsidP="00EF3B99">
      <w:pPr>
        <w:rPr>
          <w:rFonts w:ascii="Intel Clear" w:hAnsi="Intel Clear" w:cs="Intel Clear"/>
        </w:rPr>
      </w:pPr>
    </w:p>
    <w:p w14:paraId="1222F8B0" w14:textId="77777777" w:rsidR="008F70C9" w:rsidRPr="00D94FF6" w:rsidRDefault="008F70C9" w:rsidP="00EF3B99">
      <w:pPr>
        <w:rPr>
          <w:rFonts w:ascii="Intel Clear" w:hAnsi="Intel Clear" w:cs="Intel Clear"/>
        </w:rPr>
      </w:pPr>
      <w:r w:rsidRPr="00D94FF6">
        <w:rPr>
          <w:rFonts w:ascii="Intel Clear" w:hAnsi="Intel Clear" w:cs="Intel Clear"/>
        </w:rPr>
        <w:t xml:space="preserve">The tools folder in the release package includes the Lintra waivers. </w:t>
      </w:r>
    </w:p>
    <w:p w14:paraId="62AB208C" w14:textId="77777777" w:rsidR="009430A2" w:rsidRPr="00D94FF6" w:rsidRDefault="009430A2" w:rsidP="00EF3B99">
      <w:pPr>
        <w:rPr>
          <w:rFonts w:ascii="Intel Clear" w:hAnsi="Intel Clear" w:cs="Intel Clear"/>
        </w:rPr>
      </w:pPr>
    </w:p>
    <w:p w14:paraId="5A0C85EE" w14:textId="77777777" w:rsidR="009430A2" w:rsidRPr="00D94FF6" w:rsidRDefault="009430A2" w:rsidP="00EF3B99">
      <w:pPr>
        <w:rPr>
          <w:rFonts w:ascii="Intel Clear" w:hAnsi="Intel Clear" w:cs="Intel Clear"/>
        </w:rPr>
      </w:pPr>
    </w:p>
    <w:p w14:paraId="2D7AEAF5" w14:textId="77777777" w:rsidR="00603448" w:rsidRPr="00D94FF6" w:rsidRDefault="00603448">
      <w:pPr>
        <w:rPr>
          <w:rFonts w:ascii="Intel Clear" w:hAnsi="Intel Clear" w:cs="Intel Clear"/>
          <w:b/>
          <w:bCs/>
          <w:sz w:val="26"/>
          <w:szCs w:val="26"/>
        </w:rPr>
      </w:pPr>
      <w:r w:rsidRPr="00D94FF6">
        <w:rPr>
          <w:rFonts w:ascii="Intel Clear" w:hAnsi="Intel Clear" w:cs="Intel Clear"/>
        </w:rPr>
        <w:br w:type="page"/>
      </w:r>
    </w:p>
    <w:p w14:paraId="5F947745" w14:textId="77777777" w:rsidR="009430A2" w:rsidRPr="00D94FF6" w:rsidRDefault="009430A2" w:rsidP="009430A2">
      <w:pPr>
        <w:pStyle w:val="Heading3"/>
        <w:rPr>
          <w:rFonts w:ascii="Intel Clear" w:hAnsi="Intel Clear" w:cs="Intel Clear"/>
        </w:rPr>
      </w:pPr>
      <w:r w:rsidRPr="00D94FF6">
        <w:rPr>
          <w:rFonts w:ascii="Intel Clear" w:hAnsi="Intel Clear" w:cs="Intel Clear"/>
        </w:rPr>
        <w:lastRenderedPageBreak/>
        <w:t>DFx Considerations for TAP logic, etc.</w:t>
      </w:r>
    </w:p>
    <w:p w14:paraId="5DB069BB" w14:textId="77777777" w:rsidR="009430A2" w:rsidRPr="00D94FF6" w:rsidRDefault="009430A2" w:rsidP="00EF3B99">
      <w:pPr>
        <w:rPr>
          <w:rFonts w:ascii="Intel Clear" w:hAnsi="Intel Clear" w:cs="Intel Clear"/>
          <w:b/>
        </w:rPr>
      </w:pPr>
    </w:p>
    <w:p w14:paraId="53D518B4" w14:textId="77777777" w:rsidR="009430A2" w:rsidRPr="00D94FF6" w:rsidRDefault="009430A2" w:rsidP="00EF3B99">
      <w:pPr>
        <w:rPr>
          <w:rFonts w:ascii="Intel Clear" w:hAnsi="Intel Clear" w:cs="Intel Clear"/>
        </w:rPr>
      </w:pPr>
      <w:r w:rsidRPr="00D94FF6">
        <w:rPr>
          <w:rFonts w:ascii="Intel Clear" w:hAnsi="Intel Clear" w:cs="Intel Clear"/>
        </w:rPr>
        <w:t xml:space="preserve">The following considerations apply to the DFX related logic within the PGD of an IP: </w:t>
      </w:r>
    </w:p>
    <w:p w14:paraId="31218F34" w14:textId="77777777" w:rsidR="00603448" w:rsidRPr="00D94FF6" w:rsidRDefault="00603448" w:rsidP="00603448">
      <w:pPr>
        <w:pStyle w:val="ListParagraph"/>
        <w:spacing w:after="0" w:line="240" w:lineRule="auto"/>
        <w:rPr>
          <w:rFonts w:ascii="Intel Clear" w:hAnsi="Intel Clear" w:cs="Intel Clear"/>
        </w:rPr>
      </w:pPr>
    </w:p>
    <w:p w14:paraId="6F7F8140" w14:textId="77777777" w:rsidR="009430A2" w:rsidRPr="00D94FF6" w:rsidRDefault="009430A2" w:rsidP="008A4F40">
      <w:pPr>
        <w:pStyle w:val="ListParagraph"/>
        <w:numPr>
          <w:ilvl w:val="0"/>
          <w:numId w:val="45"/>
        </w:numPr>
        <w:spacing w:after="0" w:line="240" w:lineRule="auto"/>
        <w:rPr>
          <w:rFonts w:ascii="Intel Clear" w:hAnsi="Intel Clear" w:cs="Intel Clear"/>
        </w:rPr>
      </w:pPr>
      <w:r w:rsidRPr="00D94FF6">
        <w:rPr>
          <w:rFonts w:ascii="Intel Clear" w:hAnsi="Intel Clear" w:cs="Intel Clear"/>
        </w:rPr>
        <w:t xml:space="preserve">IP blocks should not gate TCK at all </w:t>
      </w:r>
    </w:p>
    <w:p w14:paraId="098E5968" w14:textId="77777777" w:rsidR="00603448" w:rsidRPr="00D94FF6" w:rsidRDefault="00603448" w:rsidP="00603448">
      <w:pPr>
        <w:pStyle w:val="ListParagraph"/>
        <w:spacing w:after="0" w:line="240" w:lineRule="auto"/>
        <w:rPr>
          <w:rFonts w:ascii="Intel Clear" w:hAnsi="Intel Clear" w:cs="Intel Clear"/>
        </w:rPr>
      </w:pPr>
    </w:p>
    <w:p w14:paraId="3508A6A6" w14:textId="77777777" w:rsidR="009430A2" w:rsidRPr="00D94FF6" w:rsidRDefault="009430A2" w:rsidP="008A4F40">
      <w:pPr>
        <w:pStyle w:val="ListParagraph"/>
        <w:numPr>
          <w:ilvl w:val="0"/>
          <w:numId w:val="45"/>
        </w:numPr>
        <w:spacing w:after="0" w:line="240" w:lineRule="auto"/>
        <w:rPr>
          <w:rFonts w:ascii="Intel Clear" w:hAnsi="Intel Clear" w:cs="Intel Clear"/>
        </w:rPr>
      </w:pPr>
      <w:r w:rsidRPr="00D94FF6">
        <w:rPr>
          <w:rFonts w:ascii="Intel Clear" w:hAnsi="Intel Clear" w:cs="Intel Clear"/>
        </w:rPr>
        <w:t xml:space="preserve">It is okay for an IP to try to powergate when </w:t>
      </w:r>
      <w:r w:rsidR="00787226" w:rsidRPr="00D94FF6">
        <w:rPr>
          <w:rFonts w:ascii="Intel Clear" w:hAnsi="Intel Clear" w:cs="Intel Clear"/>
        </w:rPr>
        <w:t>TCK</w:t>
      </w:r>
      <w:r w:rsidRPr="00D94FF6">
        <w:rPr>
          <w:rFonts w:ascii="Intel Clear" w:hAnsi="Intel Clear" w:cs="Intel Clear"/>
        </w:rPr>
        <w:t xml:space="preserve"> is active – because this actually means that the flow is not working as intended – the intended flow would be to disable PG before activating </w:t>
      </w:r>
      <w:r w:rsidR="00787226" w:rsidRPr="00D94FF6">
        <w:rPr>
          <w:rFonts w:ascii="Intel Clear" w:hAnsi="Intel Clear" w:cs="Intel Clear"/>
        </w:rPr>
        <w:t>TCK</w:t>
      </w:r>
      <w:r w:rsidRPr="00D94FF6">
        <w:rPr>
          <w:rFonts w:ascii="Intel Clear" w:hAnsi="Intel Clear" w:cs="Intel Clear"/>
        </w:rPr>
        <w:t xml:space="preserve"> to a</w:t>
      </w:r>
      <w:r w:rsidR="00787226" w:rsidRPr="00D94FF6">
        <w:rPr>
          <w:rFonts w:ascii="Intel Clear" w:hAnsi="Intel Clear" w:cs="Intel Clear"/>
        </w:rPr>
        <w:t>n</w:t>
      </w:r>
      <w:r w:rsidRPr="00D94FF6">
        <w:rPr>
          <w:rFonts w:ascii="Intel Clear" w:hAnsi="Intel Clear" w:cs="Intel Clear"/>
        </w:rPr>
        <w:t xml:space="preserve"> IP block</w:t>
      </w:r>
    </w:p>
    <w:p w14:paraId="27EE0D2A" w14:textId="77777777" w:rsidR="00603448" w:rsidRPr="00D94FF6" w:rsidRDefault="00603448" w:rsidP="00603448">
      <w:pPr>
        <w:pStyle w:val="ListParagraph"/>
        <w:spacing w:after="0" w:line="240" w:lineRule="auto"/>
        <w:rPr>
          <w:rFonts w:ascii="Intel Clear" w:hAnsi="Intel Clear" w:cs="Intel Clear"/>
        </w:rPr>
      </w:pPr>
    </w:p>
    <w:p w14:paraId="727BDC72" w14:textId="77777777" w:rsidR="009430A2" w:rsidRPr="00D94FF6" w:rsidRDefault="009430A2" w:rsidP="008A4F40">
      <w:pPr>
        <w:pStyle w:val="ListParagraph"/>
        <w:numPr>
          <w:ilvl w:val="0"/>
          <w:numId w:val="45"/>
        </w:numPr>
        <w:spacing w:after="0" w:line="240" w:lineRule="auto"/>
        <w:rPr>
          <w:rFonts w:ascii="Intel Clear" w:hAnsi="Intel Clear" w:cs="Intel Clear"/>
        </w:rPr>
      </w:pPr>
      <w:r w:rsidRPr="00D94FF6">
        <w:rPr>
          <w:rFonts w:ascii="Intel Clear" w:hAnsi="Intel Clear" w:cs="Intel Clear"/>
        </w:rPr>
        <w:t xml:space="preserve">Also, no state retention is implemented for any logic on </w:t>
      </w:r>
      <w:r w:rsidR="00787226" w:rsidRPr="00D94FF6">
        <w:rPr>
          <w:rFonts w:ascii="Intel Clear" w:hAnsi="Intel Clear" w:cs="Intel Clear"/>
        </w:rPr>
        <w:t>TCK</w:t>
      </w:r>
      <w:r w:rsidRPr="00D94FF6">
        <w:rPr>
          <w:rFonts w:ascii="Intel Clear" w:hAnsi="Intel Clear" w:cs="Intel Clear"/>
        </w:rPr>
        <w:t>, so do not see any functional impact at this time</w:t>
      </w:r>
    </w:p>
    <w:p w14:paraId="14C4F99A" w14:textId="77777777" w:rsidR="00603448" w:rsidRPr="00D94FF6" w:rsidRDefault="00603448" w:rsidP="00603448">
      <w:pPr>
        <w:pStyle w:val="ListParagraph"/>
        <w:spacing w:after="0" w:line="240" w:lineRule="auto"/>
        <w:rPr>
          <w:rFonts w:ascii="Intel Clear" w:hAnsi="Intel Clear" w:cs="Intel Clear"/>
        </w:rPr>
      </w:pPr>
    </w:p>
    <w:p w14:paraId="63A849E8" w14:textId="77777777" w:rsidR="009430A2" w:rsidRPr="00D94FF6" w:rsidRDefault="00787226" w:rsidP="008A4F40">
      <w:pPr>
        <w:pStyle w:val="ListParagraph"/>
        <w:numPr>
          <w:ilvl w:val="0"/>
          <w:numId w:val="45"/>
        </w:numPr>
        <w:spacing w:after="0" w:line="240" w:lineRule="auto"/>
        <w:rPr>
          <w:rFonts w:ascii="Intel Clear" w:hAnsi="Intel Clear" w:cs="Intel Clear"/>
        </w:rPr>
      </w:pPr>
      <w:r w:rsidRPr="00D94FF6">
        <w:rPr>
          <w:rFonts w:ascii="Intel Clear" w:hAnsi="Intel Clear" w:cs="Intel Clear"/>
        </w:rPr>
        <w:t>“</w:t>
      </w:r>
      <w:r w:rsidR="009430A2" w:rsidRPr="00D94FF6">
        <w:rPr>
          <w:rFonts w:ascii="Intel Clear" w:hAnsi="Intel Clear" w:cs="Intel Clear"/>
        </w:rPr>
        <w:t>fdfx_powergood_rst_b</w:t>
      </w:r>
      <w:r w:rsidRPr="00D94FF6">
        <w:rPr>
          <w:rFonts w:ascii="Intel Clear" w:hAnsi="Intel Clear" w:cs="Intel Clear"/>
        </w:rPr>
        <w:t>”</w:t>
      </w:r>
      <w:r w:rsidR="009430A2" w:rsidRPr="00D94FF6">
        <w:rPr>
          <w:rFonts w:ascii="Intel Clear" w:hAnsi="Intel Clear" w:cs="Intel Clear"/>
        </w:rPr>
        <w:t xml:space="preserve"> </w:t>
      </w:r>
      <w:r w:rsidR="00A20B6B" w:rsidRPr="00D94FF6">
        <w:rPr>
          <w:rFonts w:ascii="Intel Clear" w:hAnsi="Intel Clear" w:cs="Intel Clear"/>
        </w:rPr>
        <w:t>sh</w:t>
      </w:r>
      <w:r w:rsidR="009430A2" w:rsidRPr="00D94FF6">
        <w:rPr>
          <w:rFonts w:ascii="Intel Clear" w:hAnsi="Intel Clear" w:cs="Intel Clear"/>
        </w:rPr>
        <w:t xml:space="preserve">ould not be synchronized to </w:t>
      </w:r>
      <w:r w:rsidRPr="00D94FF6">
        <w:rPr>
          <w:rFonts w:ascii="Intel Clear" w:hAnsi="Intel Clear" w:cs="Intel Clear"/>
        </w:rPr>
        <w:t>TCK</w:t>
      </w:r>
      <w:r w:rsidR="009430A2" w:rsidRPr="00D94FF6">
        <w:rPr>
          <w:rFonts w:ascii="Intel Clear" w:hAnsi="Intel Clear" w:cs="Intel Clear"/>
        </w:rPr>
        <w:t xml:space="preserve"> at the IP top level</w:t>
      </w:r>
    </w:p>
    <w:p w14:paraId="4A2835A1" w14:textId="77777777" w:rsidR="00603448" w:rsidRPr="00D94FF6" w:rsidRDefault="00603448" w:rsidP="00603448">
      <w:pPr>
        <w:pStyle w:val="ListParagraph"/>
        <w:spacing w:after="0" w:line="240" w:lineRule="auto"/>
        <w:rPr>
          <w:rFonts w:ascii="Intel Clear" w:hAnsi="Intel Clear" w:cs="Intel Clear"/>
        </w:rPr>
      </w:pPr>
    </w:p>
    <w:p w14:paraId="039E2DFE" w14:textId="77777777" w:rsidR="00A20B6B" w:rsidRPr="00D94FF6" w:rsidRDefault="00787226" w:rsidP="00EF3B99">
      <w:pPr>
        <w:pStyle w:val="ListParagraph"/>
        <w:numPr>
          <w:ilvl w:val="0"/>
          <w:numId w:val="45"/>
        </w:numPr>
        <w:spacing w:after="0" w:line="240" w:lineRule="auto"/>
        <w:rPr>
          <w:rFonts w:ascii="Intel Clear" w:hAnsi="Intel Clear" w:cs="Intel Clear"/>
        </w:rPr>
      </w:pPr>
      <w:r w:rsidRPr="00D94FF6">
        <w:rPr>
          <w:rFonts w:ascii="Intel Clear" w:hAnsi="Intel Clear" w:cs="Intel Clear"/>
        </w:rPr>
        <w:t>“</w:t>
      </w:r>
      <w:r w:rsidR="009430A2" w:rsidRPr="00D94FF6">
        <w:rPr>
          <w:rFonts w:ascii="Intel Clear" w:hAnsi="Intel Clear" w:cs="Intel Clear"/>
        </w:rPr>
        <w:t>pgcb_force_rst_b</w:t>
      </w:r>
      <w:r w:rsidRPr="00D94FF6">
        <w:rPr>
          <w:rFonts w:ascii="Intel Clear" w:hAnsi="Intel Clear" w:cs="Intel Clear"/>
        </w:rPr>
        <w:t>”</w:t>
      </w:r>
      <w:r w:rsidR="00A20B6B" w:rsidRPr="00D94FF6">
        <w:rPr>
          <w:rFonts w:ascii="Intel Clear" w:hAnsi="Intel Clear" w:cs="Intel Clear"/>
        </w:rPr>
        <w:t xml:space="preserve"> needs to be applied to all DFx reset signals (fdfx_rst_b, fdfx_powergood_rst_b, trst_b, etc.) that is consumed by IP logic in power-gated domain. CTECH AND gate should be used to apply the pgcb_force_rst_b overrides on DFx reset signals.</w:t>
      </w:r>
    </w:p>
    <w:p w14:paraId="66572E35" w14:textId="77777777" w:rsidR="00A20B6B" w:rsidRPr="00D94FF6" w:rsidRDefault="00A20B6B" w:rsidP="00A20B6B">
      <w:pPr>
        <w:ind w:left="360"/>
        <w:rPr>
          <w:rFonts w:ascii="Intel Clear" w:hAnsi="Intel Clear" w:cs="Intel Clear"/>
          <w:color w:val="C00000"/>
        </w:rPr>
      </w:pPr>
    </w:p>
    <w:p w14:paraId="3994854A" w14:textId="77777777" w:rsidR="009430A2" w:rsidRPr="00D94FF6" w:rsidRDefault="00A20B6B" w:rsidP="00EF3B99">
      <w:pPr>
        <w:pStyle w:val="ListParagraph"/>
        <w:numPr>
          <w:ilvl w:val="0"/>
          <w:numId w:val="45"/>
        </w:numPr>
        <w:spacing w:after="0" w:line="240" w:lineRule="auto"/>
        <w:rPr>
          <w:rFonts w:ascii="Intel Clear" w:hAnsi="Intel Clear" w:cs="Intel Clear"/>
        </w:rPr>
      </w:pPr>
      <w:r w:rsidRPr="00D94FF6">
        <w:rPr>
          <w:rFonts w:ascii="Intel Clear" w:hAnsi="Intel Clear" w:cs="Intel Clear"/>
          <w:color w:val="C00000"/>
        </w:rPr>
        <w:t>Currently, there’s no solution identified for TAP that has synchronous reset mechanism using the TMS assertion for 5 TCKs only. SIP that uses sTAP IP provided in IRR should not have this issue as the IP comes with a trst port, which can be constrained with the pgcb_force_rst_b, however if there are SIP using unique TAP without fdfx_powergood and ftap_trst_b and relying only on synchronous reset mechanism, this could still be a problem.</w:t>
      </w:r>
    </w:p>
    <w:p w14:paraId="11CA4027" w14:textId="77777777" w:rsidR="008F70C9" w:rsidRPr="00D94FF6" w:rsidRDefault="008F70C9" w:rsidP="00EF3B99">
      <w:pPr>
        <w:rPr>
          <w:rFonts w:ascii="Intel Clear" w:hAnsi="Intel Clear" w:cs="Intel Clear"/>
        </w:rPr>
      </w:pPr>
    </w:p>
    <w:p w14:paraId="170BCA99" w14:textId="77777777" w:rsidR="00F046CC" w:rsidRPr="00D94FF6" w:rsidRDefault="00F046CC" w:rsidP="00F046CC">
      <w:pPr>
        <w:rPr>
          <w:rFonts w:ascii="Intel Clear" w:hAnsi="Intel Clear" w:cs="Intel Clear"/>
        </w:rPr>
      </w:pPr>
      <w:r w:rsidRPr="00D94FF6">
        <w:rPr>
          <w:rFonts w:ascii="Intel Clear" w:hAnsi="Intel Clear" w:cs="Intel Clear"/>
        </w:rPr>
        <w:t xml:space="preserve">For the case that an IP has clock muxes applied for test/debug purposes (such as HVM tester clock), the following considerations apply: </w:t>
      </w:r>
    </w:p>
    <w:p w14:paraId="3A680C6D" w14:textId="77777777" w:rsidR="00F046CC" w:rsidRPr="00D94FF6" w:rsidRDefault="00F046CC" w:rsidP="00F046CC">
      <w:pPr>
        <w:pStyle w:val="ListParagraph"/>
        <w:numPr>
          <w:ilvl w:val="0"/>
          <w:numId w:val="52"/>
        </w:numPr>
        <w:rPr>
          <w:rFonts w:ascii="Intel Clear" w:hAnsi="Intel Clear" w:cs="Intel Clear"/>
        </w:rPr>
      </w:pPr>
      <w:r w:rsidRPr="00D94FF6">
        <w:rPr>
          <w:rFonts w:ascii="Intel Clear" w:hAnsi="Intel Clear" w:cs="Intel Clear"/>
        </w:rPr>
        <w:t xml:space="preserve">If the IP has an AON domain, it is recommended that the clock mux reside in the AON, prior to being intercepted </w:t>
      </w:r>
      <w:r w:rsidRPr="00D94FF6">
        <w:rPr>
          <w:rFonts w:ascii="Intel Clear" w:hAnsi="Intel Clear" w:cs="Intel Clear"/>
          <w:szCs w:val="20"/>
        </w:rPr>
        <w:t>by a CDC with its associated clock gate (muxing is managed the same way as the SCC clock outputs).</w:t>
      </w:r>
    </w:p>
    <w:p w14:paraId="44B177F5" w14:textId="77777777" w:rsidR="00F046CC" w:rsidRPr="00D94FF6" w:rsidRDefault="00F046CC" w:rsidP="00F046CC">
      <w:pPr>
        <w:pStyle w:val="ListParagraph"/>
        <w:numPr>
          <w:ilvl w:val="0"/>
          <w:numId w:val="52"/>
        </w:numPr>
        <w:rPr>
          <w:rFonts w:ascii="Intel Clear" w:hAnsi="Intel Clear" w:cs="Intel Clear"/>
        </w:rPr>
      </w:pPr>
      <w:r w:rsidRPr="00D94FF6">
        <w:rPr>
          <w:rFonts w:ascii="Intel Clear" w:hAnsi="Intel Clear" w:cs="Intel Clear"/>
          <w:szCs w:val="20"/>
        </w:rPr>
        <w:t>If the IP places the mux in the PGD, then the onus is on the test clock provider/source to gate this clock until the time the PGD is up.</w:t>
      </w:r>
      <w:r w:rsidR="00436288" w:rsidRPr="00D94FF6">
        <w:rPr>
          <w:rFonts w:ascii="Intel Clear" w:hAnsi="Intel Clear" w:cs="Intel Clear"/>
          <w:szCs w:val="20"/>
        </w:rPr>
        <w:t xml:space="preserve"> In other words, this creates a platform level requirement to ensure that the IP is not power-gated when the muxed clock (HVM tester clock for example) is being used. </w:t>
      </w:r>
    </w:p>
    <w:p w14:paraId="6753BAFB" w14:textId="77777777" w:rsidR="008F70C9" w:rsidRPr="00D94FF6" w:rsidRDefault="00F046CC" w:rsidP="00EF3B99">
      <w:pPr>
        <w:rPr>
          <w:rFonts w:ascii="Intel Clear" w:hAnsi="Intel Clear" w:cs="Intel Clear"/>
        </w:rPr>
      </w:pPr>
      <w:r w:rsidRPr="00D94FF6">
        <w:rPr>
          <w:rFonts w:ascii="Intel Clear" w:hAnsi="Intel Clear" w:cs="Intel Clear"/>
        </w:rPr>
        <w:t xml:space="preserve"> </w:t>
      </w:r>
    </w:p>
    <w:p w14:paraId="12392C3E" w14:textId="77777777" w:rsidR="000049D3" w:rsidRPr="00D94FF6" w:rsidRDefault="000049D3">
      <w:pPr>
        <w:pStyle w:val="Heading3"/>
        <w:rPr>
          <w:rFonts w:ascii="Intel Clear" w:hAnsi="Intel Clear" w:cs="Intel Clear"/>
        </w:rPr>
      </w:pPr>
      <w:r w:rsidRPr="00D94FF6">
        <w:rPr>
          <w:rFonts w:ascii="Intel Clear" w:hAnsi="Intel Clear" w:cs="Intel Clear"/>
        </w:rPr>
        <w:lastRenderedPageBreak/>
        <w:t>DFx Sequencer State Machine</w:t>
      </w:r>
    </w:p>
    <w:p w14:paraId="36630012" w14:textId="77777777" w:rsidR="000049D3" w:rsidRPr="00D94FF6" w:rsidRDefault="0027739F" w:rsidP="000049D3">
      <w:pPr>
        <w:rPr>
          <w:rFonts w:ascii="Intel Clear" w:hAnsi="Intel Clear" w:cs="Intel Clear"/>
        </w:rPr>
      </w:pPr>
      <w:r w:rsidRPr="00D94FF6">
        <w:rPr>
          <w:rFonts w:ascii="Intel Clear" w:hAnsi="Intel Clear" w:cs="Intel Clear"/>
          <w:noProof/>
          <w:lang w:eastAsia="ko-KR" w:bidi="ar-SA"/>
        </w:rPr>
        <w:drawing>
          <wp:inline distT="0" distB="0" distL="0" distR="0" wp14:anchorId="6D56A56E" wp14:editId="30157063">
            <wp:extent cx="6172200" cy="5899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x_fsm.emz"/>
                    <pic:cNvPicPr/>
                  </pic:nvPicPr>
                  <pic:blipFill>
                    <a:blip r:embed="rId66">
                      <a:extLst>
                        <a:ext uri="{28A0092B-C50C-407E-A947-70E740481C1C}">
                          <a14:useLocalDpi xmlns:a14="http://schemas.microsoft.com/office/drawing/2010/main" val="0"/>
                        </a:ext>
                      </a:extLst>
                    </a:blip>
                    <a:stretch>
                      <a:fillRect/>
                    </a:stretch>
                  </pic:blipFill>
                  <pic:spPr>
                    <a:xfrm>
                      <a:off x="0" y="0"/>
                      <a:ext cx="6172200" cy="5899150"/>
                    </a:xfrm>
                    <a:prstGeom prst="rect">
                      <a:avLst/>
                    </a:prstGeom>
                  </pic:spPr>
                </pic:pic>
              </a:graphicData>
            </a:graphic>
          </wp:inline>
        </w:drawing>
      </w:r>
    </w:p>
    <w:sectPr w:rsidR="000049D3" w:rsidRPr="00D94FF6">
      <w:headerReference w:type="even" r:id="rId67"/>
      <w:headerReference w:type="default" r:id="rId68"/>
      <w:footerReference w:type="even" r:id="rId69"/>
      <w:footerReference w:type="default" r:id="rId70"/>
      <w:headerReference w:type="first" r:id="rId71"/>
      <w:footerReference w:type="first" r:id="rId72"/>
      <w:pgSz w:w="12240" w:h="15840"/>
      <w:pgMar w:top="1440" w:right="1455" w:bottom="1440" w:left="1065"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95647B" w14:textId="77777777" w:rsidR="00550B5E" w:rsidRDefault="00550B5E">
      <w:r>
        <w:separator/>
      </w:r>
    </w:p>
  </w:endnote>
  <w:endnote w:type="continuationSeparator" w:id="0">
    <w:p w14:paraId="1FC3162E" w14:textId="77777777" w:rsidR="00550B5E" w:rsidRDefault="00550B5E">
      <w:r>
        <w:continuationSeparator/>
      </w:r>
    </w:p>
  </w:endnote>
  <w:endnote w:type="continuationNotice" w:id="1">
    <w:p w14:paraId="3FEC6A68" w14:textId="77777777" w:rsidR="00550B5E" w:rsidRDefault="00550B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o Sans Intel">
    <w:altName w:val="Segoe Script"/>
    <w:panose1 w:val="020B05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Intel Clear">
    <w:panose1 w:val="020B0604020203020204"/>
    <w:charset w:val="00"/>
    <w:family w:val="swiss"/>
    <w:pitch w:val="variable"/>
    <w:sig w:usb0="E10006FF" w:usb1="400060F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E5629" w14:textId="77777777" w:rsidR="00E247AC" w:rsidRDefault="00E247A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0C536F" w14:textId="77777777" w:rsidR="00E247AC" w:rsidRDefault="00E247A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25D6E" w14:textId="77777777" w:rsidR="00E247AC" w:rsidRDefault="00E247AC" w:rsidP="0012218B">
    <w:r w:rsidRPr="000926CE">
      <w:rPr>
        <w:rStyle w:val="PageNumber"/>
        <w:rFonts w:ascii="Intel Clear" w:hAnsi="Intel Clear" w:cs="Intel Clear"/>
        <w:b/>
      </w:rPr>
      <w:t>Intel Top Secret</w:t>
    </w:r>
    <w:r>
      <w:rPr>
        <w:rStyle w:val="PageNumber"/>
        <w:b/>
      </w:rPr>
      <w:tab/>
    </w:r>
    <w:r>
      <w:rPr>
        <w:rStyle w:val="PageNumber"/>
        <w:b/>
      </w:rPr>
      <w:tab/>
    </w:r>
    <w:r w:rsidRPr="000926CE">
      <w:rPr>
        <w:rStyle w:val="PageNumber"/>
        <w:rFonts w:ascii="Intel Clear" w:hAnsi="Intel Clear" w:cs="Intel Clear"/>
        <w:b/>
      </w:rPr>
      <w:fldChar w:fldCharType="begin"/>
    </w:r>
    <w:r w:rsidRPr="000926CE">
      <w:rPr>
        <w:rStyle w:val="PageNumber"/>
        <w:rFonts w:ascii="Intel Clear" w:hAnsi="Intel Clear" w:cs="Intel Clear"/>
        <w:b/>
      </w:rPr>
      <w:instrText xml:space="preserve"> PAGE </w:instrText>
    </w:r>
    <w:r w:rsidRPr="000926CE">
      <w:rPr>
        <w:rStyle w:val="PageNumber"/>
        <w:rFonts w:ascii="Intel Clear" w:hAnsi="Intel Clear" w:cs="Intel Clear"/>
        <w:b/>
      </w:rPr>
      <w:fldChar w:fldCharType="separate"/>
    </w:r>
    <w:r w:rsidR="008D457C">
      <w:rPr>
        <w:rStyle w:val="PageNumber"/>
        <w:rFonts w:ascii="Intel Clear" w:hAnsi="Intel Clear" w:cs="Intel Clear"/>
        <w:b/>
        <w:noProof/>
      </w:rPr>
      <w:t>1</w:t>
    </w:r>
    <w:r w:rsidRPr="000926CE">
      <w:rPr>
        <w:rStyle w:val="PageNumber"/>
        <w:rFonts w:ascii="Intel Clear" w:hAnsi="Intel Clear" w:cs="Intel Clear"/>
        <w:b/>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192DF" w14:textId="77777777" w:rsidR="008D457C" w:rsidRDefault="008D45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8988FF" w14:textId="77777777" w:rsidR="00550B5E" w:rsidRDefault="00550B5E">
      <w:r>
        <w:separator/>
      </w:r>
    </w:p>
  </w:footnote>
  <w:footnote w:type="continuationSeparator" w:id="0">
    <w:p w14:paraId="077E1159" w14:textId="77777777" w:rsidR="00550B5E" w:rsidRDefault="00550B5E">
      <w:r>
        <w:continuationSeparator/>
      </w:r>
    </w:p>
  </w:footnote>
  <w:footnote w:type="continuationNotice" w:id="1">
    <w:p w14:paraId="771776FE" w14:textId="77777777" w:rsidR="00550B5E" w:rsidRDefault="00550B5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53ECC" w14:textId="77777777" w:rsidR="008D457C" w:rsidRDefault="008D45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FD2BD" w14:textId="4CEC7836" w:rsidR="00E247AC" w:rsidRPr="000926CE" w:rsidRDefault="00550B5E">
    <w:pPr>
      <w:pStyle w:val="Header"/>
      <w:pBdr>
        <w:top w:val="single" w:sz="12" w:space="0" w:color="auto"/>
        <w:bottom w:val="single" w:sz="4" w:space="1" w:color="auto"/>
      </w:pBdr>
      <w:rPr>
        <w:rFonts w:ascii="Intel Clear" w:hAnsi="Intel Clear" w:cs="Intel Clear"/>
        <w:szCs w:val="24"/>
      </w:rPr>
    </w:pPr>
    <w:r>
      <w:rPr>
        <w:rFonts w:ascii="Intel Clear" w:hAnsi="Intel Clear" w:cs="Intel Clear"/>
        <w:szCs w:val="24"/>
      </w:rPr>
      <w:pict w14:anchorId="3067BF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margin-left:22.75pt;margin-top:9.2pt;width:417.75pt;height:27pt;z-index:-251658240;mso-wrap-edited:f" fillcolor="#f3978d" stroked="f">
          <v:fill opacity=".5"/>
          <v:shadow color="#868686"/>
          <v:textpath style="font-family:&quot;Arial Black&quot;;v-text-kern:t" trim="t" fitpath="t" string="DO NOT REPRODUCE"/>
        </v:shape>
      </w:pict>
    </w:r>
    <w:r>
      <w:rPr>
        <w:rFonts w:ascii="Intel Clear" w:hAnsi="Intel Clear" w:cs="Intel Clear"/>
        <w:szCs w:val="24"/>
      </w:rPr>
      <w:pict w14:anchorId="1739FCC7">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2049" type="#_x0000_t172" style="position:absolute;margin-left:-4.25pt;margin-top:216.2pt;width:546pt;height:229.5pt;rotation:-2258669fd;z-index:-251659264;mso-wrap-edited:f" fillcolor="#f3978d" stroked="f">
          <v:fill opacity=".5"/>
          <v:shadow color="#868686"/>
          <v:textpath style="font-family:&quot;Arial Black&quot;;v-text-kern:t" trim="t" fitpath="t" string="INTEL TOP SECRET&#10;CONFIDENTIAL DOCUMENT"/>
        </v:shape>
      </w:pict>
    </w:r>
    <w:r w:rsidR="00E247AC" w:rsidRPr="000926CE">
      <w:rPr>
        <w:rFonts w:ascii="Intel Clear" w:hAnsi="Intel Clear" w:cs="Intel Clear"/>
        <w:szCs w:val="24"/>
      </w:rPr>
      <w:t>PGCB Integration Guide Rev1.2</w:t>
    </w:r>
    <w:ins w:id="40" w:author="yjkim1" w:date="2016-10-21T17:00:00Z">
      <w:r w:rsidR="008D457C">
        <w:rPr>
          <w:rFonts w:ascii="Intel Clear" w:hAnsi="Intel Clear" w:cs="Intel Clear"/>
          <w:szCs w:val="24"/>
        </w:rPr>
        <w:t>3</w:t>
      </w:r>
    </w:ins>
    <w:bookmarkStart w:id="41" w:name="_GoBack"/>
    <w:bookmarkEnd w:id="41"/>
    <w:del w:id="42" w:author="yjkim1" w:date="2016-10-21T17:00:00Z">
      <w:r w:rsidR="00E247AC" w:rsidRPr="000926CE" w:rsidDel="008D457C">
        <w:rPr>
          <w:rFonts w:ascii="Intel Clear" w:hAnsi="Intel Clear" w:cs="Intel Clear"/>
          <w:szCs w:val="24"/>
        </w:rPr>
        <w:delText>1</w:delText>
      </w:r>
    </w:del>
  </w:p>
  <w:p w14:paraId="33648509" w14:textId="30F24318" w:rsidR="00E247AC" w:rsidRPr="004D174B" w:rsidRDefault="00E247AC">
    <w:pPr>
      <w:pStyle w:val="Header"/>
      <w:pBdr>
        <w:top w:val="single" w:sz="12" w:space="0" w:color="auto"/>
        <w:bottom w:val="single" w:sz="4" w:space="1" w:color="auto"/>
      </w:pBdr>
      <w:rPr>
        <w:rFonts w:ascii="Intel Clear" w:hAnsi="Intel Clear" w:cs="Intel Clear"/>
        <w:szCs w:val="24"/>
      </w:rPr>
    </w:pPr>
    <w:r>
      <w:tab/>
    </w:r>
    <w:r>
      <w:tab/>
    </w:r>
    <w:r w:rsidRPr="004D174B">
      <w:rPr>
        <w:rFonts w:ascii="Intel Clear" w:hAnsi="Intel Clear" w:cs="Intel Clear"/>
      </w:rPr>
      <w:fldChar w:fldCharType="begin"/>
    </w:r>
    <w:r w:rsidRPr="004D174B">
      <w:rPr>
        <w:rFonts w:ascii="Intel Clear" w:hAnsi="Intel Clear" w:cs="Intel Clear"/>
      </w:rPr>
      <w:instrText xml:space="preserve"> DATE \@ "MM/dd/yy" </w:instrText>
    </w:r>
    <w:r w:rsidRPr="004D174B">
      <w:rPr>
        <w:rFonts w:ascii="Intel Clear" w:hAnsi="Intel Clear" w:cs="Intel Clear"/>
      </w:rPr>
      <w:fldChar w:fldCharType="separate"/>
    </w:r>
    <w:ins w:id="43" w:author="yjkim1" w:date="2016-10-21T17:00:00Z">
      <w:r w:rsidR="008D457C">
        <w:rPr>
          <w:rFonts w:ascii="Intel Clear" w:hAnsi="Intel Clear" w:cs="Intel Clear"/>
          <w:noProof/>
        </w:rPr>
        <w:t>10/21/16</w:t>
      </w:r>
    </w:ins>
    <w:del w:id="44" w:author="yjkim1" w:date="2016-10-21T11:21:00Z">
      <w:r w:rsidRPr="004D174B" w:rsidDel="001C7E73">
        <w:rPr>
          <w:rFonts w:ascii="Intel Clear" w:hAnsi="Intel Clear" w:cs="Intel Clear"/>
          <w:noProof/>
        </w:rPr>
        <w:delText>02/20/16</w:delText>
      </w:r>
    </w:del>
    <w:r w:rsidRPr="004D174B">
      <w:rPr>
        <w:rFonts w:ascii="Intel Clear" w:hAnsi="Intel Clear" w:cs="Intel Clear"/>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49710" w14:textId="77777777" w:rsidR="008D457C" w:rsidRDefault="008D45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01F0AA42"/>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762E04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C412FF"/>
    <w:multiLevelType w:val="hybridMultilevel"/>
    <w:tmpl w:val="BF2A4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78119E8"/>
    <w:multiLevelType w:val="hybridMultilevel"/>
    <w:tmpl w:val="22127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14317"/>
    <w:multiLevelType w:val="hybridMultilevel"/>
    <w:tmpl w:val="070EE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812B6"/>
    <w:multiLevelType w:val="hybridMultilevel"/>
    <w:tmpl w:val="2F122F5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FDC8A48">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43414"/>
    <w:multiLevelType w:val="hybridMultilevel"/>
    <w:tmpl w:val="C25A9578"/>
    <w:lvl w:ilvl="0" w:tplc="B34CE452">
      <w:start w:val="2"/>
      <w:numFmt w:val="bullet"/>
      <w:lvlText w:val="-"/>
      <w:lvlJc w:val="left"/>
      <w:pPr>
        <w:ind w:left="720" w:hanging="360"/>
      </w:pPr>
      <w:rPr>
        <w:rFonts w:ascii="Neo Sans Intel" w:eastAsia="Times New Roman" w:hAnsi="Neo Sans Inte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D6646"/>
    <w:multiLevelType w:val="hybridMultilevel"/>
    <w:tmpl w:val="9AC64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4169E6"/>
    <w:multiLevelType w:val="hybridMultilevel"/>
    <w:tmpl w:val="0A56FB20"/>
    <w:lvl w:ilvl="0" w:tplc="BC0CC782">
      <w:start w:val="1"/>
      <w:numFmt w:val="decimal"/>
      <w:lvlText w:val="%1."/>
      <w:lvlJc w:val="left"/>
      <w:pPr>
        <w:ind w:left="720" w:hanging="360"/>
      </w:pPr>
      <w:rPr>
        <w:rFonts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E75252"/>
    <w:multiLevelType w:val="hybridMultilevel"/>
    <w:tmpl w:val="322059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77F2D"/>
    <w:multiLevelType w:val="multilevel"/>
    <w:tmpl w:val="0CE29E96"/>
    <w:styleLink w:val="CurrentList1"/>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236505FF"/>
    <w:multiLevelType w:val="hybridMultilevel"/>
    <w:tmpl w:val="6854F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7212CC"/>
    <w:multiLevelType w:val="hybridMultilevel"/>
    <w:tmpl w:val="CD2A5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821C66"/>
    <w:multiLevelType w:val="hybridMultilevel"/>
    <w:tmpl w:val="43E28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2C172D"/>
    <w:multiLevelType w:val="hybridMultilevel"/>
    <w:tmpl w:val="42288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3051F"/>
    <w:multiLevelType w:val="hybridMultilevel"/>
    <w:tmpl w:val="BA584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A8679F"/>
    <w:multiLevelType w:val="hybridMultilevel"/>
    <w:tmpl w:val="F814B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0961F2"/>
    <w:multiLevelType w:val="hybridMultilevel"/>
    <w:tmpl w:val="865CF46C"/>
    <w:lvl w:ilvl="0" w:tplc="7C3C8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201545"/>
    <w:multiLevelType w:val="hybridMultilevel"/>
    <w:tmpl w:val="90FCA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B46E8"/>
    <w:multiLevelType w:val="hybridMultilevel"/>
    <w:tmpl w:val="CD2A5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D538C"/>
    <w:multiLevelType w:val="hybridMultilevel"/>
    <w:tmpl w:val="E110B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4C767A"/>
    <w:multiLevelType w:val="hybridMultilevel"/>
    <w:tmpl w:val="BF2A4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177397A"/>
    <w:multiLevelType w:val="hybridMultilevel"/>
    <w:tmpl w:val="DE002EF8"/>
    <w:lvl w:ilvl="0" w:tplc="248427CA">
      <w:start w:val="1"/>
      <w:numFmt w:val="decimal"/>
      <w:lvlText w:val="%1."/>
      <w:lvlJc w:val="left"/>
      <w:pPr>
        <w:ind w:left="720" w:hanging="360"/>
      </w:pPr>
      <w:rPr>
        <w:rFonts w:cs="Times New Roman"/>
        <w:color w:val="auto"/>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15:restartNumberingAfterBreak="0">
    <w:nsid w:val="41866F86"/>
    <w:multiLevelType w:val="hybridMultilevel"/>
    <w:tmpl w:val="53C04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B77AC5"/>
    <w:multiLevelType w:val="hybridMultilevel"/>
    <w:tmpl w:val="5EAC4BB2"/>
    <w:lvl w:ilvl="0" w:tplc="FCF01342">
      <w:start w:val="1"/>
      <w:numFmt w:val="bullet"/>
      <w:pStyle w:val="ListBullet3"/>
      <w:lvlText w:val="­"/>
      <w:lvlJc w:val="left"/>
      <w:pPr>
        <w:tabs>
          <w:tab w:val="num" w:pos="720"/>
        </w:tabs>
        <w:ind w:left="936" w:hanging="216"/>
      </w:pPr>
      <w:rPr>
        <w:rFonts w:ascii="Courier New" w:hAnsi="Courier New"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46A4FC7"/>
    <w:multiLevelType w:val="multilevel"/>
    <w:tmpl w:val="1A64D2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46D5F6C"/>
    <w:multiLevelType w:val="hybridMultilevel"/>
    <w:tmpl w:val="CD2A5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7E0CCE"/>
    <w:multiLevelType w:val="hybridMultilevel"/>
    <w:tmpl w:val="F340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757C9"/>
    <w:multiLevelType w:val="hybridMultilevel"/>
    <w:tmpl w:val="EC62E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C90886"/>
    <w:multiLevelType w:val="hybridMultilevel"/>
    <w:tmpl w:val="409E3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257DA"/>
    <w:multiLevelType w:val="hybridMultilevel"/>
    <w:tmpl w:val="AF283E72"/>
    <w:lvl w:ilvl="0" w:tplc="0BBC7D80">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F51719"/>
    <w:multiLevelType w:val="hybridMultilevel"/>
    <w:tmpl w:val="B0588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25373D"/>
    <w:multiLevelType w:val="hybridMultilevel"/>
    <w:tmpl w:val="B68CC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525482"/>
    <w:multiLevelType w:val="hybridMultilevel"/>
    <w:tmpl w:val="DE002EF8"/>
    <w:lvl w:ilvl="0" w:tplc="248427CA">
      <w:start w:val="1"/>
      <w:numFmt w:val="decimal"/>
      <w:lvlText w:val="%1."/>
      <w:lvlJc w:val="left"/>
      <w:pPr>
        <w:ind w:left="720" w:hanging="360"/>
      </w:pPr>
      <w:rPr>
        <w:rFonts w:cs="Times New Roman"/>
        <w:color w:val="auto"/>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15:restartNumberingAfterBreak="0">
    <w:nsid w:val="4FB231E0"/>
    <w:multiLevelType w:val="hybridMultilevel"/>
    <w:tmpl w:val="9928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862754"/>
    <w:multiLevelType w:val="hybridMultilevel"/>
    <w:tmpl w:val="446C6AB2"/>
    <w:lvl w:ilvl="0" w:tplc="70168CDC">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782B10"/>
    <w:multiLevelType w:val="multilevel"/>
    <w:tmpl w:val="9CA26410"/>
    <w:lvl w:ilvl="0">
      <w:start w:val="1"/>
      <w:numFmt w:val="decimal"/>
      <w:pStyle w:val="Heading1"/>
      <w:lvlText w:val="%1.0"/>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59C81069"/>
    <w:multiLevelType w:val="hybridMultilevel"/>
    <w:tmpl w:val="60DC5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E27D58"/>
    <w:multiLevelType w:val="hybridMultilevel"/>
    <w:tmpl w:val="322059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6632FE"/>
    <w:multiLevelType w:val="multilevel"/>
    <w:tmpl w:val="9D963104"/>
    <w:lvl w:ilvl="0">
      <w:start w:val="1"/>
      <w:numFmt w:val="decimal"/>
      <w:pStyle w:val="3Heading"/>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0" w15:restartNumberingAfterBreak="0">
    <w:nsid w:val="5AEF4996"/>
    <w:multiLevelType w:val="hybridMultilevel"/>
    <w:tmpl w:val="136C5B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5265EC"/>
    <w:multiLevelType w:val="hybridMultilevel"/>
    <w:tmpl w:val="DB0E3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9B5F15"/>
    <w:multiLevelType w:val="hybridMultilevel"/>
    <w:tmpl w:val="DD48A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8C2DD6"/>
    <w:multiLevelType w:val="hybridMultilevel"/>
    <w:tmpl w:val="AF283E72"/>
    <w:lvl w:ilvl="0" w:tplc="0BBC7D80">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1E0F6A"/>
    <w:multiLevelType w:val="hybridMultilevel"/>
    <w:tmpl w:val="1A18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E33991"/>
    <w:multiLevelType w:val="hybridMultilevel"/>
    <w:tmpl w:val="5C8CD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8717176"/>
    <w:multiLevelType w:val="hybridMultilevel"/>
    <w:tmpl w:val="2F122F5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FDC8A48">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0719D2"/>
    <w:multiLevelType w:val="multilevel"/>
    <w:tmpl w:val="E3E4502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8" w15:restartNumberingAfterBreak="0">
    <w:nsid w:val="6D510413"/>
    <w:multiLevelType w:val="multilevel"/>
    <w:tmpl w:val="8C16BD7C"/>
    <w:lvl w:ilvl="0">
      <w:start w:val="1"/>
      <w:numFmt w:val="decimal"/>
      <w:pStyle w:val="2Heading"/>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9" w15:restartNumberingAfterBreak="0">
    <w:nsid w:val="6D54748B"/>
    <w:multiLevelType w:val="hybridMultilevel"/>
    <w:tmpl w:val="D3726E6C"/>
    <w:lvl w:ilvl="0" w:tplc="7E04D012">
      <w:start w:val="6"/>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C60133"/>
    <w:multiLevelType w:val="hybridMultilevel"/>
    <w:tmpl w:val="61D46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F270E2"/>
    <w:multiLevelType w:val="hybridMultilevel"/>
    <w:tmpl w:val="9BB4E678"/>
    <w:lvl w:ilvl="0" w:tplc="D58CE982">
      <w:start w:val="1"/>
      <w:numFmt w:val="bullet"/>
      <w:pStyle w:val="Elaborate"/>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15:restartNumberingAfterBreak="0">
    <w:nsid w:val="70B75CEF"/>
    <w:multiLevelType w:val="hybridMultilevel"/>
    <w:tmpl w:val="521C5D84"/>
    <w:lvl w:ilvl="0" w:tplc="04090007">
      <w:start w:val="1"/>
      <w:numFmt w:val="bullet"/>
      <w:lvlText w:val=""/>
      <w:lvlJc w:val="left"/>
      <w:pPr>
        <w:ind w:left="720" w:hanging="360"/>
      </w:pPr>
      <w:rPr>
        <w:rFonts w:ascii="Wingdings" w:hAnsi="Wingdings" w:hint="default"/>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0CA4C50"/>
    <w:multiLevelType w:val="hybridMultilevel"/>
    <w:tmpl w:val="A62C93EC"/>
    <w:lvl w:ilvl="0" w:tplc="04090003">
      <w:start w:val="1"/>
      <w:numFmt w:val="bullet"/>
      <w:lvlText w:val="o"/>
      <w:lvlJc w:val="left"/>
      <w:pPr>
        <w:ind w:left="1440" w:hanging="360"/>
      </w:pPr>
      <w:rPr>
        <w:rFonts w:ascii="Courier New" w:hAnsi="Courier New" w:cs="Courier New"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4" w15:restartNumberingAfterBreak="0">
    <w:nsid w:val="7C406EEE"/>
    <w:multiLevelType w:val="hybridMultilevel"/>
    <w:tmpl w:val="CF3A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F36790"/>
    <w:multiLevelType w:val="hybridMultilevel"/>
    <w:tmpl w:val="76A89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39"/>
  </w:num>
  <w:num w:numId="3">
    <w:abstractNumId w:val="47"/>
  </w:num>
  <w:num w:numId="4">
    <w:abstractNumId w:val="36"/>
  </w:num>
  <w:num w:numId="5">
    <w:abstractNumId w:val="1"/>
  </w:num>
  <w:num w:numId="6">
    <w:abstractNumId w:val="0"/>
  </w:num>
  <w:num w:numId="7">
    <w:abstractNumId w:val="24"/>
  </w:num>
  <w:num w:numId="8">
    <w:abstractNumId w:val="51"/>
  </w:num>
  <w:num w:numId="9">
    <w:abstractNumId w:val="10"/>
  </w:num>
  <w:num w:numId="10">
    <w:abstractNumId w:val="9"/>
  </w:num>
  <w:num w:numId="11">
    <w:abstractNumId w:val="42"/>
  </w:num>
  <w:num w:numId="12">
    <w:abstractNumId w:val="29"/>
  </w:num>
  <w:num w:numId="13">
    <w:abstractNumId w:val="23"/>
  </w:num>
  <w:num w:numId="14">
    <w:abstractNumId w:val="34"/>
  </w:num>
  <w:num w:numId="15">
    <w:abstractNumId w:val="45"/>
  </w:num>
  <w:num w:numId="16">
    <w:abstractNumId w:val="35"/>
  </w:num>
  <w:num w:numId="17">
    <w:abstractNumId w:val="5"/>
  </w:num>
  <w:num w:numId="18">
    <w:abstractNumId w:val="54"/>
  </w:num>
  <w:num w:numId="19">
    <w:abstractNumId w:val="25"/>
  </w:num>
  <w:num w:numId="20">
    <w:abstractNumId w:val="11"/>
  </w:num>
  <w:num w:numId="21">
    <w:abstractNumId w:val="55"/>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28"/>
  </w:num>
  <w:num w:numId="26">
    <w:abstractNumId w:val="37"/>
  </w:num>
  <w:num w:numId="27">
    <w:abstractNumId w:val="27"/>
  </w:num>
  <w:num w:numId="28">
    <w:abstractNumId w:val="13"/>
  </w:num>
  <w:num w:numId="29">
    <w:abstractNumId w:val="44"/>
  </w:num>
  <w:num w:numId="30">
    <w:abstractNumId w:val="38"/>
  </w:num>
  <w:num w:numId="31">
    <w:abstractNumId w:val="3"/>
  </w:num>
  <w:num w:numId="32">
    <w:abstractNumId w:val="15"/>
  </w:num>
  <w:num w:numId="33">
    <w:abstractNumId w:val="6"/>
  </w:num>
  <w:num w:numId="34">
    <w:abstractNumId w:val="18"/>
  </w:num>
  <w:num w:numId="35">
    <w:abstractNumId w:val="20"/>
  </w:num>
  <w:num w:numId="36">
    <w:abstractNumId w:val="41"/>
  </w:num>
  <w:num w:numId="37">
    <w:abstractNumId w:val="7"/>
  </w:num>
  <w:num w:numId="38">
    <w:abstractNumId w:val="19"/>
  </w:num>
  <w:num w:numId="39">
    <w:abstractNumId w:val="12"/>
  </w:num>
  <w:num w:numId="40">
    <w:abstractNumId w:val="43"/>
  </w:num>
  <w:num w:numId="41">
    <w:abstractNumId w:val="16"/>
  </w:num>
  <w:num w:numId="42">
    <w:abstractNumId w:val="8"/>
  </w:num>
  <w:num w:numId="43">
    <w:abstractNumId w:val="26"/>
  </w:num>
  <w:num w:numId="44">
    <w:abstractNumId w:val="32"/>
  </w:num>
  <w:num w:numId="4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0"/>
  </w:num>
  <w:num w:numId="47">
    <w:abstractNumId w:val="17"/>
  </w:num>
  <w:num w:numId="48">
    <w:abstractNumId w:val="46"/>
  </w:num>
  <w:num w:numId="49">
    <w:abstractNumId w:val="53"/>
  </w:num>
  <w:num w:numId="50">
    <w:abstractNumId w:val="33"/>
  </w:num>
  <w:num w:numId="51">
    <w:abstractNumId w:val="2"/>
  </w:num>
  <w:num w:numId="52">
    <w:abstractNumId w:val="22"/>
  </w:num>
  <w:num w:numId="53">
    <w:abstractNumId w:val="30"/>
  </w:num>
  <w:num w:numId="54">
    <w:abstractNumId w:val="49"/>
  </w:num>
  <w:num w:numId="55">
    <w:abstractNumId w:val="52"/>
  </w:num>
  <w:num w:numId="56">
    <w:abstractNumId w:val="31"/>
  </w:num>
  <w:num w:numId="57">
    <w:abstractNumId w:val="40"/>
  </w:num>
  <w:num w:numId="58">
    <w:abstractNumId w:val="14"/>
  </w:num>
  <w:numIdMacAtCleanup w:val="4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jkim1">
    <w15:presenceInfo w15:providerId="None" w15:userId="yjkim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proofState w:grammar="clean"/>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Formatting/>
  <w:defaultTabStop w:val="720"/>
  <w:displayHorizontalDrawingGridEvery w:val="0"/>
  <w:displayVerticalDrawingGridEvery w:val="0"/>
  <w:doNotUseMarginsForDrawingGridOrigin/>
  <w:noPunctuationKerning/>
  <w:characterSpacingControl w:val="doNotCompress"/>
  <w:hdrShapeDefaults>
    <o:shapedefaults v:ext="edit" spidmax="2051">
      <o:colormru v:ext="edit" colors="#f3978d,#f30"/>
    </o:shapedefaults>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207"/>
    <w:rsid w:val="00000DA8"/>
    <w:rsid w:val="0000186E"/>
    <w:rsid w:val="0000261E"/>
    <w:rsid w:val="000039B2"/>
    <w:rsid w:val="00004058"/>
    <w:rsid w:val="00004249"/>
    <w:rsid w:val="00004899"/>
    <w:rsid w:val="000048B5"/>
    <w:rsid w:val="000049D3"/>
    <w:rsid w:val="000057CC"/>
    <w:rsid w:val="00005FAA"/>
    <w:rsid w:val="0000615B"/>
    <w:rsid w:val="000062C9"/>
    <w:rsid w:val="000077EA"/>
    <w:rsid w:val="00007B98"/>
    <w:rsid w:val="00010C43"/>
    <w:rsid w:val="00011597"/>
    <w:rsid w:val="000116C6"/>
    <w:rsid w:val="0001339E"/>
    <w:rsid w:val="000138EA"/>
    <w:rsid w:val="00013CCD"/>
    <w:rsid w:val="000166F1"/>
    <w:rsid w:val="000172CD"/>
    <w:rsid w:val="000178C1"/>
    <w:rsid w:val="000208AD"/>
    <w:rsid w:val="000219A0"/>
    <w:rsid w:val="00021ABD"/>
    <w:rsid w:val="00024D79"/>
    <w:rsid w:val="00024DB4"/>
    <w:rsid w:val="00025847"/>
    <w:rsid w:val="00025EF3"/>
    <w:rsid w:val="00026477"/>
    <w:rsid w:val="0002652D"/>
    <w:rsid w:val="000269C8"/>
    <w:rsid w:val="00026A47"/>
    <w:rsid w:val="00026E95"/>
    <w:rsid w:val="000278DC"/>
    <w:rsid w:val="000279D7"/>
    <w:rsid w:val="000327D3"/>
    <w:rsid w:val="00034100"/>
    <w:rsid w:val="0003627D"/>
    <w:rsid w:val="0003799D"/>
    <w:rsid w:val="00040CE8"/>
    <w:rsid w:val="00041612"/>
    <w:rsid w:val="000417A6"/>
    <w:rsid w:val="00041FAE"/>
    <w:rsid w:val="00042694"/>
    <w:rsid w:val="0004305F"/>
    <w:rsid w:val="0004315E"/>
    <w:rsid w:val="000442CC"/>
    <w:rsid w:val="000460D4"/>
    <w:rsid w:val="000461CC"/>
    <w:rsid w:val="000462B7"/>
    <w:rsid w:val="000467D8"/>
    <w:rsid w:val="000473AA"/>
    <w:rsid w:val="000475C2"/>
    <w:rsid w:val="000478A2"/>
    <w:rsid w:val="00047CE6"/>
    <w:rsid w:val="00047DDA"/>
    <w:rsid w:val="000508CF"/>
    <w:rsid w:val="00051F10"/>
    <w:rsid w:val="00052D26"/>
    <w:rsid w:val="00053158"/>
    <w:rsid w:val="00053EC9"/>
    <w:rsid w:val="000549FF"/>
    <w:rsid w:val="00054A02"/>
    <w:rsid w:val="00055CCB"/>
    <w:rsid w:val="00055FFC"/>
    <w:rsid w:val="000573B9"/>
    <w:rsid w:val="00060B0C"/>
    <w:rsid w:val="000618C8"/>
    <w:rsid w:val="000621D3"/>
    <w:rsid w:val="00062FD7"/>
    <w:rsid w:val="00063B59"/>
    <w:rsid w:val="00063DE4"/>
    <w:rsid w:val="0006464E"/>
    <w:rsid w:val="000648D4"/>
    <w:rsid w:val="00064D2D"/>
    <w:rsid w:val="00064DAF"/>
    <w:rsid w:val="00064E78"/>
    <w:rsid w:val="000653F6"/>
    <w:rsid w:val="0006627C"/>
    <w:rsid w:val="0006637B"/>
    <w:rsid w:val="00067C48"/>
    <w:rsid w:val="00067E92"/>
    <w:rsid w:val="000705BB"/>
    <w:rsid w:val="000724E4"/>
    <w:rsid w:val="00072A73"/>
    <w:rsid w:val="0007376D"/>
    <w:rsid w:val="00074403"/>
    <w:rsid w:val="00076EBF"/>
    <w:rsid w:val="0007715A"/>
    <w:rsid w:val="00081FAF"/>
    <w:rsid w:val="000827B6"/>
    <w:rsid w:val="00085570"/>
    <w:rsid w:val="000864DD"/>
    <w:rsid w:val="00086CC9"/>
    <w:rsid w:val="00087251"/>
    <w:rsid w:val="000872AA"/>
    <w:rsid w:val="00087520"/>
    <w:rsid w:val="00087A08"/>
    <w:rsid w:val="00091B5B"/>
    <w:rsid w:val="00092293"/>
    <w:rsid w:val="000926CE"/>
    <w:rsid w:val="0009306E"/>
    <w:rsid w:val="00094087"/>
    <w:rsid w:val="00094B73"/>
    <w:rsid w:val="00094BF8"/>
    <w:rsid w:val="000961D4"/>
    <w:rsid w:val="00097884"/>
    <w:rsid w:val="000A0AFF"/>
    <w:rsid w:val="000A0D66"/>
    <w:rsid w:val="000A17E8"/>
    <w:rsid w:val="000A244B"/>
    <w:rsid w:val="000A30AD"/>
    <w:rsid w:val="000A3140"/>
    <w:rsid w:val="000A34BD"/>
    <w:rsid w:val="000A490F"/>
    <w:rsid w:val="000A6981"/>
    <w:rsid w:val="000A6C60"/>
    <w:rsid w:val="000A7795"/>
    <w:rsid w:val="000A7AA5"/>
    <w:rsid w:val="000A7C7E"/>
    <w:rsid w:val="000B0017"/>
    <w:rsid w:val="000B066F"/>
    <w:rsid w:val="000B11D7"/>
    <w:rsid w:val="000B188C"/>
    <w:rsid w:val="000B2CCA"/>
    <w:rsid w:val="000B398A"/>
    <w:rsid w:val="000B40AE"/>
    <w:rsid w:val="000B4168"/>
    <w:rsid w:val="000B4721"/>
    <w:rsid w:val="000B4F09"/>
    <w:rsid w:val="000B4F2A"/>
    <w:rsid w:val="000B6442"/>
    <w:rsid w:val="000B6775"/>
    <w:rsid w:val="000B687B"/>
    <w:rsid w:val="000B730B"/>
    <w:rsid w:val="000B7DE2"/>
    <w:rsid w:val="000C0740"/>
    <w:rsid w:val="000C08AC"/>
    <w:rsid w:val="000C094C"/>
    <w:rsid w:val="000C0E38"/>
    <w:rsid w:val="000C10B2"/>
    <w:rsid w:val="000C1311"/>
    <w:rsid w:val="000C2DCD"/>
    <w:rsid w:val="000C3653"/>
    <w:rsid w:val="000C5897"/>
    <w:rsid w:val="000C5B21"/>
    <w:rsid w:val="000C697C"/>
    <w:rsid w:val="000C6B0F"/>
    <w:rsid w:val="000C74A7"/>
    <w:rsid w:val="000C7894"/>
    <w:rsid w:val="000C79AB"/>
    <w:rsid w:val="000C7FC5"/>
    <w:rsid w:val="000D0815"/>
    <w:rsid w:val="000D0902"/>
    <w:rsid w:val="000D0B53"/>
    <w:rsid w:val="000D17D4"/>
    <w:rsid w:val="000D2CC7"/>
    <w:rsid w:val="000D31AE"/>
    <w:rsid w:val="000D32EB"/>
    <w:rsid w:val="000D377C"/>
    <w:rsid w:val="000D41B0"/>
    <w:rsid w:val="000D4210"/>
    <w:rsid w:val="000D526A"/>
    <w:rsid w:val="000D52FC"/>
    <w:rsid w:val="000D5756"/>
    <w:rsid w:val="000D60B0"/>
    <w:rsid w:val="000D6C8A"/>
    <w:rsid w:val="000D6CF0"/>
    <w:rsid w:val="000D6EF5"/>
    <w:rsid w:val="000D76B3"/>
    <w:rsid w:val="000D77D6"/>
    <w:rsid w:val="000E2152"/>
    <w:rsid w:val="000E2646"/>
    <w:rsid w:val="000E2A49"/>
    <w:rsid w:val="000E2FE2"/>
    <w:rsid w:val="000E3A2D"/>
    <w:rsid w:val="000E3EFC"/>
    <w:rsid w:val="000E4D0A"/>
    <w:rsid w:val="000E5286"/>
    <w:rsid w:val="000E56CF"/>
    <w:rsid w:val="000E5700"/>
    <w:rsid w:val="000E685E"/>
    <w:rsid w:val="000E6FCB"/>
    <w:rsid w:val="000E7D71"/>
    <w:rsid w:val="000E7D9B"/>
    <w:rsid w:val="000F0B64"/>
    <w:rsid w:val="000F0F8A"/>
    <w:rsid w:val="000F1008"/>
    <w:rsid w:val="000F1390"/>
    <w:rsid w:val="000F177B"/>
    <w:rsid w:val="000F17A2"/>
    <w:rsid w:val="000F2B37"/>
    <w:rsid w:val="000F3ED2"/>
    <w:rsid w:val="000F5316"/>
    <w:rsid w:val="000F53CF"/>
    <w:rsid w:val="000F60C1"/>
    <w:rsid w:val="000F7184"/>
    <w:rsid w:val="000F7C50"/>
    <w:rsid w:val="001014C0"/>
    <w:rsid w:val="001015F9"/>
    <w:rsid w:val="00101AE0"/>
    <w:rsid w:val="00101CB1"/>
    <w:rsid w:val="00102274"/>
    <w:rsid w:val="00102CBF"/>
    <w:rsid w:val="001030A0"/>
    <w:rsid w:val="00103DE3"/>
    <w:rsid w:val="00104421"/>
    <w:rsid w:val="00104479"/>
    <w:rsid w:val="00105161"/>
    <w:rsid w:val="00105F6B"/>
    <w:rsid w:val="0010781A"/>
    <w:rsid w:val="00107A03"/>
    <w:rsid w:val="00110425"/>
    <w:rsid w:val="00110D7E"/>
    <w:rsid w:val="00111834"/>
    <w:rsid w:val="00111B19"/>
    <w:rsid w:val="00111F0B"/>
    <w:rsid w:val="001126B0"/>
    <w:rsid w:val="001135F6"/>
    <w:rsid w:val="001137EC"/>
    <w:rsid w:val="001143D8"/>
    <w:rsid w:val="00114FFD"/>
    <w:rsid w:val="00115943"/>
    <w:rsid w:val="00115E6A"/>
    <w:rsid w:val="00117277"/>
    <w:rsid w:val="0012218B"/>
    <w:rsid w:val="0012231F"/>
    <w:rsid w:val="00122848"/>
    <w:rsid w:val="0012313B"/>
    <w:rsid w:val="00124C90"/>
    <w:rsid w:val="0012581E"/>
    <w:rsid w:val="00126859"/>
    <w:rsid w:val="00126F94"/>
    <w:rsid w:val="00127EF2"/>
    <w:rsid w:val="00130340"/>
    <w:rsid w:val="00130958"/>
    <w:rsid w:val="00131930"/>
    <w:rsid w:val="00132AAA"/>
    <w:rsid w:val="00133340"/>
    <w:rsid w:val="00134042"/>
    <w:rsid w:val="00134A6F"/>
    <w:rsid w:val="00135195"/>
    <w:rsid w:val="0013620E"/>
    <w:rsid w:val="0013676D"/>
    <w:rsid w:val="00136E85"/>
    <w:rsid w:val="0013744A"/>
    <w:rsid w:val="00137CC3"/>
    <w:rsid w:val="00141664"/>
    <w:rsid w:val="00141A57"/>
    <w:rsid w:val="00142D84"/>
    <w:rsid w:val="001437E3"/>
    <w:rsid w:val="001442B1"/>
    <w:rsid w:val="0014481F"/>
    <w:rsid w:val="00144AEB"/>
    <w:rsid w:val="0014502F"/>
    <w:rsid w:val="00145BB4"/>
    <w:rsid w:val="00146890"/>
    <w:rsid w:val="00146DB5"/>
    <w:rsid w:val="00147771"/>
    <w:rsid w:val="00147E37"/>
    <w:rsid w:val="00150F0F"/>
    <w:rsid w:val="00151B9B"/>
    <w:rsid w:val="00151D76"/>
    <w:rsid w:val="00152619"/>
    <w:rsid w:val="0015264F"/>
    <w:rsid w:val="00153814"/>
    <w:rsid w:val="00154407"/>
    <w:rsid w:val="00154536"/>
    <w:rsid w:val="0015528B"/>
    <w:rsid w:val="00155DE8"/>
    <w:rsid w:val="001561D5"/>
    <w:rsid w:val="00157803"/>
    <w:rsid w:val="0016094B"/>
    <w:rsid w:val="0016190E"/>
    <w:rsid w:val="00161F90"/>
    <w:rsid w:val="00162B46"/>
    <w:rsid w:val="00163A26"/>
    <w:rsid w:val="00163F6A"/>
    <w:rsid w:val="00164D26"/>
    <w:rsid w:val="001650B8"/>
    <w:rsid w:val="001666DE"/>
    <w:rsid w:val="00167004"/>
    <w:rsid w:val="00170DB2"/>
    <w:rsid w:val="00170DCB"/>
    <w:rsid w:val="001714EE"/>
    <w:rsid w:val="00171B52"/>
    <w:rsid w:val="00171DCE"/>
    <w:rsid w:val="00171FAA"/>
    <w:rsid w:val="0017225A"/>
    <w:rsid w:val="00173A7F"/>
    <w:rsid w:val="001744C4"/>
    <w:rsid w:val="00174D9A"/>
    <w:rsid w:val="001750B7"/>
    <w:rsid w:val="001759DD"/>
    <w:rsid w:val="00176811"/>
    <w:rsid w:val="001779BB"/>
    <w:rsid w:val="001819DA"/>
    <w:rsid w:val="00182183"/>
    <w:rsid w:val="0018388F"/>
    <w:rsid w:val="00183A45"/>
    <w:rsid w:val="001846C4"/>
    <w:rsid w:val="00185AB5"/>
    <w:rsid w:val="00186D21"/>
    <w:rsid w:val="00187B96"/>
    <w:rsid w:val="00190708"/>
    <w:rsid w:val="001911AE"/>
    <w:rsid w:val="00191910"/>
    <w:rsid w:val="00191C42"/>
    <w:rsid w:val="00192CB8"/>
    <w:rsid w:val="00194D93"/>
    <w:rsid w:val="0019592B"/>
    <w:rsid w:val="0019617D"/>
    <w:rsid w:val="00196A48"/>
    <w:rsid w:val="00196C72"/>
    <w:rsid w:val="00196C94"/>
    <w:rsid w:val="00197482"/>
    <w:rsid w:val="00197B7F"/>
    <w:rsid w:val="001A47A1"/>
    <w:rsid w:val="001A4F9A"/>
    <w:rsid w:val="001A51C3"/>
    <w:rsid w:val="001A56AE"/>
    <w:rsid w:val="001A5819"/>
    <w:rsid w:val="001A5E86"/>
    <w:rsid w:val="001A5E8E"/>
    <w:rsid w:val="001A6CAB"/>
    <w:rsid w:val="001A7CFD"/>
    <w:rsid w:val="001B247E"/>
    <w:rsid w:val="001B3620"/>
    <w:rsid w:val="001B3AEE"/>
    <w:rsid w:val="001B48CA"/>
    <w:rsid w:val="001B5207"/>
    <w:rsid w:val="001B6668"/>
    <w:rsid w:val="001B79B5"/>
    <w:rsid w:val="001C0AA2"/>
    <w:rsid w:val="001C0BAB"/>
    <w:rsid w:val="001C1EAF"/>
    <w:rsid w:val="001C275A"/>
    <w:rsid w:val="001C2EE9"/>
    <w:rsid w:val="001C328C"/>
    <w:rsid w:val="001C4324"/>
    <w:rsid w:val="001C4A97"/>
    <w:rsid w:val="001C4D2E"/>
    <w:rsid w:val="001C5569"/>
    <w:rsid w:val="001C7E73"/>
    <w:rsid w:val="001D1935"/>
    <w:rsid w:val="001D1D7F"/>
    <w:rsid w:val="001D212E"/>
    <w:rsid w:val="001D2718"/>
    <w:rsid w:val="001D2D1A"/>
    <w:rsid w:val="001D317D"/>
    <w:rsid w:val="001D3557"/>
    <w:rsid w:val="001D3D94"/>
    <w:rsid w:val="001D41F3"/>
    <w:rsid w:val="001D425C"/>
    <w:rsid w:val="001D4F82"/>
    <w:rsid w:val="001D5B6B"/>
    <w:rsid w:val="001D6867"/>
    <w:rsid w:val="001D6AF7"/>
    <w:rsid w:val="001D6B18"/>
    <w:rsid w:val="001D6BFD"/>
    <w:rsid w:val="001D74E4"/>
    <w:rsid w:val="001E0633"/>
    <w:rsid w:val="001E179F"/>
    <w:rsid w:val="001E1971"/>
    <w:rsid w:val="001E1A31"/>
    <w:rsid w:val="001E1AC6"/>
    <w:rsid w:val="001E2307"/>
    <w:rsid w:val="001E36A8"/>
    <w:rsid w:val="001E46EF"/>
    <w:rsid w:val="001E48BA"/>
    <w:rsid w:val="001E60ED"/>
    <w:rsid w:val="001E6D28"/>
    <w:rsid w:val="001E7DD3"/>
    <w:rsid w:val="001E7FC7"/>
    <w:rsid w:val="001F033A"/>
    <w:rsid w:val="001F27E4"/>
    <w:rsid w:val="001F2C49"/>
    <w:rsid w:val="001F36F3"/>
    <w:rsid w:val="001F48FF"/>
    <w:rsid w:val="001F5217"/>
    <w:rsid w:val="001F5360"/>
    <w:rsid w:val="001F5A30"/>
    <w:rsid w:val="001F629A"/>
    <w:rsid w:val="001F660C"/>
    <w:rsid w:val="001F7F55"/>
    <w:rsid w:val="002009B0"/>
    <w:rsid w:val="00200E3C"/>
    <w:rsid w:val="00201928"/>
    <w:rsid w:val="00203AF6"/>
    <w:rsid w:val="00203BA3"/>
    <w:rsid w:val="00203D01"/>
    <w:rsid w:val="00203EBC"/>
    <w:rsid w:val="00204FBB"/>
    <w:rsid w:val="00205120"/>
    <w:rsid w:val="002052C0"/>
    <w:rsid w:val="002059EB"/>
    <w:rsid w:val="00205FD9"/>
    <w:rsid w:val="00206CB0"/>
    <w:rsid w:val="00206D75"/>
    <w:rsid w:val="00207589"/>
    <w:rsid w:val="002100E4"/>
    <w:rsid w:val="00210144"/>
    <w:rsid w:val="00210414"/>
    <w:rsid w:val="00210F1A"/>
    <w:rsid w:val="00211D01"/>
    <w:rsid w:val="0021445C"/>
    <w:rsid w:val="00215A6B"/>
    <w:rsid w:val="0021665A"/>
    <w:rsid w:val="002167EB"/>
    <w:rsid w:val="0021692C"/>
    <w:rsid w:val="002170F0"/>
    <w:rsid w:val="002175E9"/>
    <w:rsid w:val="00217624"/>
    <w:rsid w:val="002178B2"/>
    <w:rsid w:val="00217E40"/>
    <w:rsid w:val="002201AB"/>
    <w:rsid w:val="00220E81"/>
    <w:rsid w:val="00221095"/>
    <w:rsid w:val="00221FF8"/>
    <w:rsid w:val="0022250B"/>
    <w:rsid w:val="002232B3"/>
    <w:rsid w:val="00224DC9"/>
    <w:rsid w:val="00227724"/>
    <w:rsid w:val="00230263"/>
    <w:rsid w:val="002329AD"/>
    <w:rsid w:val="00232A77"/>
    <w:rsid w:val="00233259"/>
    <w:rsid w:val="00233368"/>
    <w:rsid w:val="002337CF"/>
    <w:rsid w:val="00233BEB"/>
    <w:rsid w:val="002349C5"/>
    <w:rsid w:val="002350E4"/>
    <w:rsid w:val="00235C60"/>
    <w:rsid w:val="00236672"/>
    <w:rsid w:val="00236C59"/>
    <w:rsid w:val="00237B84"/>
    <w:rsid w:val="0024018D"/>
    <w:rsid w:val="0024030D"/>
    <w:rsid w:val="0024038B"/>
    <w:rsid w:val="00240600"/>
    <w:rsid w:val="00240E0A"/>
    <w:rsid w:val="00241E7A"/>
    <w:rsid w:val="00241F09"/>
    <w:rsid w:val="00243457"/>
    <w:rsid w:val="002435A9"/>
    <w:rsid w:val="0024373A"/>
    <w:rsid w:val="0024434B"/>
    <w:rsid w:val="002447A0"/>
    <w:rsid w:val="00244AB6"/>
    <w:rsid w:val="00244C1D"/>
    <w:rsid w:val="00244F86"/>
    <w:rsid w:val="00245170"/>
    <w:rsid w:val="00245FB3"/>
    <w:rsid w:val="00245FC6"/>
    <w:rsid w:val="00246057"/>
    <w:rsid w:val="002461DE"/>
    <w:rsid w:val="00246A29"/>
    <w:rsid w:val="00246BE2"/>
    <w:rsid w:val="002471B8"/>
    <w:rsid w:val="00247DF3"/>
    <w:rsid w:val="00250005"/>
    <w:rsid w:val="00250631"/>
    <w:rsid w:val="002508B2"/>
    <w:rsid w:val="00250BA3"/>
    <w:rsid w:val="00251F14"/>
    <w:rsid w:val="00252F02"/>
    <w:rsid w:val="002530C1"/>
    <w:rsid w:val="002540C1"/>
    <w:rsid w:val="00255178"/>
    <w:rsid w:val="00255BCA"/>
    <w:rsid w:val="00260848"/>
    <w:rsid w:val="00260FC3"/>
    <w:rsid w:val="00261003"/>
    <w:rsid w:val="00262147"/>
    <w:rsid w:val="002637CD"/>
    <w:rsid w:val="00263CC4"/>
    <w:rsid w:val="00263CC7"/>
    <w:rsid w:val="00263FCB"/>
    <w:rsid w:val="00264377"/>
    <w:rsid w:val="0026479F"/>
    <w:rsid w:val="00264C1E"/>
    <w:rsid w:val="00264CEB"/>
    <w:rsid w:val="0026584C"/>
    <w:rsid w:val="002658DD"/>
    <w:rsid w:val="00265C6D"/>
    <w:rsid w:val="0026665E"/>
    <w:rsid w:val="002672CE"/>
    <w:rsid w:val="002676DE"/>
    <w:rsid w:val="00267B3F"/>
    <w:rsid w:val="00270489"/>
    <w:rsid w:val="002729B8"/>
    <w:rsid w:val="002736CE"/>
    <w:rsid w:val="00273974"/>
    <w:rsid w:val="0027423D"/>
    <w:rsid w:val="0027452F"/>
    <w:rsid w:val="00274800"/>
    <w:rsid w:val="00274F5C"/>
    <w:rsid w:val="00275A58"/>
    <w:rsid w:val="0027649A"/>
    <w:rsid w:val="0027674A"/>
    <w:rsid w:val="0027739F"/>
    <w:rsid w:val="00277C75"/>
    <w:rsid w:val="002800EF"/>
    <w:rsid w:val="002800FA"/>
    <w:rsid w:val="0028033E"/>
    <w:rsid w:val="002806D4"/>
    <w:rsid w:val="002810DF"/>
    <w:rsid w:val="002813B6"/>
    <w:rsid w:val="00281515"/>
    <w:rsid w:val="002819FD"/>
    <w:rsid w:val="0028218E"/>
    <w:rsid w:val="00282533"/>
    <w:rsid w:val="00282BB6"/>
    <w:rsid w:val="00282F18"/>
    <w:rsid w:val="002830F6"/>
    <w:rsid w:val="00283BDC"/>
    <w:rsid w:val="00284518"/>
    <w:rsid w:val="0028565D"/>
    <w:rsid w:val="002856AC"/>
    <w:rsid w:val="002856F4"/>
    <w:rsid w:val="0028780B"/>
    <w:rsid w:val="00290483"/>
    <w:rsid w:val="00291947"/>
    <w:rsid w:val="00291976"/>
    <w:rsid w:val="00291AEE"/>
    <w:rsid w:val="00291CB4"/>
    <w:rsid w:val="00291ECC"/>
    <w:rsid w:val="00292408"/>
    <w:rsid w:val="0029264D"/>
    <w:rsid w:val="002927E2"/>
    <w:rsid w:val="00296583"/>
    <w:rsid w:val="002A14BC"/>
    <w:rsid w:val="002A179A"/>
    <w:rsid w:val="002A62C1"/>
    <w:rsid w:val="002A631E"/>
    <w:rsid w:val="002A7389"/>
    <w:rsid w:val="002A7652"/>
    <w:rsid w:val="002B0086"/>
    <w:rsid w:val="002B039D"/>
    <w:rsid w:val="002B191E"/>
    <w:rsid w:val="002B1B52"/>
    <w:rsid w:val="002B272C"/>
    <w:rsid w:val="002B3A82"/>
    <w:rsid w:val="002B5131"/>
    <w:rsid w:val="002B5ADF"/>
    <w:rsid w:val="002B62AE"/>
    <w:rsid w:val="002B6965"/>
    <w:rsid w:val="002B7C1F"/>
    <w:rsid w:val="002B7E07"/>
    <w:rsid w:val="002C0395"/>
    <w:rsid w:val="002C03FB"/>
    <w:rsid w:val="002C0AEE"/>
    <w:rsid w:val="002C1D32"/>
    <w:rsid w:val="002C1DE2"/>
    <w:rsid w:val="002C2376"/>
    <w:rsid w:val="002C4033"/>
    <w:rsid w:val="002C404D"/>
    <w:rsid w:val="002C4A98"/>
    <w:rsid w:val="002C53DE"/>
    <w:rsid w:val="002C6040"/>
    <w:rsid w:val="002C748C"/>
    <w:rsid w:val="002C7FE7"/>
    <w:rsid w:val="002D09DE"/>
    <w:rsid w:val="002D1EF9"/>
    <w:rsid w:val="002D20DC"/>
    <w:rsid w:val="002D2A6F"/>
    <w:rsid w:val="002D3E38"/>
    <w:rsid w:val="002D505F"/>
    <w:rsid w:val="002D52AA"/>
    <w:rsid w:val="002D544B"/>
    <w:rsid w:val="002D5493"/>
    <w:rsid w:val="002D58B8"/>
    <w:rsid w:val="002D6C36"/>
    <w:rsid w:val="002D750C"/>
    <w:rsid w:val="002D7A8F"/>
    <w:rsid w:val="002E00B1"/>
    <w:rsid w:val="002E1326"/>
    <w:rsid w:val="002E1DFB"/>
    <w:rsid w:val="002E3422"/>
    <w:rsid w:val="002E3A8D"/>
    <w:rsid w:val="002E47C3"/>
    <w:rsid w:val="002E4960"/>
    <w:rsid w:val="002E7C8F"/>
    <w:rsid w:val="002F0D4F"/>
    <w:rsid w:val="002F0DA1"/>
    <w:rsid w:val="002F199F"/>
    <w:rsid w:val="002F19CC"/>
    <w:rsid w:val="002F1F86"/>
    <w:rsid w:val="002F4399"/>
    <w:rsid w:val="002F4987"/>
    <w:rsid w:val="002F4C88"/>
    <w:rsid w:val="002F59C4"/>
    <w:rsid w:val="002F674A"/>
    <w:rsid w:val="002F7A7D"/>
    <w:rsid w:val="002F7E07"/>
    <w:rsid w:val="00300DE7"/>
    <w:rsid w:val="003018D3"/>
    <w:rsid w:val="003022F2"/>
    <w:rsid w:val="003032C0"/>
    <w:rsid w:val="00305972"/>
    <w:rsid w:val="003061B6"/>
    <w:rsid w:val="003065BA"/>
    <w:rsid w:val="00307646"/>
    <w:rsid w:val="0031030F"/>
    <w:rsid w:val="0031047B"/>
    <w:rsid w:val="00310C2B"/>
    <w:rsid w:val="00311065"/>
    <w:rsid w:val="0031172E"/>
    <w:rsid w:val="00311E9B"/>
    <w:rsid w:val="00313048"/>
    <w:rsid w:val="0031387E"/>
    <w:rsid w:val="00313E81"/>
    <w:rsid w:val="003150DA"/>
    <w:rsid w:val="00315EC5"/>
    <w:rsid w:val="003169F6"/>
    <w:rsid w:val="00316BB0"/>
    <w:rsid w:val="00317A17"/>
    <w:rsid w:val="00321228"/>
    <w:rsid w:val="00321709"/>
    <w:rsid w:val="00321EE9"/>
    <w:rsid w:val="003220B5"/>
    <w:rsid w:val="00324B05"/>
    <w:rsid w:val="00324DC8"/>
    <w:rsid w:val="0032547D"/>
    <w:rsid w:val="003258EE"/>
    <w:rsid w:val="00325DF1"/>
    <w:rsid w:val="00326F03"/>
    <w:rsid w:val="00326FC2"/>
    <w:rsid w:val="00327B9D"/>
    <w:rsid w:val="00330BA7"/>
    <w:rsid w:val="00330D62"/>
    <w:rsid w:val="00331E33"/>
    <w:rsid w:val="00332A10"/>
    <w:rsid w:val="00335486"/>
    <w:rsid w:val="0033705B"/>
    <w:rsid w:val="003370D3"/>
    <w:rsid w:val="00337771"/>
    <w:rsid w:val="00337997"/>
    <w:rsid w:val="003401FB"/>
    <w:rsid w:val="00340C0C"/>
    <w:rsid w:val="0034102A"/>
    <w:rsid w:val="003421E8"/>
    <w:rsid w:val="00342A90"/>
    <w:rsid w:val="00342B91"/>
    <w:rsid w:val="00342FB4"/>
    <w:rsid w:val="00343927"/>
    <w:rsid w:val="003439C3"/>
    <w:rsid w:val="00343A50"/>
    <w:rsid w:val="00343AB4"/>
    <w:rsid w:val="00343CC6"/>
    <w:rsid w:val="00343E77"/>
    <w:rsid w:val="0034663D"/>
    <w:rsid w:val="003467EB"/>
    <w:rsid w:val="00346CB1"/>
    <w:rsid w:val="00346D83"/>
    <w:rsid w:val="00347123"/>
    <w:rsid w:val="00347DF4"/>
    <w:rsid w:val="0035065E"/>
    <w:rsid w:val="0035065F"/>
    <w:rsid w:val="00351C8B"/>
    <w:rsid w:val="00351F53"/>
    <w:rsid w:val="00352A8C"/>
    <w:rsid w:val="00352BC2"/>
    <w:rsid w:val="00353BD9"/>
    <w:rsid w:val="0035403A"/>
    <w:rsid w:val="003542E3"/>
    <w:rsid w:val="00355E6F"/>
    <w:rsid w:val="00356069"/>
    <w:rsid w:val="0035621A"/>
    <w:rsid w:val="0035661F"/>
    <w:rsid w:val="0036020A"/>
    <w:rsid w:val="00361CEF"/>
    <w:rsid w:val="003628E9"/>
    <w:rsid w:val="00362D58"/>
    <w:rsid w:val="00363A83"/>
    <w:rsid w:val="003642D2"/>
    <w:rsid w:val="00364A8D"/>
    <w:rsid w:val="00364B19"/>
    <w:rsid w:val="00365F7E"/>
    <w:rsid w:val="00366139"/>
    <w:rsid w:val="003661C9"/>
    <w:rsid w:val="00366BD1"/>
    <w:rsid w:val="00366C1A"/>
    <w:rsid w:val="00366CF3"/>
    <w:rsid w:val="003671E5"/>
    <w:rsid w:val="003712FE"/>
    <w:rsid w:val="003716E6"/>
    <w:rsid w:val="00371E0F"/>
    <w:rsid w:val="00371EF1"/>
    <w:rsid w:val="0037260E"/>
    <w:rsid w:val="00373FCF"/>
    <w:rsid w:val="003752E3"/>
    <w:rsid w:val="003762B5"/>
    <w:rsid w:val="00376EC6"/>
    <w:rsid w:val="003771C3"/>
    <w:rsid w:val="00377E2C"/>
    <w:rsid w:val="003805B4"/>
    <w:rsid w:val="003832B0"/>
    <w:rsid w:val="003839F0"/>
    <w:rsid w:val="00386054"/>
    <w:rsid w:val="003860D5"/>
    <w:rsid w:val="003865D1"/>
    <w:rsid w:val="0038668B"/>
    <w:rsid w:val="00387277"/>
    <w:rsid w:val="003879B0"/>
    <w:rsid w:val="0039000E"/>
    <w:rsid w:val="003901D6"/>
    <w:rsid w:val="003915E1"/>
    <w:rsid w:val="00391F41"/>
    <w:rsid w:val="00395594"/>
    <w:rsid w:val="00395A83"/>
    <w:rsid w:val="00395E2E"/>
    <w:rsid w:val="00395F51"/>
    <w:rsid w:val="00396F74"/>
    <w:rsid w:val="003973BD"/>
    <w:rsid w:val="003A0C72"/>
    <w:rsid w:val="003A1171"/>
    <w:rsid w:val="003A1DA4"/>
    <w:rsid w:val="003A26B7"/>
    <w:rsid w:val="003A3DDF"/>
    <w:rsid w:val="003A5AE2"/>
    <w:rsid w:val="003A66EC"/>
    <w:rsid w:val="003A7830"/>
    <w:rsid w:val="003B0AC6"/>
    <w:rsid w:val="003B1A4A"/>
    <w:rsid w:val="003B2653"/>
    <w:rsid w:val="003B303A"/>
    <w:rsid w:val="003B33C1"/>
    <w:rsid w:val="003B3A99"/>
    <w:rsid w:val="003B3A9D"/>
    <w:rsid w:val="003B50DD"/>
    <w:rsid w:val="003B5F36"/>
    <w:rsid w:val="003B636C"/>
    <w:rsid w:val="003B66F1"/>
    <w:rsid w:val="003B6814"/>
    <w:rsid w:val="003B6E47"/>
    <w:rsid w:val="003C0D00"/>
    <w:rsid w:val="003C1B5A"/>
    <w:rsid w:val="003C3565"/>
    <w:rsid w:val="003C4000"/>
    <w:rsid w:val="003C4428"/>
    <w:rsid w:val="003C4F14"/>
    <w:rsid w:val="003C551B"/>
    <w:rsid w:val="003C5F40"/>
    <w:rsid w:val="003C5F6D"/>
    <w:rsid w:val="003C68C5"/>
    <w:rsid w:val="003C7005"/>
    <w:rsid w:val="003C71B7"/>
    <w:rsid w:val="003C7BC3"/>
    <w:rsid w:val="003D0928"/>
    <w:rsid w:val="003D0CF0"/>
    <w:rsid w:val="003D1DFA"/>
    <w:rsid w:val="003D2332"/>
    <w:rsid w:val="003D2BF9"/>
    <w:rsid w:val="003D2C50"/>
    <w:rsid w:val="003D3B4E"/>
    <w:rsid w:val="003D419E"/>
    <w:rsid w:val="003D60E4"/>
    <w:rsid w:val="003D61F2"/>
    <w:rsid w:val="003D63E9"/>
    <w:rsid w:val="003D6DCA"/>
    <w:rsid w:val="003E0EA6"/>
    <w:rsid w:val="003E141B"/>
    <w:rsid w:val="003E1917"/>
    <w:rsid w:val="003E2349"/>
    <w:rsid w:val="003E252A"/>
    <w:rsid w:val="003E2EE0"/>
    <w:rsid w:val="003E36D5"/>
    <w:rsid w:val="003E385B"/>
    <w:rsid w:val="003E5481"/>
    <w:rsid w:val="003E59C7"/>
    <w:rsid w:val="003E5D5B"/>
    <w:rsid w:val="003E65EC"/>
    <w:rsid w:val="003E6634"/>
    <w:rsid w:val="003E685B"/>
    <w:rsid w:val="003E70C0"/>
    <w:rsid w:val="003F092B"/>
    <w:rsid w:val="003F1104"/>
    <w:rsid w:val="003F12B1"/>
    <w:rsid w:val="003F1875"/>
    <w:rsid w:val="003F3180"/>
    <w:rsid w:val="003F4599"/>
    <w:rsid w:val="003F491C"/>
    <w:rsid w:val="003F5520"/>
    <w:rsid w:val="003F701B"/>
    <w:rsid w:val="003F7391"/>
    <w:rsid w:val="003F79A9"/>
    <w:rsid w:val="00400384"/>
    <w:rsid w:val="00400BF3"/>
    <w:rsid w:val="00401B3C"/>
    <w:rsid w:val="00403D30"/>
    <w:rsid w:val="004040E4"/>
    <w:rsid w:val="004052DE"/>
    <w:rsid w:val="00405EAD"/>
    <w:rsid w:val="0040634A"/>
    <w:rsid w:val="004066A3"/>
    <w:rsid w:val="0040724D"/>
    <w:rsid w:val="0041016F"/>
    <w:rsid w:val="00410570"/>
    <w:rsid w:val="00410AB2"/>
    <w:rsid w:val="0041112A"/>
    <w:rsid w:val="004116F8"/>
    <w:rsid w:val="00411979"/>
    <w:rsid w:val="00411B32"/>
    <w:rsid w:val="00412454"/>
    <w:rsid w:val="0041249D"/>
    <w:rsid w:val="0041302E"/>
    <w:rsid w:val="00413F2B"/>
    <w:rsid w:val="004143D6"/>
    <w:rsid w:val="0041504F"/>
    <w:rsid w:val="00415224"/>
    <w:rsid w:val="00416A60"/>
    <w:rsid w:val="00416D18"/>
    <w:rsid w:val="00416F96"/>
    <w:rsid w:val="004170EE"/>
    <w:rsid w:val="004207E8"/>
    <w:rsid w:val="00420AF8"/>
    <w:rsid w:val="00420DB8"/>
    <w:rsid w:val="0042172F"/>
    <w:rsid w:val="00421813"/>
    <w:rsid w:val="00421C52"/>
    <w:rsid w:val="0042216C"/>
    <w:rsid w:val="004222DA"/>
    <w:rsid w:val="00423A24"/>
    <w:rsid w:val="0042418C"/>
    <w:rsid w:val="00424639"/>
    <w:rsid w:val="004248A2"/>
    <w:rsid w:val="00424BD3"/>
    <w:rsid w:val="00425121"/>
    <w:rsid w:val="00425D95"/>
    <w:rsid w:val="00427BDD"/>
    <w:rsid w:val="004308C1"/>
    <w:rsid w:val="00430D7C"/>
    <w:rsid w:val="00431437"/>
    <w:rsid w:val="0043190E"/>
    <w:rsid w:val="00431B12"/>
    <w:rsid w:val="00433AC6"/>
    <w:rsid w:val="00433CA5"/>
    <w:rsid w:val="004352FE"/>
    <w:rsid w:val="00435B64"/>
    <w:rsid w:val="00436214"/>
    <w:rsid w:val="00436288"/>
    <w:rsid w:val="004362A1"/>
    <w:rsid w:val="00436973"/>
    <w:rsid w:val="004403AB"/>
    <w:rsid w:val="00440AEC"/>
    <w:rsid w:val="0044213E"/>
    <w:rsid w:val="00442459"/>
    <w:rsid w:val="0044385D"/>
    <w:rsid w:val="0044441A"/>
    <w:rsid w:val="0044498C"/>
    <w:rsid w:val="004449C3"/>
    <w:rsid w:val="00444BB7"/>
    <w:rsid w:val="00447D0B"/>
    <w:rsid w:val="00450AD2"/>
    <w:rsid w:val="00450FB4"/>
    <w:rsid w:val="00452B82"/>
    <w:rsid w:val="00452CC0"/>
    <w:rsid w:val="00455765"/>
    <w:rsid w:val="004560B7"/>
    <w:rsid w:val="004573A1"/>
    <w:rsid w:val="00457B4E"/>
    <w:rsid w:val="004600BA"/>
    <w:rsid w:val="004601D6"/>
    <w:rsid w:val="0046050D"/>
    <w:rsid w:val="00460AC6"/>
    <w:rsid w:val="00461361"/>
    <w:rsid w:val="00461C16"/>
    <w:rsid w:val="00462EF2"/>
    <w:rsid w:val="004652AA"/>
    <w:rsid w:val="00465893"/>
    <w:rsid w:val="00465BAA"/>
    <w:rsid w:val="00465E72"/>
    <w:rsid w:val="0046630B"/>
    <w:rsid w:val="00466364"/>
    <w:rsid w:val="00467BFF"/>
    <w:rsid w:val="004700C2"/>
    <w:rsid w:val="00470437"/>
    <w:rsid w:val="004718A6"/>
    <w:rsid w:val="00471977"/>
    <w:rsid w:val="00471D34"/>
    <w:rsid w:val="00471E21"/>
    <w:rsid w:val="00472FC5"/>
    <w:rsid w:val="00473093"/>
    <w:rsid w:val="00473137"/>
    <w:rsid w:val="00474C9B"/>
    <w:rsid w:val="00474D16"/>
    <w:rsid w:val="00475B58"/>
    <w:rsid w:val="00477D15"/>
    <w:rsid w:val="004806E7"/>
    <w:rsid w:val="00480D5F"/>
    <w:rsid w:val="00482BF5"/>
    <w:rsid w:val="0048308B"/>
    <w:rsid w:val="00483755"/>
    <w:rsid w:val="0048380F"/>
    <w:rsid w:val="00483BA1"/>
    <w:rsid w:val="004858F5"/>
    <w:rsid w:val="004866ED"/>
    <w:rsid w:val="00486804"/>
    <w:rsid w:val="00487304"/>
    <w:rsid w:val="0048748C"/>
    <w:rsid w:val="0048764F"/>
    <w:rsid w:val="00487679"/>
    <w:rsid w:val="00487780"/>
    <w:rsid w:val="00487D50"/>
    <w:rsid w:val="004902E3"/>
    <w:rsid w:val="004909C0"/>
    <w:rsid w:val="00491706"/>
    <w:rsid w:val="004925D3"/>
    <w:rsid w:val="00492ADA"/>
    <w:rsid w:val="0049381B"/>
    <w:rsid w:val="00493E5B"/>
    <w:rsid w:val="0049402F"/>
    <w:rsid w:val="0049559D"/>
    <w:rsid w:val="00495F09"/>
    <w:rsid w:val="004963D9"/>
    <w:rsid w:val="004A0484"/>
    <w:rsid w:val="004A0532"/>
    <w:rsid w:val="004A0D11"/>
    <w:rsid w:val="004A36CE"/>
    <w:rsid w:val="004A4A40"/>
    <w:rsid w:val="004A5813"/>
    <w:rsid w:val="004A6DB8"/>
    <w:rsid w:val="004A7013"/>
    <w:rsid w:val="004A73C9"/>
    <w:rsid w:val="004A797A"/>
    <w:rsid w:val="004B080A"/>
    <w:rsid w:val="004B0934"/>
    <w:rsid w:val="004B1134"/>
    <w:rsid w:val="004B278B"/>
    <w:rsid w:val="004B2ECD"/>
    <w:rsid w:val="004B2EE3"/>
    <w:rsid w:val="004B4C45"/>
    <w:rsid w:val="004B5E8E"/>
    <w:rsid w:val="004B6076"/>
    <w:rsid w:val="004B6171"/>
    <w:rsid w:val="004B634D"/>
    <w:rsid w:val="004C0678"/>
    <w:rsid w:val="004C0E65"/>
    <w:rsid w:val="004C283A"/>
    <w:rsid w:val="004C331B"/>
    <w:rsid w:val="004C3831"/>
    <w:rsid w:val="004C4D00"/>
    <w:rsid w:val="004C4ECE"/>
    <w:rsid w:val="004C50A2"/>
    <w:rsid w:val="004C526F"/>
    <w:rsid w:val="004C5801"/>
    <w:rsid w:val="004C623D"/>
    <w:rsid w:val="004C64B6"/>
    <w:rsid w:val="004C6536"/>
    <w:rsid w:val="004C6625"/>
    <w:rsid w:val="004C6C3D"/>
    <w:rsid w:val="004C711D"/>
    <w:rsid w:val="004C7ABD"/>
    <w:rsid w:val="004C7E00"/>
    <w:rsid w:val="004D02F3"/>
    <w:rsid w:val="004D058C"/>
    <w:rsid w:val="004D133B"/>
    <w:rsid w:val="004D16EA"/>
    <w:rsid w:val="004D174B"/>
    <w:rsid w:val="004D21B0"/>
    <w:rsid w:val="004D4776"/>
    <w:rsid w:val="004D4AB9"/>
    <w:rsid w:val="004D514B"/>
    <w:rsid w:val="004D56B1"/>
    <w:rsid w:val="004D5CF1"/>
    <w:rsid w:val="004D5FCE"/>
    <w:rsid w:val="004D7127"/>
    <w:rsid w:val="004D7BA0"/>
    <w:rsid w:val="004D7C4F"/>
    <w:rsid w:val="004D7ED1"/>
    <w:rsid w:val="004E02D1"/>
    <w:rsid w:val="004E0AAD"/>
    <w:rsid w:val="004E1B8B"/>
    <w:rsid w:val="004E2806"/>
    <w:rsid w:val="004E2B7E"/>
    <w:rsid w:val="004E35AE"/>
    <w:rsid w:val="004E6720"/>
    <w:rsid w:val="004E780B"/>
    <w:rsid w:val="004E789C"/>
    <w:rsid w:val="004F062F"/>
    <w:rsid w:val="004F068F"/>
    <w:rsid w:val="004F10F2"/>
    <w:rsid w:val="004F2977"/>
    <w:rsid w:val="004F2BF7"/>
    <w:rsid w:val="004F30FD"/>
    <w:rsid w:val="004F376F"/>
    <w:rsid w:val="004F3A42"/>
    <w:rsid w:val="004F3A7F"/>
    <w:rsid w:val="004F4D1D"/>
    <w:rsid w:val="004F5464"/>
    <w:rsid w:val="004F6207"/>
    <w:rsid w:val="004F73BD"/>
    <w:rsid w:val="005002EA"/>
    <w:rsid w:val="005004C1"/>
    <w:rsid w:val="00500ABB"/>
    <w:rsid w:val="00500B51"/>
    <w:rsid w:val="00500D7D"/>
    <w:rsid w:val="0050325D"/>
    <w:rsid w:val="00503860"/>
    <w:rsid w:val="00503EEC"/>
    <w:rsid w:val="005050C8"/>
    <w:rsid w:val="00505FDA"/>
    <w:rsid w:val="00506C1C"/>
    <w:rsid w:val="00506D7F"/>
    <w:rsid w:val="00506E68"/>
    <w:rsid w:val="005071CE"/>
    <w:rsid w:val="00507E07"/>
    <w:rsid w:val="00507E83"/>
    <w:rsid w:val="00510380"/>
    <w:rsid w:val="005104D2"/>
    <w:rsid w:val="00511AEA"/>
    <w:rsid w:val="0051341F"/>
    <w:rsid w:val="005142D1"/>
    <w:rsid w:val="00514D77"/>
    <w:rsid w:val="00516045"/>
    <w:rsid w:val="0051645D"/>
    <w:rsid w:val="00517357"/>
    <w:rsid w:val="00517637"/>
    <w:rsid w:val="00520A01"/>
    <w:rsid w:val="0052370D"/>
    <w:rsid w:val="005238B7"/>
    <w:rsid w:val="0052532F"/>
    <w:rsid w:val="00525BC4"/>
    <w:rsid w:val="00525C05"/>
    <w:rsid w:val="005269A8"/>
    <w:rsid w:val="00527C5C"/>
    <w:rsid w:val="00531278"/>
    <w:rsid w:val="005312ED"/>
    <w:rsid w:val="00531D8A"/>
    <w:rsid w:val="00533326"/>
    <w:rsid w:val="00533F17"/>
    <w:rsid w:val="00534126"/>
    <w:rsid w:val="00534383"/>
    <w:rsid w:val="00536275"/>
    <w:rsid w:val="0053702F"/>
    <w:rsid w:val="00537765"/>
    <w:rsid w:val="005377CE"/>
    <w:rsid w:val="00540327"/>
    <w:rsid w:val="005406D0"/>
    <w:rsid w:val="00540814"/>
    <w:rsid w:val="0054114A"/>
    <w:rsid w:val="00541566"/>
    <w:rsid w:val="005426FE"/>
    <w:rsid w:val="005433D5"/>
    <w:rsid w:val="00543A39"/>
    <w:rsid w:val="005442B8"/>
    <w:rsid w:val="005448F5"/>
    <w:rsid w:val="00544BFC"/>
    <w:rsid w:val="00545780"/>
    <w:rsid w:val="00545B42"/>
    <w:rsid w:val="00545B9D"/>
    <w:rsid w:val="005465A8"/>
    <w:rsid w:val="00546D50"/>
    <w:rsid w:val="00547A02"/>
    <w:rsid w:val="005501E1"/>
    <w:rsid w:val="00550B5E"/>
    <w:rsid w:val="005511E0"/>
    <w:rsid w:val="00551A03"/>
    <w:rsid w:val="0055323A"/>
    <w:rsid w:val="0055367E"/>
    <w:rsid w:val="005536DB"/>
    <w:rsid w:val="00553CB8"/>
    <w:rsid w:val="00554021"/>
    <w:rsid w:val="00554DE9"/>
    <w:rsid w:val="005550D9"/>
    <w:rsid w:val="0055748C"/>
    <w:rsid w:val="005577BA"/>
    <w:rsid w:val="00557A63"/>
    <w:rsid w:val="00560022"/>
    <w:rsid w:val="00561039"/>
    <w:rsid w:val="005610E6"/>
    <w:rsid w:val="005616E5"/>
    <w:rsid w:val="00561DF9"/>
    <w:rsid w:val="00562892"/>
    <w:rsid w:val="005632DA"/>
    <w:rsid w:val="00563CDA"/>
    <w:rsid w:val="005663FB"/>
    <w:rsid w:val="00566DD1"/>
    <w:rsid w:val="005704E4"/>
    <w:rsid w:val="005708E0"/>
    <w:rsid w:val="00571034"/>
    <w:rsid w:val="00572D67"/>
    <w:rsid w:val="00575076"/>
    <w:rsid w:val="005756EF"/>
    <w:rsid w:val="005757ED"/>
    <w:rsid w:val="00577071"/>
    <w:rsid w:val="00577530"/>
    <w:rsid w:val="005804DD"/>
    <w:rsid w:val="005815F0"/>
    <w:rsid w:val="00581ADC"/>
    <w:rsid w:val="00581DC8"/>
    <w:rsid w:val="005820AB"/>
    <w:rsid w:val="00582AAC"/>
    <w:rsid w:val="0058349A"/>
    <w:rsid w:val="00583AB9"/>
    <w:rsid w:val="00583DB7"/>
    <w:rsid w:val="00584EA5"/>
    <w:rsid w:val="005851E7"/>
    <w:rsid w:val="0058540C"/>
    <w:rsid w:val="00586A4A"/>
    <w:rsid w:val="00590776"/>
    <w:rsid w:val="00590DDC"/>
    <w:rsid w:val="00591441"/>
    <w:rsid w:val="0059237D"/>
    <w:rsid w:val="00592C61"/>
    <w:rsid w:val="00593A96"/>
    <w:rsid w:val="005942FC"/>
    <w:rsid w:val="00595675"/>
    <w:rsid w:val="00595F71"/>
    <w:rsid w:val="00596192"/>
    <w:rsid w:val="00596207"/>
    <w:rsid w:val="0059645D"/>
    <w:rsid w:val="00596495"/>
    <w:rsid w:val="00596812"/>
    <w:rsid w:val="005970E3"/>
    <w:rsid w:val="005A00B7"/>
    <w:rsid w:val="005A00FB"/>
    <w:rsid w:val="005A0604"/>
    <w:rsid w:val="005A0F14"/>
    <w:rsid w:val="005A16F5"/>
    <w:rsid w:val="005A1F62"/>
    <w:rsid w:val="005A25E4"/>
    <w:rsid w:val="005A2942"/>
    <w:rsid w:val="005A3200"/>
    <w:rsid w:val="005A4EEC"/>
    <w:rsid w:val="005A66EF"/>
    <w:rsid w:val="005A695C"/>
    <w:rsid w:val="005A6B05"/>
    <w:rsid w:val="005A768F"/>
    <w:rsid w:val="005B0532"/>
    <w:rsid w:val="005B0A7F"/>
    <w:rsid w:val="005B1A64"/>
    <w:rsid w:val="005B1B9F"/>
    <w:rsid w:val="005B26E2"/>
    <w:rsid w:val="005B2B4A"/>
    <w:rsid w:val="005B2CC4"/>
    <w:rsid w:val="005B31F9"/>
    <w:rsid w:val="005B4041"/>
    <w:rsid w:val="005B4A3C"/>
    <w:rsid w:val="005B5E4E"/>
    <w:rsid w:val="005B66F8"/>
    <w:rsid w:val="005B68FD"/>
    <w:rsid w:val="005B7102"/>
    <w:rsid w:val="005B7420"/>
    <w:rsid w:val="005B749F"/>
    <w:rsid w:val="005B7DD0"/>
    <w:rsid w:val="005B7ED0"/>
    <w:rsid w:val="005C1AE5"/>
    <w:rsid w:val="005C3287"/>
    <w:rsid w:val="005C5B47"/>
    <w:rsid w:val="005C5BE5"/>
    <w:rsid w:val="005C61BF"/>
    <w:rsid w:val="005C77C6"/>
    <w:rsid w:val="005D085C"/>
    <w:rsid w:val="005D2131"/>
    <w:rsid w:val="005D258C"/>
    <w:rsid w:val="005D2668"/>
    <w:rsid w:val="005D343F"/>
    <w:rsid w:val="005D38E5"/>
    <w:rsid w:val="005D494A"/>
    <w:rsid w:val="005D687C"/>
    <w:rsid w:val="005D687E"/>
    <w:rsid w:val="005D6E8F"/>
    <w:rsid w:val="005D79AB"/>
    <w:rsid w:val="005D7EA0"/>
    <w:rsid w:val="005E012F"/>
    <w:rsid w:val="005E0534"/>
    <w:rsid w:val="005E0596"/>
    <w:rsid w:val="005E1606"/>
    <w:rsid w:val="005E1D2D"/>
    <w:rsid w:val="005E30C8"/>
    <w:rsid w:val="005E41D8"/>
    <w:rsid w:val="005E57F3"/>
    <w:rsid w:val="005E683E"/>
    <w:rsid w:val="005E6FE8"/>
    <w:rsid w:val="005E7934"/>
    <w:rsid w:val="005F1265"/>
    <w:rsid w:val="005F1B9A"/>
    <w:rsid w:val="005F22BD"/>
    <w:rsid w:val="005F298F"/>
    <w:rsid w:val="005F2D16"/>
    <w:rsid w:val="005F3F28"/>
    <w:rsid w:val="005F488F"/>
    <w:rsid w:val="005F4EF2"/>
    <w:rsid w:val="005F541E"/>
    <w:rsid w:val="005F561B"/>
    <w:rsid w:val="005F67DD"/>
    <w:rsid w:val="005F7A04"/>
    <w:rsid w:val="005F7B39"/>
    <w:rsid w:val="006002E4"/>
    <w:rsid w:val="0060158D"/>
    <w:rsid w:val="00601F9D"/>
    <w:rsid w:val="00601FD1"/>
    <w:rsid w:val="006025A4"/>
    <w:rsid w:val="006031B9"/>
    <w:rsid w:val="00603448"/>
    <w:rsid w:val="006044EF"/>
    <w:rsid w:val="0060578F"/>
    <w:rsid w:val="00605A20"/>
    <w:rsid w:val="00605F16"/>
    <w:rsid w:val="006067F3"/>
    <w:rsid w:val="00606DE5"/>
    <w:rsid w:val="00606EE9"/>
    <w:rsid w:val="00606FC1"/>
    <w:rsid w:val="00607171"/>
    <w:rsid w:val="0060785C"/>
    <w:rsid w:val="006101EE"/>
    <w:rsid w:val="00610663"/>
    <w:rsid w:val="00610669"/>
    <w:rsid w:val="00610B0C"/>
    <w:rsid w:val="00610DE2"/>
    <w:rsid w:val="00611D7C"/>
    <w:rsid w:val="00611D99"/>
    <w:rsid w:val="0061234E"/>
    <w:rsid w:val="006123AB"/>
    <w:rsid w:val="00612E11"/>
    <w:rsid w:val="00612FC0"/>
    <w:rsid w:val="00613DCE"/>
    <w:rsid w:val="00614FDC"/>
    <w:rsid w:val="0061520E"/>
    <w:rsid w:val="00616BB6"/>
    <w:rsid w:val="006178A3"/>
    <w:rsid w:val="00617F2F"/>
    <w:rsid w:val="00617F61"/>
    <w:rsid w:val="00620664"/>
    <w:rsid w:val="006208E3"/>
    <w:rsid w:val="0062091E"/>
    <w:rsid w:val="0062098D"/>
    <w:rsid w:val="00623D63"/>
    <w:rsid w:val="00623F75"/>
    <w:rsid w:val="0062463B"/>
    <w:rsid w:val="0062517F"/>
    <w:rsid w:val="00625766"/>
    <w:rsid w:val="00630022"/>
    <w:rsid w:val="00630779"/>
    <w:rsid w:val="006313F2"/>
    <w:rsid w:val="00631B9C"/>
    <w:rsid w:val="0063355F"/>
    <w:rsid w:val="006337AE"/>
    <w:rsid w:val="0063445D"/>
    <w:rsid w:val="00634602"/>
    <w:rsid w:val="00634869"/>
    <w:rsid w:val="00635F56"/>
    <w:rsid w:val="00636195"/>
    <w:rsid w:val="00636274"/>
    <w:rsid w:val="00636A4D"/>
    <w:rsid w:val="00636E88"/>
    <w:rsid w:val="00640009"/>
    <w:rsid w:val="00640195"/>
    <w:rsid w:val="00640974"/>
    <w:rsid w:val="00640F32"/>
    <w:rsid w:val="00641068"/>
    <w:rsid w:val="006427D1"/>
    <w:rsid w:val="00643180"/>
    <w:rsid w:val="0064331D"/>
    <w:rsid w:val="006435CB"/>
    <w:rsid w:val="006438EF"/>
    <w:rsid w:val="006439C8"/>
    <w:rsid w:val="00643E28"/>
    <w:rsid w:val="00643E5A"/>
    <w:rsid w:val="00644001"/>
    <w:rsid w:val="006459CD"/>
    <w:rsid w:val="00645A45"/>
    <w:rsid w:val="00645D9C"/>
    <w:rsid w:val="00646A2D"/>
    <w:rsid w:val="00646D7F"/>
    <w:rsid w:val="00647195"/>
    <w:rsid w:val="00650A1F"/>
    <w:rsid w:val="00650B33"/>
    <w:rsid w:val="0065183A"/>
    <w:rsid w:val="00652A77"/>
    <w:rsid w:val="006530AC"/>
    <w:rsid w:val="00653479"/>
    <w:rsid w:val="00654E5B"/>
    <w:rsid w:val="00654EE3"/>
    <w:rsid w:val="00655F3A"/>
    <w:rsid w:val="00656AD3"/>
    <w:rsid w:val="00657A3C"/>
    <w:rsid w:val="006603EA"/>
    <w:rsid w:val="0066100D"/>
    <w:rsid w:val="006634D3"/>
    <w:rsid w:val="00663C04"/>
    <w:rsid w:val="006642B8"/>
    <w:rsid w:val="00665642"/>
    <w:rsid w:val="0066565C"/>
    <w:rsid w:val="00666119"/>
    <w:rsid w:val="006661D1"/>
    <w:rsid w:val="006669D6"/>
    <w:rsid w:val="0066758B"/>
    <w:rsid w:val="0067030C"/>
    <w:rsid w:val="006708D5"/>
    <w:rsid w:val="00670EAA"/>
    <w:rsid w:val="00671271"/>
    <w:rsid w:val="00671412"/>
    <w:rsid w:val="00671B32"/>
    <w:rsid w:val="006729D1"/>
    <w:rsid w:val="00673CDD"/>
    <w:rsid w:val="00673D93"/>
    <w:rsid w:val="00674C3C"/>
    <w:rsid w:val="00674D6C"/>
    <w:rsid w:val="00675432"/>
    <w:rsid w:val="00675B84"/>
    <w:rsid w:val="00675B97"/>
    <w:rsid w:val="00675E77"/>
    <w:rsid w:val="00675EDB"/>
    <w:rsid w:val="006802CE"/>
    <w:rsid w:val="00681187"/>
    <w:rsid w:val="006828E6"/>
    <w:rsid w:val="00683D3E"/>
    <w:rsid w:val="006841C7"/>
    <w:rsid w:val="00685274"/>
    <w:rsid w:val="0068676C"/>
    <w:rsid w:val="00686A3A"/>
    <w:rsid w:val="00686C41"/>
    <w:rsid w:val="00686C98"/>
    <w:rsid w:val="006877D0"/>
    <w:rsid w:val="00690B18"/>
    <w:rsid w:val="00690EAD"/>
    <w:rsid w:val="0069160C"/>
    <w:rsid w:val="00691A16"/>
    <w:rsid w:val="00692631"/>
    <w:rsid w:val="006929A6"/>
    <w:rsid w:val="00692F21"/>
    <w:rsid w:val="00693703"/>
    <w:rsid w:val="006954B9"/>
    <w:rsid w:val="00695937"/>
    <w:rsid w:val="006960BA"/>
    <w:rsid w:val="006964DA"/>
    <w:rsid w:val="00696CF9"/>
    <w:rsid w:val="00696E8A"/>
    <w:rsid w:val="00697CF8"/>
    <w:rsid w:val="006A059A"/>
    <w:rsid w:val="006A0DFE"/>
    <w:rsid w:val="006A0FAB"/>
    <w:rsid w:val="006A148E"/>
    <w:rsid w:val="006A14EA"/>
    <w:rsid w:val="006A3DDF"/>
    <w:rsid w:val="006A7A63"/>
    <w:rsid w:val="006A7D3D"/>
    <w:rsid w:val="006B19BC"/>
    <w:rsid w:val="006B1D44"/>
    <w:rsid w:val="006B27C4"/>
    <w:rsid w:val="006B2DB1"/>
    <w:rsid w:val="006B2FD0"/>
    <w:rsid w:val="006B42CA"/>
    <w:rsid w:val="006B4BBC"/>
    <w:rsid w:val="006B6841"/>
    <w:rsid w:val="006B7158"/>
    <w:rsid w:val="006B782E"/>
    <w:rsid w:val="006C04A7"/>
    <w:rsid w:val="006C2B39"/>
    <w:rsid w:val="006C3264"/>
    <w:rsid w:val="006C333D"/>
    <w:rsid w:val="006C3AB5"/>
    <w:rsid w:val="006C3B4B"/>
    <w:rsid w:val="006C4019"/>
    <w:rsid w:val="006C40AF"/>
    <w:rsid w:val="006C4286"/>
    <w:rsid w:val="006C4293"/>
    <w:rsid w:val="006C42CC"/>
    <w:rsid w:val="006C5052"/>
    <w:rsid w:val="006C6238"/>
    <w:rsid w:val="006C6345"/>
    <w:rsid w:val="006C683B"/>
    <w:rsid w:val="006C6C81"/>
    <w:rsid w:val="006C6CD4"/>
    <w:rsid w:val="006C7A71"/>
    <w:rsid w:val="006D00E4"/>
    <w:rsid w:val="006D29AA"/>
    <w:rsid w:val="006D2EEF"/>
    <w:rsid w:val="006D301D"/>
    <w:rsid w:val="006D4033"/>
    <w:rsid w:val="006D4354"/>
    <w:rsid w:val="006D4C31"/>
    <w:rsid w:val="006D4F34"/>
    <w:rsid w:val="006D553E"/>
    <w:rsid w:val="006D57A7"/>
    <w:rsid w:val="006D5E1D"/>
    <w:rsid w:val="006D5F3C"/>
    <w:rsid w:val="006D5FC6"/>
    <w:rsid w:val="006D656E"/>
    <w:rsid w:val="006D6D6C"/>
    <w:rsid w:val="006D6F61"/>
    <w:rsid w:val="006D7138"/>
    <w:rsid w:val="006D72E6"/>
    <w:rsid w:val="006E06B2"/>
    <w:rsid w:val="006E0747"/>
    <w:rsid w:val="006E0BF1"/>
    <w:rsid w:val="006E18A8"/>
    <w:rsid w:val="006E2FB9"/>
    <w:rsid w:val="006E3F0B"/>
    <w:rsid w:val="006E4CF1"/>
    <w:rsid w:val="006E5779"/>
    <w:rsid w:val="006E5EC5"/>
    <w:rsid w:val="006E6556"/>
    <w:rsid w:val="006E6BED"/>
    <w:rsid w:val="006E6D95"/>
    <w:rsid w:val="006E7441"/>
    <w:rsid w:val="006E7A08"/>
    <w:rsid w:val="006F125E"/>
    <w:rsid w:val="006F178B"/>
    <w:rsid w:val="006F3905"/>
    <w:rsid w:val="006F3D6E"/>
    <w:rsid w:val="006F4079"/>
    <w:rsid w:val="006F477C"/>
    <w:rsid w:val="006F7C41"/>
    <w:rsid w:val="006F7CC9"/>
    <w:rsid w:val="006F7F68"/>
    <w:rsid w:val="007012AF"/>
    <w:rsid w:val="0070191F"/>
    <w:rsid w:val="0070210F"/>
    <w:rsid w:val="00702542"/>
    <w:rsid w:val="00702D87"/>
    <w:rsid w:val="00702E65"/>
    <w:rsid w:val="00702F32"/>
    <w:rsid w:val="00703A03"/>
    <w:rsid w:val="00703C47"/>
    <w:rsid w:val="00704FDF"/>
    <w:rsid w:val="00705554"/>
    <w:rsid w:val="007064BD"/>
    <w:rsid w:val="00707DDE"/>
    <w:rsid w:val="00710B93"/>
    <w:rsid w:val="00710CC3"/>
    <w:rsid w:val="00711179"/>
    <w:rsid w:val="007113D9"/>
    <w:rsid w:val="0071141C"/>
    <w:rsid w:val="00712429"/>
    <w:rsid w:val="00712452"/>
    <w:rsid w:val="00712C0C"/>
    <w:rsid w:val="00713C87"/>
    <w:rsid w:val="0071610A"/>
    <w:rsid w:val="007169A7"/>
    <w:rsid w:val="00716F4E"/>
    <w:rsid w:val="00717288"/>
    <w:rsid w:val="00720645"/>
    <w:rsid w:val="007207B6"/>
    <w:rsid w:val="00720970"/>
    <w:rsid w:val="007221A1"/>
    <w:rsid w:val="007228D0"/>
    <w:rsid w:val="00724735"/>
    <w:rsid w:val="0072533C"/>
    <w:rsid w:val="00725D4D"/>
    <w:rsid w:val="00726259"/>
    <w:rsid w:val="00726D95"/>
    <w:rsid w:val="007304B2"/>
    <w:rsid w:val="007308A2"/>
    <w:rsid w:val="00730B96"/>
    <w:rsid w:val="00730D01"/>
    <w:rsid w:val="007314C7"/>
    <w:rsid w:val="007321EE"/>
    <w:rsid w:val="007336C1"/>
    <w:rsid w:val="00733898"/>
    <w:rsid w:val="007358AA"/>
    <w:rsid w:val="007362B8"/>
    <w:rsid w:val="00736482"/>
    <w:rsid w:val="00736FDC"/>
    <w:rsid w:val="00737A44"/>
    <w:rsid w:val="00740833"/>
    <w:rsid w:val="007429D3"/>
    <w:rsid w:val="00744F02"/>
    <w:rsid w:val="00746762"/>
    <w:rsid w:val="00746856"/>
    <w:rsid w:val="00746A39"/>
    <w:rsid w:val="00747D55"/>
    <w:rsid w:val="0075039A"/>
    <w:rsid w:val="00750776"/>
    <w:rsid w:val="007520AE"/>
    <w:rsid w:val="00752344"/>
    <w:rsid w:val="00752FC8"/>
    <w:rsid w:val="00753EE8"/>
    <w:rsid w:val="007545FE"/>
    <w:rsid w:val="00754A8A"/>
    <w:rsid w:val="00754EEA"/>
    <w:rsid w:val="007551D5"/>
    <w:rsid w:val="00756674"/>
    <w:rsid w:val="00757A27"/>
    <w:rsid w:val="00757AE4"/>
    <w:rsid w:val="00757AF9"/>
    <w:rsid w:val="00760078"/>
    <w:rsid w:val="00760C49"/>
    <w:rsid w:val="0076196A"/>
    <w:rsid w:val="00761DD0"/>
    <w:rsid w:val="00762718"/>
    <w:rsid w:val="00763995"/>
    <w:rsid w:val="00764392"/>
    <w:rsid w:val="0076449D"/>
    <w:rsid w:val="0076459E"/>
    <w:rsid w:val="00764AE3"/>
    <w:rsid w:val="00765091"/>
    <w:rsid w:val="007657D8"/>
    <w:rsid w:val="00766142"/>
    <w:rsid w:val="00766E97"/>
    <w:rsid w:val="007671B7"/>
    <w:rsid w:val="007673E5"/>
    <w:rsid w:val="007705C2"/>
    <w:rsid w:val="007707A8"/>
    <w:rsid w:val="00770816"/>
    <w:rsid w:val="00770860"/>
    <w:rsid w:val="007729ED"/>
    <w:rsid w:val="00772DF8"/>
    <w:rsid w:val="007738A6"/>
    <w:rsid w:val="00773F48"/>
    <w:rsid w:val="007744E6"/>
    <w:rsid w:val="0077490F"/>
    <w:rsid w:val="007753E7"/>
    <w:rsid w:val="007762AD"/>
    <w:rsid w:val="0077769C"/>
    <w:rsid w:val="00780CE5"/>
    <w:rsid w:val="00780ECE"/>
    <w:rsid w:val="007813BF"/>
    <w:rsid w:val="00781E72"/>
    <w:rsid w:val="00782CCE"/>
    <w:rsid w:val="00783275"/>
    <w:rsid w:val="0078335E"/>
    <w:rsid w:val="007835D3"/>
    <w:rsid w:val="00784C70"/>
    <w:rsid w:val="00786950"/>
    <w:rsid w:val="00786D48"/>
    <w:rsid w:val="0078710A"/>
    <w:rsid w:val="00787226"/>
    <w:rsid w:val="00787820"/>
    <w:rsid w:val="00787900"/>
    <w:rsid w:val="00787DB9"/>
    <w:rsid w:val="00790424"/>
    <w:rsid w:val="00791256"/>
    <w:rsid w:val="0079151B"/>
    <w:rsid w:val="007923EF"/>
    <w:rsid w:val="00792B8D"/>
    <w:rsid w:val="00792F8A"/>
    <w:rsid w:val="00793581"/>
    <w:rsid w:val="007951B5"/>
    <w:rsid w:val="00795CF4"/>
    <w:rsid w:val="00795DC8"/>
    <w:rsid w:val="00796385"/>
    <w:rsid w:val="007963DF"/>
    <w:rsid w:val="007963F5"/>
    <w:rsid w:val="0079686D"/>
    <w:rsid w:val="007977FA"/>
    <w:rsid w:val="00797FCA"/>
    <w:rsid w:val="007A031F"/>
    <w:rsid w:val="007A0722"/>
    <w:rsid w:val="007A0BED"/>
    <w:rsid w:val="007A4D4B"/>
    <w:rsid w:val="007A505A"/>
    <w:rsid w:val="007A5867"/>
    <w:rsid w:val="007A59EE"/>
    <w:rsid w:val="007A65E0"/>
    <w:rsid w:val="007A6CE1"/>
    <w:rsid w:val="007A7512"/>
    <w:rsid w:val="007A7753"/>
    <w:rsid w:val="007A7D1E"/>
    <w:rsid w:val="007B071A"/>
    <w:rsid w:val="007B0D38"/>
    <w:rsid w:val="007B1761"/>
    <w:rsid w:val="007B19F5"/>
    <w:rsid w:val="007B534C"/>
    <w:rsid w:val="007B5F8C"/>
    <w:rsid w:val="007B67C1"/>
    <w:rsid w:val="007B6C68"/>
    <w:rsid w:val="007B6D49"/>
    <w:rsid w:val="007B7490"/>
    <w:rsid w:val="007C0A47"/>
    <w:rsid w:val="007C0C0B"/>
    <w:rsid w:val="007C102D"/>
    <w:rsid w:val="007C14DE"/>
    <w:rsid w:val="007C230E"/>
    <w:rsid w:val="007C2535"/>
    <w:rsid w:val="007C2BB0"/>
    <w:rsid w:val="007C522D"/>
    <w:rsid w:val="007C53AF"/>
    <w:rsid w:val="007C7495"/>
    <w:rsid w:val="007C75EF"/>
    <w:rsid w:val="007D0765"/>
    <w:rsid w:val="007D11B5"/>
    <w:rsid w:val="007D220E"/>
    <w:rsid w:val="007D3135"/>
    <w:rsid w:val="007D36A0"/>
    <w:rsid w:val="007D3A47"/>
    <w:rsid w:val="007D54C6"/>
    <w:rsid w:val="007D5A7D"/>
    <w:rsid w:val="007D62E7"/>
    <w:rsid w:val="007D6349"/>
    <w:rsid w:val="007D692C"/>
    <w:rsid w:val="007D6E67"/>
    <w:rsid w:val="007D79DF"/>
    <w:rsid w:val="007D7E96"/>
    <w:rsid w:val="007D7F27"/>
    <w:rsid w:val="007E16F4"/>
    <w:rsid w:val="007E1D28"/>
    <w:rsid w:val="007E2249"/>
    <w:rsid w:val="007E41C9"/>
    <w:rsid w:val="007E47E2"/>
    <w:rsid w:val="007E493B"/>
    <w:rsid w:val="007E4E53"/>
    <w:rsid w:val="007E56A7"/>
    <w:rsid w:val="007E5855"/>
    <w:rsid w:val="007E6BA1"/>
    <w:rsid w:val="007E6EAB"/>
    <w:rsid w:val="007F0362"/>
    <w:rsid w:val="007F0398"/>
    <w:rsid w:val="007F0540"/>
    <w:rsid w:val="007F0BC3"/>
    <w:rsid w:val="007F0D83"/>
    <w:rsid w:val="007F1B63"/>
    <w:rsid w:val="007F2500"/>
    <w:rsid w:val="007F3270"/>
    <w:rsid w:val="007F4253"/>
    <w:rsid w:val="007F52D4"/>
    <w:rsid w:val="007F6018"/>
    <w:rsid w:val="0080061C"/>
    <w:rsid w:val="00800805"/>
    <w:rsid w:val="00800EF3"/>
    <w:rsid w:val="00801785"/>
    <w:rsid w:val="00801986"/>
    <w:rsid w:val="00802E09"/>
    <w:rsid w:val="00802F35"/>
    <w:rsid w:val="00803705"/>
    <w:rsid w:val="008037CB"/>
    <w:rsid w:val="00804BA0"/>
    <w:rsid w:val="00805675"/>
    <w:rsid w:val="008063C7"/>
    <w:rsid w:val="00806861"/>
    <w:rsid w:val="00806B54"/>
    <w:rsid w:val="00806FF3"/>
    <w:rsid w:val="00807536"/>
    <w:rsid w:val="008100C6"/>
    <w:rsid w:val="008106F9"/>
    <w:rsid w:val="00810848"/>
    <w:rsid w:val="00810F10"/>
    <w:rsid w:val="00811A42"/>
    <w:rsid w:val="00811E65"/>
    <w:rsid w:val="0081208B"/>
    <w:rsid w:val="0081279C"/>
    <w:rsid w:val="00812803"/>
    <w:rsid w:val="00812C68"/>
    <w:rsid w:val="00812DD4"/>
    <w:rsid w:val="00813008"/>
    <w:rsid w:val="00815D71"/>
    <w:rsid w:val="0081666F"/>
    <w:rsid w:val="00816809"/>
    <w:rsid w:val="0081799D"/>
    <w:rsid w:val="00817E83"/>
    <w:rsid w:val="00820DEA"/>
    <w:rsid w:val="00821A38"/>
    <w:rsid w:val="00821C39"/>
    <w:rsid w:val="00821C49"/>
    <w:rsid w:val="008223E5"/>
    <w:rsid w:val="00822D39"/>
    <w:rsid w:val="00823A21"/>
    <w:rsid w:val="008241BD"/>
    <w:rsid w:val="0082453F"/>
    <w:rsid w:val="0082466C"/>
    <w:rsid w:val="00825222"/>
    <w:rsid w:val="00825DE2"/>
    <w:rsid w:val="008264BE"/>
    <w:rsid w:val="00826E1F"/>
    <w:rsid w:val="00827532"/>
    <w:rsid w:val="00827AF3"/>
    <w:rsid w:val="00830080"/>
    <w:rsid w:val="008304B8"/>
    <w:rsid w:val="00830E7B"/>
    <w:rsid w:val="00830E7D"/>
    <w:rsid w:val="00830FF0"/>
    <w:rsid w:val="00832E97"/>
    <w:rsid w:val="00833448"/>
    <w:rsid w:val="008348A9"/>
    <w:rsid w:val="00834C14"/>
    <w:rsid w:val="00835AF4"/>
    <w:rsid w:val="00835D60"/>
    <w:rsid w:val="00836C1D"/>
    <w:rsid w:val="00836DC6"/>
    <w:rsid w:val="00837228"/>
    <w:rsid w:val="008372F2"/>
    <w:rsid w:val="0084000B"/>
    <w:rsid w:val="00840A33"/>
    <w:rsid w:val="008426E6"/>
    <w:rsid w:val="008431EE"/>
    <w:rsid w:val="00843DD4"/>
    <w:rsid w:val="00845CB2"/>
    <w:rsid w:val="00845F0E"/>
    <w:rsid w:val="008466BC"/>
    <w:rsid w:val="00847046"/>
    <w:rsid w:val="008472C3"/>
    <w:rsid w:val="00847D44"/>
    <w:rsid w:val="0085009B"/>
    <w:rsid w:val="00850702"/>
    <w:rsid w:val="008510AD"/>
    <w:rsid w:val="008512B4"/>
    <w:rsid w:val="00852637"/>
    <w:rsid w:val="00852AF6"/>
    <w:rsid w:val="00853966"/>
    <w:rsid w:val="00854915"/>
    <w:rsid w:val="00854E1C"/>
    <w:rsid w:val="00854EB9"/>
    <w:rsid w:val="00855D6F"/>
    <w:rsid w:val="0085661B"/>
    <w:rsid w:val="00856B91"/>
    <w:rsid w:val="008574BA"/>
    <w:rsid w:val="008602DC"/>
    <w:rsid w:val="008613FB"/>
    <w:rsid w:val="0086148B"/>
    <w:rsid w:val="00862216"/>
    <w:rsid w:val="0086359F"/>
    <w:rsid w:val="008635C9"/>
    <w:rsid w:val="00863D05"/>
    <w:rsid w:val="00864877"/>
    <w:rsid w:val="00864940"/>
    <w:rsid w:val="008658D1"/>
    <w:rsid w:val="0086595C"/>
    <w:rsid w:val="00865C6D"/>
    <w:rsid w:val="00865E52"/>
    <w:rsid w:val="00866EAB"/>
    <w:rsid w:val="00867575"/>
    <w:rsid w:val="008709F1"/>
    <w:rsid w:val="00870B95"/>
    <w:rsid w:val="00871345"/>
    <w:rsid w:val="0087247A"/>
    <w:rsid w:val="008726E1"/>
    <w:rsid w:val="00873DCB"/>
    <w:rsid w:val="00874139"/>
    <w:rsid w:val="00875C68"/>
    <w:rsid w:val="00876ABD"/>
    <w:rsid w:val="008777EB"/>
    <w:rsid w:val="00880DF2"/>
    <w:rsid w:val="00881302"/>
    <w:rsid w:val="008814BD"/>
    <w:rsid w:val="00881F7A"/>
    <w:rsid w:val="00884B00"/>
    <w:rsid w:val="00884BC0"/>
    <w:rsid w:val="00885CF8"/>
    <w:rsid w:val="00885F37"/>
    <w:rsid w:val="00886300"/>
    <w:rsid w:val="00886CF0"/>
    <w:rsid w:val="008906D5"/>
    <w:rsid w:val="00890B9E"/>
    <w:rsid w:val="00892DBA"/>
    <w:rsid w:val="0089337D"/>
    <w:rsid w:val="008937EC"/>
    <w:rsid w:val="00893D6B"/>
    <w:rsid w:val="00893FDF"/>
    <w:rsid w:val="008948B5"/>
    <w:rsid w:val="00894AEC"/>
    <w:rsid w:val="008956BF"/>
    <w:rsid w:val="0089690E"/>
    <w:rsid w:val="00896B7C"/>
    <w:rsid w:val="008970AE"/>
    <w:rsid w:val="00897EFE"/>
    <w:rsid w:val="008A1C3C"/>
    <w:rsid w:val="008A1E68"/>
    <w:rsid w:val="008A2A44"/>
    <w:rsid w:val="008A4CFD"/>
    <w:rsid w:val="008A4F00"/>
    <w:rsid w:val="008A4F40"/>
    <w:rsid w:val="008A5E93"/>
    <w:rsid w:val="008A6EF9"/>
    <w:rsid w:val="008A73FF"/>
    <w:rsid w:val="008B03D9"/>
    <w:rsid w:val="008B05C4"/>
    <w:rsid w:val="008B0917"/>
    <w:rsid w:val="008B0B7A"/>
    <w:rsid w:val="008B0CAA"/>
    <w:rsid w:val="008B0D02"/>
    <w:rsid w:val="008B0D5D"/>
    <w:rsid w:val="008B0F56"/>
    <w:rsid w:val="008B306E"/>
    <w:rsid w:val="008B442C"/>
    <w:rsid w:val="008B4859"/>
    <w:rsid w:val="008B52B2"/>
    <w:rsid w:val="008B59F6"/>
    <w:rsid w:val="008B5B60"/>
    <w:rsid w:val="008B5C6E"/>
    <w:rsid w:val="008B5D53"/>
    <w:rsid w:val="008B6153"/>
    <w:rsid w:val="008B6658"/>
    <w:rsid w:val="008B779A"/>
    <w:rsid w:val="008B7807"/>
    <w:rsid w:val="008C01E4"/>
    <w:rsid w:val="008C10DC"/>
    <w:rsid w:val="008C3D7D"/>
    <w:rsid w:val="008C4B4E"/>
    <w:rsid w:val="008C4EEB"/>
    <w:rsid w:val="008C5E04"/>
    <w:rsid w:val="008C61B2"/>
    <w:rsid w:val="008C6DC7"/>
    <w:rsid w:val="008C7ABB"/>
    <w:rsid w:val="008D042D"/>
    <w:rsid w:val="008D0CD8"/>
    <w:rsid w:val="008D118B"/>
    <w:rsid w:val="008D30F7"/>
    <w:rsid w:val="008D3C35"/>
    <w:rsid w:val="008D457C"/>
    <w:rsid w:val="008D4760"/>
    <w:rsid w:val="008D5542"/>
    <w:rsid w:val="008D5D5F"/>
    <w:rsid w:val="008D6110"/>
    <w:rsid w:val="008D6422"/>
    <w:rsid w:val="008D6645"/>
    <w:rsid w:val="008D6E3F"/>
    <w:rsid w:val="008E1BBD"/>
    <w:rsid w:val="008E1C54"/>
    <w:rsid w:val="008E2486"/>
    <w:rsid w:val="008E274B"/>
    <w:rsid w:val="008E3984"/>
    <w:rsid w:val="008E4421"/>
    <w:rsid w:val="008E4D27"/>
    <w:rsid w:val="008E73EE"/>
    <w:rsid w:val="008E7622"/>
    <w:rsid w:val="008F0C4A"/>
    <w:rsid w:val="008F230A"/>
    <w:rsid w:val="008F2D49"/>
    <w:rsid w:val="008F3937"/>
    <w:rsid w:val="008F49BB"/>
    <w:rsid w:val="008F6324"/>
    <w:rsid w:val="008F6BC9"/>
    <w:rsid w:val="008F6D72"/>
    <w:rsid w:val="008F70C9"/>
    <w:rsid w:val="008F71AC"/>
    <w:rsid w:val="008F7833"/>
    <w:rsid w:val="008F7A5C"/>
    <w:rsid w:val="00900742"/>
    <w:rsid w:val="00901DD7"/>
    <w:rsid w:val="00902745"/>
    <w:rsid w:val="00902D64"/>
    <w:rsid w:val="00903044"/>
    <w:rsid w:val="00903CF6"/>
    <w:rsid w:val="009042EA"/>
    <w:rsid w:val="009045CE"/>
    <w:rsid w:val="009068E3"/>
    <w:rsid w:val="00907641"/>
    <w:rsid w:val="009078CB"/>
    <w:rsid w:val="00907A17"/>
    <w:rsid w:val="00910386"/>
    <w:rsid w:val="0091052E"/>
    <w:rsid w:val="00910743"/>
    <w:rsid w:val="00910ED8"/>
    <w:rsid w:val="00911B28"/>
    <w:rsid w:val="009125EB"/>
    <w:rsid w:val="0091341C"/>
    <w:rsid w:val="00913A7D"/>
    <w:rsid w:val="00914680"/>
    <w:rsid w:val="00914730"/>
    <w:rsid w:val="009148A5"/>
    <w:rsid w:val="00915744"/>
    <w:rsid w:val="00916084"/>
    <w:rsid w:val="00916466"/>
    <w:rsid w:val="00916F93"/>
    <w:rsid w:val="00917925"/>
    <w:rsid w:val="00917DB8"/>
    <w:rsid w:val="009213FD"/>
    <w:rsid w:val="0092149C"/>
    <w:rsid w:val="00921CA7"/>
    <w:rsid w:val="00921DBF"/>
    <w:rsid w:val="00921FC1"/>
    <w:rsid w:val="009222DC"/>
    <w:rsid w:val="009224D0"/>
    <w:rsid w:val="00923EDA"/>
    <w:rsid w:val="00924A05"/>
    <w:rsid w:val="00924DA1"/>
    <w:rsid w:val="009251C7"/>
    <w:rsid w:val="009253AE"/>
    <w:rsid w:val="00925490"/>
    <w:rsid w:val="0092612B"/>
    <w:rsid w:val="009268B0"/>
    <w:rsid w:val="00926B51"/>
    <w:rsid w:val="00926F9C"/>
    <w:rsid w:val="0092753C"/>
    <w:rsid w:val="00930DBC"/>
    <w:rsid w:val="0093108D"/>
    <w:rsid w:val="00931D0B"/>
    <w:rsid w:val="009326A0"/>
    <w:rsid w:val="00932ABA"/>
    <w:rsid w:val="00934BD4"/>
    <w:rsid w:val="0093605E"/>
    <w:rsid w:val="009361A2"/>
    <w:rsid w:val="009367F3"/>
    <w:rsid w:val="00937F64"/>
    <w:rsid w:val="009402F1"/>
    <w:rsid w:val="00941345"/>
    <w:rsid w:val="00941873"/>
    <w:rsid w:val="009430A2"/>
    <w:rsid w:val="0094326E"/>
    <w:rsid w:val="00943501"/>
    <w:rsid w:val="00943E03"/>
    <w:rsid w:val="00943F91"/>
    <w:rsid w:val="00945088"/>
    <w:rsid w:val="00945202"/>
    <w:rsid w:val="009466F8"/>
    <w:rsid w:val="00946CC7"/>
    <w:rsid w:val="00947167"/>
    <w:rsid w:val="00950A8E"/>
    <w:rsid w:val="00950EE0"/>
    <w:rsid w:val="00951089"/>
    <w:rsid w:val="009520F3"/>
    <w:rsid w:val="00952472"/>
    <w:rsid w:val="009524FF"/>
    <w:rsid w:val="0095384A"/>
    <w:rsid w:val="00955F75"/>
    <w:rsid w:val="00956E5B"/>
    <w:rsid w:val="00960B32"/>
    <w:rsid w:val="00960F92"/>
    <w:rsid w:val="0096126D"/>
    <w:rsid w:val="0096157D"/>
    <w:rsid w:val="00961AB5"/>
    <w:rsid w:val="00961BDF"/>
    <w:rsid w:val="0096211A"/>
    <w:rsid w:val="00962139"/>
    <w:rsid w:val="0096404F"/>
    <w:rsid w:val="009649A3"/>
    <w:rsid w:val="00965229"/>
    <w:rsid w:val="00965EC8"/>
    <w:rsid w:val="00967390"/>
    <w:rsid w:val="0097002B"/>
    <w:rsid w:val="00970A07"/>
    <w:rsid w:val="00970C57"/>
    <w:rsid w:val="00970CF2"/>
    <w:rsid w:val="009712AF"/>
    <w:rsid w:val="009716CA"/>
    <w:rsid w:val="00971D53"/>
    <w:rsid w:val="00971DCC"/>
    <w:rsid w:val="00971F86"/>
    <w:rsid w:val="00972447"/>
    <w:rsid w:val="009727DF"/>
    <w:rsid w:val="00972867"/>
    <w:rsid w:val="009728DE"/>
    <w:rsid w:val="00973465"/>
    <w:rsid w:val="009738A2"/>
    <w:rsid w:val="00973FBE"/>
    <w:rsid w:val="00975553"/>
    <w:rsid w:val="009768BA"/>
    <w:rsid w:val="00976D22"/>
    <w:rsid w:val="0098030D"/>
    <w:rsid w:val="009808CB"/>
    <w:rsid w:val="00980F3F"/>
    <w:rsid w:val="009811B0"/>
    <w:rsid w:val="00981504"/>
    <w:rsid w:val="00981F45"/>
    <w:rsid w:val="00982239"/>
    <w:rsid w:val="0098224C"/>
    <w:rsid w:val="009823CA"/>
    <w:rsid w:val="00983BE2"/>
    <w:rsid w:val="00984D64"/>
    <w:rsid w:val="0098505D"/>
    <w:rsid w:val="00985310"/>
    <w:rsid w:val="00985EBE"/>
    <w:rsid w:val="009863C7"/>
    <w:rsid w:val="00987BCD"/>
    <w:rsid w:val="0099076B"/>
    <w:rsid w:val="0099089A"/>
    <w:rsid w:val="00993552"/>
    <w:rsid w:val="00993F31"/>
    <w:rsid w:val="00994207"/>
    <w:rsid w:val="00994DB6"/>
    <w:rsid w:val="00995725"/>
    <w:rsid w:val="00995C66"/>
    <w:rsid w:val="009969A9"/>
    <w:rsid w:val="009A012A"/>
    <w:rsid w:val="009A056D"/>
    <w:rsid w:val="009A13D5"/>
    <w:rsid w:val="009A29CC"/>
    <w:rsid w:val="009A2A89"/>
    <w:rsid w:val="009A2F47"/>
    <w:rsid w:val="009A3872"/>
    <w:rsid w:val="009A3C31"/>
    <w:rsid w:val="009A53D6"/>
    <w:rsid w:val="009A54FE"/>
    <w:rsid w:val="009A6D6D"/>
    <w:rsid w:val="009A7553"/>
    <w:rsid w:val="009B0D16"/>
    <w:rsid w:val="009B0E43"/>
    <w:rsid w:val="009B2995"/>
    <w:rsid w:val="009B3615"/>
    <w:rsid w:val="009B3CD7"/>
    <w:rsid w:val="009B4417"/>
    <w:rsid w:val="009B56E5"/>
    <w:rsid w:val="009B5AF2"/>
    <w:rsid w:val="009B6AE3"/>
    <w:rsid w:val="009B77F1"/>
    <w:rsid w:val="009B7B56"/>
    <w:rsid w:val="009C2164"/>
    <w:rsid w:val="009C24B5"/>
    <w:rsid w:val="009C385C"/>
    <w:rsid w:val="009C46AE"/>
    <w:rsid w:val="009C50CA"/>
    <w:rsid w:val="009C52BB"/>
    <w:rsid w:val="009C57A7"/>
    <w:rsid w:val="009C5E16"/>
    <w:rsid w:val="009C7214"/>
    <w:rsid w:val="009C7549"/>
    <w:rsid w:val="009D0654"/>
    <w:rsid w:val="009D24F3"/>
    <w:rsid w:val="009D27E1"/>
    <w:rsid w:val="009D2CE7"/>
    <w:rsid w:val="009D2F2D"/>
    <w:rsid w:val="009D39F3"/>
    <w:rsid w:val="009D3BD5"/>
    <w:rsid w:val="009D4290"/>
    <w:rsid w:val="009D74A6"/>
    <w:rsid w:val="009D7769"/>
    <w:rsid w:val="009D7A5E"/>
    <w:rsid w:val="009E02F3"/>
    <w:rsid w:val="009E1C45"/>
    <w:rsid w:val="009E1EAE"/>
    <w:rsid w:val="009E2123"/>
    <w:rsid w:val="009E322F"/>
    <w:rsid w:val="009E3421"/>
    <w:rsid w:val="009E4531"/>
    <w:rsid w:val="009E4A6F"/>
    <w:rsid w:val="009E4C21"/>
    <w:rsid w:val="009F0508"/>
    <w:rsid w:val="009F06CC"/>
    <w:rsid w:val="009F1C11"/>
    <w:rsid w:val="009F1E70"/>
    <w:rsid w:val="009F1E8E"/>
    <w:rsid w:val="009F2438"/>
    <w:rsid w:val="009F2916"/>
    <w:rsid w:val="009F2BA1"/>
    <w:rsid w:val="009F2C01"/>
    <w:rsid w:val="009F32A5"/>
    <w:rsid w:val="009F42C2"/>
    <w:rsid w:val="009F4E73"/>
    <w:rsid w:val="009F589B"/>
    <w:rsid w:val="009F607A"/>
    <w:rsid w:val="009F6DB6"/>
    <w:rsid w:val="009F758E"/>
    <w:rsid w:val="00A002C1"/>
    <w:rsid w:val="00A010B1"/>
    <w:rsid w:val="00A013D9"/>
    <w:rsid w:val="00A01CFB"/>
    <w:rsid w:val="00A01E79"/>
    <w:rsid w:val="00A02ECA"/>
    <w:rsid w:val="00A042ED"/>
    <w:rsid w:val="00A05830"/>
    <w:rsid w:val="00A06713"/>
    <w:rsid w:val="00A06CCA"/>
    <w:rsid w:val="00A07FF2"/>
    <w:rsid w:val="00A12749"/>
    <w:rsid w:val="00A12BD8"/>
    <w:rsid w:val="00A12C0F"/>
    <w:rsid w:val="00A14469"/>
    <w:rsid w:val="00A14CD8"/>
    <w:rsid w:val="00A15011"/>
    <w:rsid w:val="00A150B0"/>
    <w:rsid w:val="00A162E2"/>
    <w:rsid w:val="00A20331"/>
    <w:rsid w:val="00A20379"/>
    <w:rsid w:val="00A20B6B"/>
    <w:rsid w:val="00A20DC9"/>
    <w:rsid w:val="00A21407"/>
    <w:rsid w:val="00A2172A"/>
    <w:rsid w:val="00A21778"/>
    <w:rsid w:val="00A23CDE"/>
    <w:rsid w:val="00A240C5"/>
    <w:rsid w:val="00A24464"/>
    <w:rsid w:val="00A25435"/>
    <w:rsid w:val="00A27144"/>
    <w:rsid w:val="00A27188"/>
    <w:rsid w:val="00A275F7"/>
    <w:rsid w:val="00A27E7B"/>
    <w:rsid w:val="00A306B6"/>
    <w:rsid w:val="00A30A76"/>
    <w:rsid w:val="00A30D01"/>
    <w:rsid w:val="00A31C2E"/>
    <w:rsid w:val="00A320F4"/>
    <w:rsid w:val="00A32972"/>
    <w:rsid w:val="00A32CBD"/>
    <w:rsid w:val="00A3400F"/>
    <w:rsid w:val="00A34325"/>
    <w:rsid w:val="00A3442B"/>
    <w:rsid w:val="00A34707"/>
    <w:rsid w:val="00A34D58"/>
    <w:rsid w:val="00A35568"/>
    <w:rsid w:val="00A35845"/>
    <w:rsid w:val="00A372E2"/>
    <w:rsid w:val="00A374D9"/>
    <w:rsid w:val="00A37E4C"/>
    <w:rsid w:val="00A37FDC"/>
    <w:rsid w:val="00A403B0"/>
    <w:rsid w:val="00A40F9B"/>
    <w:rsid w:val="00A41A9A"/>
    <w:rsid w:val="00A41E43"/>
    <w:rsid w:val="00A42005"/>
    <w:rsid w:val="00A4299E"/>
    <w:rsid w:val="00A42B1C"/>
    <w:rsid w:val="00A45649"/>
    <w:rsid w:val="00A47F41"/>
    <w:rsid w:val="00A501C7"/>
    <w:rsid w:val="00A506FB"/>
    <w:rsid w:val="00A50CAA"/>
    <w:rsid w:val="00A50F9A"/>
    <w:rsid w:val="00A5184C"/>
    <w:rsid w:val="00A51890"/>
    <w:rsid w:val="00A528E2"/>
    <w:rsid w:val="00A54940"/>
    <w:rsid w:val="00A54E23"/>
    <w:rsid w:val="00A5590F"/>
    <w:rsid w:val="00A55983"/>
    <w:rsid w:val="00A55D2F"/>
    <w:rsid w:val="00A56F7C"/>
    <w:rsid w:val="00A57637"/>
    <w:rsid w:val="00A57E3A"/>
    <w:rsid w:val="00A605EC"/>
    <w:rsid w:val="00A61D1C"/>
    <w:rsid w:val="00A62536"/>
    <w:rsid w:val="00A62D54"/>
    <w:rsid w:val="00A62FAA"/>
    <w:rsid w:val="00A64BA9"/>
    <w:rsid w:val="00A65E31"/>
    <w:rsid w:val="00A67374"/>
    <w:rsid w:val="00A67A5F"/>
    <w:rsid w:val="00A67A8A"/>
    <w:rsid w:val="00A703EF"/>
    <w:rsid w:val="00A70EB0"/>
    <w:rsid w:val="00A71C2A"/>
    <w:rsid w:val="00A72879"/>
    <w:rsid w:val="00A728EB"/>
    <w:rsid w:val="00A72BD3"/>
    <w:rsid w:val="00A747E1"/>
    <w:rsid w:val="00A74F23"/>
    <w:rsid w:val="00A7524A"/>
    <w:rsid w:val="00A759CA"/>
    <w:rsid w:val="00A75B5D"/>
    <w:rsid w:val="00A767AE"/>
    <w:rsid w:val="00A76EAF"/>
    <w:rsid w:val="00A77485"/>
    <w:rsid w:val="00A77AC4"/>
    <w:rsid w:val="00A800A6"/>
    <w:rsid w:val="00A80756"/>
    <w:rsid w:val="00A80A78"/>
    <w:rsid w:val="00A8233A"/>
    <w:rsid w:val="00A824E8"/>
    <w:rsid w:val="00A828D5"/>
    <w:rsid w:val="00A83216"/>
    <w:rsid w:val="00A856A6"/>
    <w:rsid w:val="00A85E5F"/>
    <w:rsid w:val="00A86254"/>
    <w:rsid w:val="00A867FF"/>
    <w:rsid w:val="00A903C2"/>
    <w:rsid w:val="00A90F47"/>
    <w:rsid w:val="00A912A9"/>
    <w:rsid w:val="00A914B4"/>
    <w:rsid w:val="00A91786"/>
    <w:rsid w:val="00A93C98"/>
    <w:rsid w:val="00A942A8"/>
    <w:rsid w:val="00A94A73"/>
    <w:rsid w:val="00A95368"/>
    <w:rsid w:val="00A958CB"/>
    <w:rsid w:val="00A976EA"/>
    <w:rsid w:val="00AA1275"/>
    <w:rsid w:val="00AA3213"/>
    <w:rsid w:val="00AA3F68"/>
    <w:rsid w:val="00AA4688"/>
    <w:rsid w:val="00AA4943"/>
    <w:rsid w:val="00AA496F"/>
    <w:rsid w:val="00AA4D4C"/>
    <w:rsid w:val="00AA565C"/>
    <w:rsid w:val="00AA61A5"/>
    <w:rsid w:val="00AB0277"/>
    <w:rsid w:val="00AB0313"/>
    <w:rsid w:val="00AB2212"/>
    <w:rsid w:val="00AB2F56"/>
    <w:rsid w:val="00AB32F6"/>
    <w:rsid w:val="00AB3DFB"/>
    <w:rsid w:val="00AB4ABB"/>
    <w:rsid w:val="00AB4CA0"/>
    <w:rsid w:val="00AB5375"/>
    <w:rsid w:val="00AB79B3"/>
    <w:rsid w:val="00AC1174"/>
    <w:rsid w:val="00AC11C3"/>
    <w:rsid w:val="00AC15E0"/>
    <w:rsid w:val="00AC17EC"/>
    <w:rsid w:val="00AC2B49"/>
    <w:rsid w:val="00AC2F16"/>
    <w:rsid w:val="00AC31D7"/>
    <w:rsid w:val="00AC4BAD"/>
    <w:rsid w:val="00AC59CA"/>
    <w:rsid w:val="00AC5E42"/>
    <w:rsid w:val="00AC610C"/>
    <w:rsid w:val="00AC6612"/>
    <w:rsid w:val="00AC7C3B"/>
    <w:rsid w:val="00AD10B7"/>
    <w:rsid w:val="00AD1390"/>
    <w:rsid w:val="00AD264A"/>
    <w:rsid w:val="00AD2EB2"/>
    <w:rsid w:val="00AD368B"/>
    <w:rsid w:val="00AD3F68"/>
    <w:rsid w:val="00AD5A86"/>
    <w:rsid w:val="00AD67A1"/>
    <w:rsid w:val="00AD6DBA"/>
    <w:rsid w:val="00AE0B0F"/>
    <w:rsid w:val="00AE2221"/>
    <w:rsid w:val="00AE28A3"/>
    <w:rsid w:val="00AE2DE6"/>
    <w:rsid w:val="00AE30C3"/>
    <w:rsid w:val="00AE342C"/>
    <w:rsid w:val="00AE3837"/>
    <w:rsid w:val="00AE3CC0"/>
    <w:rsid w:val="00AE42AC"/>
    <w:rsid w:val="00AE59D2"/>
    <w:rsid w:val="00AE6A44"/>
    <w:rsid w:val="00AE6C9B"/>
    <w:rsid w:val="00AE6D6C"/>
    <w:rsid w:val="00AE7AA9"/>
    <w:rsid w:val="00AF0611"/>
    <w:rsid w:val="00AF164D"/>
    <w:rsid w:val="00AF17F1"/>
    <w:rsid w:val="00AF1E90"/>
    <w:rsid w:val="00AF2007"/>
    <w:rsid w:val="00AF24C0"/>
    <w:rsid w:val="00AF28BE"/>
    <w:rsid w:val="00AF2919"/>
    <w:rsid w:val="00AF3245"/>
    <w:rsid w:val="00AF3A24"/>
    <w:rsid w:val="00AF4399"/>
    <w:rsid w:val="00AF44A9"/>
    <w:rsid w:val="00AF4DFF"/>
    <w:rsid w:val="00AF4EFE"/>
    <w:rsid w:val="00AF5B89"/>
    <w:rsid w:val="00AF63CE"/>
    <w:rsid w:val="00AF69A8"/>
    <w:rsid w:val="00AF7A4A"/>
    <w:rsid w:val="00B0005E"/>
    <w:rsid w:val="00B0087A"/>
    <w:rsid w:val="00B00E5F"/>
    <w:rsid w:val="00B01105"/>
    <w:rsid w:val="00B0158B"/>
    <w:rsid w:val="00B02FAA"/>
    <w:rsid w:val="00B0347D"/>
    <w:rsid w:val="00B04899"/>
    <w:rsid w:val="00B049F9"/>
    <w:rsid w:val="00B04F1E"/>
    <w:rsid w:val="00B05E82"/>
    <w:rsid w:val="00B0691E"/>
    <w:rsid w:val="00B079D7"/>
    <w:rsid w:val="00B07B9F"/>
    <w:rsid w:val="00B101A1"/>
    <w:rsid w:val="00B10FAD"/>
    <w:rsid w:val="00B116F5"/>
    <w:rsid w:val="00B1176A"/>
    <w:rsid w:val="00B122F9"/>
    <w:rsid w:val="00B124E5"/>
    <w:rsid w:val="00B1271E"/>
    <w:rsid w:val="00B12DC7"/>
    <w:rsid w:val="00B12FAF"/>
    <w:rsid w:val="00B14EDD"/>
    <w:rsid w:val="00B1500B"/>
    <w:rsid w:val="00B16DD5"/>
    <w:rsid w:val="00B16DE9"/>
    <w:rsid w:val="00B177BF"/>
    <w:rsid w:val="00B177C5"/>
    <w:rsid w:val="00B20F35"/>
    <w:rsid w:val="00B21B4D"/>
    <w:rsid w:val="00B21F3D"/>
    <w:rsid w:val="00B22020"/>
    <w:rsid w:val="00B221D1"/>
    <w:rsid w:val="00B22C96"/>
    <w:rsid w:val="00B23EF0"/>
    <w:rsid w:val="00B23F0F"/>
    <w:rsid w:val="00B240FD"/>
    <w:rsid w:val="00B2432B"/>
    <w:rsid w:val="00B243A3"/>
    <w:rsid w:val="00B24B7D"/>
    <w:rsid w:val="00B25934"/>
    <w:rsid w:val="00B25E5B"/>
    <w:rsid w:val="00B26C69"/>
    <w:rsid w:val="00B272F2"/>
    <w:rsid w:val="00B27A30"/>
    <w:rsid w:val="00B3099E"/>
    <w:rsid w:val="00B31AFA"/>
    <w:rsid w:val="00B31C9F"/>
    <w:rsid w:val="00B324DD"/>
    <w:rsid w:val="00B32643"/>
    <w:rsid w:val="00B32B35"/>
    <w:rsid w:val="00B32E9A"/>
    <w:rsid w:val="00B3529E"/>
    <w:rsid w:val="00B358D1"/>
    <w:rsid w:val="00B365E2"/>
    <w:rsid w:val="00B401C7"/>
    <w:rsid w:val="00B40226"/>
    <w:rsid w:val="00B4186E"/>
    <w:rsid w:val="00B4284E"/>
    <w:rsid w:val="00B42C45"/>
    <w:rsid w:val="00B436FC"/>
    <w:rsid w:val="00B438CE"/>
    <w:rsid w:val="00B43A77"/>
    <w:rsid w:val="00B44301"/>
    <w:rsid w:val="00B453AB"/>
    <w:rsid w:val="00B464BD"/>
    <w:rsid w:val="00B46B8B"/>
    <w:rsid w:val="00B4727B"/>
    <w:rsid w:val="00B47A1B"/>
    <w:rsid w:val="00B519E8"/>
    <w:rsid w:val="00B5221F"/>
    <w:rsid w:val="00B52748"/>
    <w:rsid w:val="00B5449A"/>
    <w:rsid w:val="00B5520C"/>
    <w:rsid w:val="00B55CD2"/>
    <w:rsid w:val="00B55E15"/>
    <w:rsid w:val="00B56989"/>
    <w:rsid w:val="00B56A8B"/>
    <w:rsid w:val="00B572B7"/>
    <w:rsid w:val="00B6153A"/>
    <w:rsid w:val="00B63573"/>
    <w:rsid w:val="00B63D2F"/>
    <w:rsid w:val="00B63F0D"/>
    <w:rsid w:val="00B64537"/>
    <w:rsid w:val="00B70445"/>
    <w:rsid w:val="00B720D6"/>
    <w:rsid w:val="00B72BB9"/>
    <w:rsid w:val="00B7425A"/>
    <w:rsid w:val="00B7618C"/>
    <w:rsid w:val="00B76B00"/>
    <w:rsid w:val="00B77173"/>
    <w:rsid w:val="00B77711"/>
    <w:rsid w:val="00B80314"/>
    <w:rsid w:val="00B80E81"/>
    <w:rsid w:val="00B82F27"/>
    <w:rsid w:val="00B830DC"/>
    <w:rsid w:val="00B83438"/>
    <w:rsid w:val="00B83C23"/>
    <w:rsid w:val="00B83CD9"/>
    <w:rsid w:val="00B83FE0"/>
    <w:rsid w:val="00B846A1"/>
    <w:rsid w:val="00B84803"/>
    <w:rsid w:val="00B84B3D"/>
    <w:rsid w:val="00B85335"/>
    <w:rsid w:val="00B856F4"/>
    <w:rsid w:val="00B859E9"/>
    <w:rsid w:val="00B86486"/>
    <w:rsid w:val="00B87637"/>
    <w:rsid w:val="00B87DE7"/>
    <w:rsid w:val="00B90134"/>
    <w:rsid w:val="00B91E17"/>
    <w:rsid w:val="00B9265B"/>
    <w:rsid w:val="00B92993"/>
    <w:rsid w:val="00B92DE3"/>
    <w:rsid w:val="00B93540"/>
    <w:rsid w:val="00B9419C"/>
    <w:rsid w:val="00B95371"/>
    <w:rsid w:val="00B961C7"/>
    <w:rsid w:val="00B96EC7"/>
    <w:rsid w:val="00B97211"/>
    <w:rsid w:val="00B976BB"/>
    <w:rsid w:val="00B977C6"/>
    <w:rsid w:val="00BA00D3"/>
    <w:rsid w:val="00BA0B14"/>
    <w:rsid w:val="00BA0D7F"/>
    <w:rsid w:val="00BA16DF"/>
    <w:rsid w:val="00BA315E"/>
    <w:rsid w:val="00BA387D"/>
    <w:rsid w:val="00BA3A5E"/>
    <w:rsid w:val="00BA41C5"/>
    <w:rsid w:val="00BA4C6B"/>
    <w:rsid w:val="00BA4D95"/>
    <w:rsid w:val="00BA581A"/>
    <w:rsid w:val="00BA5C16"/>
    <w:rsid w:val="00BA6D6E"/>
    <w:rsid w:val="00BA77A2"/>
    <w:rsid w:val="00BB08AC"/>
    <w:rsid w:val="00BB09DE"/>
    <w:rsid w:val="00BB1449"/>
    <w:rsid w:val="00BB1CC5"/>
    <w:rsid w:val="00BB6230"/>
    <w:rsid w:val="00BB62A0"/>
    <w:rsid w:val="00BB6C5F"/>
    <w:rsid w:val="00BB6D2B"/>
    <w:rsid w:val="00BB6FA2"/>
    <w:rsid w:val="00BB7395"/>
    <w:rsid w:val="00BB7404"/>
    <w:rsid w:val="00BB7541"/>
    <w:rsid w:val="00BB7BA8"/>
    <w:rsid w:val="00BC1C33"/>
    <w:rsid w:val="00BC2839"/>
    <w:rsid w:val="00BC32EB"/>
    <w:rsid w:val="00BC39A1"/>
    <w:rsid w:val="00BC4BC8"/>
    <w:rsid w:val="00BC5570"/>
    <w:rsid w:val="00BC58A1"/>
    <w:rsid w:val="00BC5FF8"/>
    <w:rsid w:val="00BC65CA"/>
    <w:rsid w:val="00BD0929"/>
    <w:rsid w:val="00BD26F2"/>
    <w:rsid w:val="00BD287E"/>
    <w:rsid w:val="00BD320A"/>
    <w:rsid w:val="00BD435A"/>
    <w:rsid w:val="00BD48A9"/>
    <w:rsid w:val="00BD511C"/>
    <w:rsid w:val="00BD6341"/>
    <w:rsid w:val="00BD653C"/>
    <w:rsid w:val="00BD74B2"/>
    <w:rsid w:val="00BE127F"/>
    <w:rsid w:val="00BE2EB0"/>
    <w:rsid w:val="00BE371C"/>
    <w:rsid w:val="00BE3EA4"/>
    <w:rsid w:val="00BE6015"/>
    <w:rsid w:val="00BE66B1"/>
    <w:rsid w:val="00BE7511"/>
    <w:rsid w:val="00BF008D"/>
    <w:rsid w:val="00BF156C"/>
    <w:rsid w:val="00BF1E6D"/>
    <w:rsid w:val="00BF217C"/>
    <w:rsid w:val="00BF38B1"/>
    <w:rsid w:val="00BF5860"/>
    <w:rsid w:val="00BF5AB0"/>
    <w:rsid w:val="00BF5E2F"/>
    <w:rsid w:val="00BF62EF"/>
    <w:rsid w:val="00BF69A9"/>
    <w:rsid w:val="00C01C48"/>
    <w:rsid w:val="00C02645"/>
    <w:rsid w:val="00C026C8"/>
    <w:rsid w:val="00C03AEF"/>
    <w:rsid w:val="00C045F0"/>
    <w:rsid w:val="00C04E45"/>
    <w:rsid w:val="00C0549E"/>
    <w:rsid w:val="00C05B72"/>
    <w:rsid w:val="00C05C0E"/>
    <w:rsid w:val="00C06C6B"/>
    <w:rsid w:val="00C076F4"/>
    <w:rsid w:val="00C10B59"/>
    <w:rsid w:val="00C10BA4"/>
    <w:rsid w:val="00C10BDD"/>
    <w:rsid w:val="00C112C3"/>
    <w:rsid w:val="00C12016"/>
    <w:rsid w:val="00C12432"/>
    <w:rsid w:val="00C17110"/>
    <w:rsid w:val="00C17D4A"/>
    <w:rsid w:val="00C214A7"/>
    <w:rsid w:val="00C21725"/>
    <w:rsid w:val="00C22F7B"/>
    <w:rsid w:val="00C230EE"/>
    <w:rsid w:val="00C2417D"/>
    <w:rsid w:val="00C24CDC"/>
    <w:rsid w:val="00C2626E"/>
    <w:rsid w:val="00C2632A"/>
    <w:rsid w:val="00C27132"/>
    <w:rsid w:val="00C3052A"/>
    <w:rsid w:val="00C30F14"/>
    <w:rsid w:val="00C31D9D"/>
    <w:rsid w:val="00C32BA2"/>
    <w:rsid w:val="00C3317F"/>
    <w:rsid w:val="00C34329"/>
    <w:rsid w:val="00C34B92"/>
    <w:rsid w:val="00C36347"/>
    <w:rsid w:val="00C37079"/>
    <w:rsid w:val="00C41982"/>
    <w:rsid w:val="00C41C9E"/>
    <w:rsid w:val="00C42C37"/>
    <w:rsid w:val="00C42F8D"/>
    <w:rsid w:val="00C4369A"/>
    <w:rsid w:val="00C44067"/>
    <w:rsid w:val="00C446F3"/>
    <w:rsid w:val="00C456D2"/>
    <w:rsid w:val="00C4574A"/>
    <w:rsid w:val="00C45D3F"/>
    <w:rsid w:val="00C45DA1"/>
    <w:rsid w:val="00C46C3C"/>
    <w:rsid w:val="00C46D7B"/>
    <w:rsid w:val="00C5129C"/>
    <w:rsid w:val="00C52421"/>
    <w:rsid w:val="00C530F8"/>
    <w:rsid w:val="00C53C26"/>
    <w:rsid w:val="00C53D83"/>
    <w:rsid w:val="00C56AEA"/>
    <w:rsid w:val="00C60411"/>
    <w:rsid w:val="00C60823"/>
    <w:rsid w:val="00C618C9"/>
    <w:rsid w:val="00C6397F"/>
    <w:rsid w:val="00C63B16"/>
    <w:rsid w:val="00C63C7A"/>
    <w:rsid w:val="00C64288"/>
    <w:rsid w:val="00C64442"/>
    <w:rsid w:val="00C665FA"/>
    <w:rsid w:val="00C718DB"/>
    <w:rsid w:val="00C719F3"/>
    <w:rsid w:val="00C72497"/>
    <w:rsid w:val="00C725C0"/>
    <w:rsid w:val="00C72C95"/>
    <w:rsid w:val="00C74CCF"/>
    <w:rsid w:val="00C75169"/>
    <w:rsid w:val="00C7755E"/>
    <w:rsid w:val="00C80126"/>
    <w:rsid w:val="00C80736"/>
    <w:rsid w:val="00C813D7"/>
    <w:rsid w:val="00C8176D"/>
    <w:rsid w:val="00C81DEB"/>
    <w:rsid w:val="00C84049"/>
    <w:rsid w:val="00C84BF8"/>
    <w:rsid w:val="00C85C18"/>
    <w:rsid w:val="00C86254"/>
    <w:rsid w:val="00C86C53"/>
    <w:rsid w:val="00C873BF"/>
    <w:rsid w:val="00C874AD"/>
    <w:rsid w:val="00C87705"/>
    <w:rsid w:val="00C877CC"/>
    <w:rsid w:val="00C87A07"/>
    <w:rsid w:val="00C87C0F"/>
    <w:rsid w:val="00C908EC"/>
    <w:rsid w:val="00C90CFD"/>
    <w:rsid w:val="00C919CE"/>
    <w:rsid w:val="00C925FE"/>
    <w:rsid w:val="00C92B1B"/>
    <w:rsid w:val="00C938CA"/>
    <w:rsid w:val="00C93D4D"/>
    <w:rsid w:val="00C953B9"/>
    <w:rsid w:val="00C9541C"/>
    <w:rsid w:val="00C95E8D"/>
    <w:rsid w:val="00C97748"/>
    <w:rsid w:val="00CA139B"/>
    <w:rsid w:val="00CA1434"/>
    <w:rsid w:val="00CA1824"/>
    <w:rsid w:val="00CA1D40"/>
    <w:rsid w:val="00CA29BA"/>
    <w:rsid w:val="00CA3497"/>
    <w:rsid w:val="00CA5638"/>
    <w:rsid w:val="00CA5968"/>
    <w:rsid w:val="00CA6FAC"/>
    <w:rsid w:val="00CA7FC9"/>
    <w:rsid w:val="00CB1AFB"/>
    <w:rsid w:val="00CB2296"/>
    <w:rsid w:val="00CB28DD"/>
    <w:rsid w:val="00CB484C"/>
    <w:rsid w:val="00CB6401"/>
    <w:rsid w:val="00CB6F17"/>
    <w:rsid w:val="00CB6FB4"/>
    <w:rsid w:val="00CB74CB"/>
    <w:rsid w:val="00CB7692"/>
    <w:rsid w:val="00CC0624"/>
    <w:rsid w:val="00CC0CA0"/>
    <w:rsid w:val="00CC22B8"/>
    <w:rsid w:val="00CC2352"/>
    <w:rsid w:val="00CC2437"/>
    <w:rsid w:val="00CC3364"/>
    <w:rsid w:val="00CC3DA3"/>
    <w:rsid w:val="00CC42D4"/>
    <w:rsid w:val="00CC46DB"/>
    <w:rsid w:val="00CC4A79"/>
    <w:rsid w:val="00CC54CC"/>
    <w:rsid w:val="00CC569C"/>
    <w:rsid w:val="00CC6140"/>
    <w:rsid w:val="00CC697B"/>
    <w:rsid w:val="00CC748A"/>
    <w:rsid w:val="00CC7C8E"/>
    <w:rsid w:val="00CC7FCC"/>
    <w:rsid w:val="00CD2146"/>
    <w:rsid w:val="00CD2B39"/>
    <w:rsid w:val="00CD4162"/>
    <w:rsid w:val="00CD49D2"/>
    <w:rsid w:val="00CD4D3F"/>
    <w:rsid w:val="00CD4DD4"/>
    <w:rsid w:val="00CD5528"/>
    <w:rsid w:val="00CD5730"/>
    <w:rsid w:val="00CD622E"/>
    <w:rsid w:val="00CD74D9"/>
    <w:rsid w:val="00CE01E1"/>
    <w:rsid w:val="00CE01F0"/>
    <w:rsid w:val="00CE1C69"/>
    <w:rsid w:val="00CE282D"/>
    <w:rsid w:val="00CE2D59"/>
    <w:rsid w:val="00CE37F4"/>
    <w:rsid w:val="00CE3CC0"/>
    <w:rsid w:val="00CE3E2D"/>
    <w:rsid w:val="00CE3FCA"/>
    <w:rsid w:val="00CE3FDE"/>
    <w:rsid w:val="00CE434E"/>
    <w:rsid w:val="00CE463B"/>
    <w:rsid w:val="00CE623E"/>
    <w:rsid w:val="00CE6654"/>
    <w:rsid w:val="00CE67A1"/>
    <w:rsid w:val="00CE6CA7"/>
    <w:rsid w:val="00CE7803"/>
    <w:rsid w:val="00CE7E87"/>
    <w:rsid w:val="00CF0173"/>
    <w:rsid w:val="00CF0CE7"/>
    <w:rsid w:val="00CF135D"/>
    <w:rsid w:val="00CF1F58"/>
    <w:rsid w:val="00CF2783"/>
    <w:rsid w:val="00CF3E55"/>
    <w:rsid w:val="00CF4044"/>
    <w:rsid w:val="00CF4CB3"/>
    <w:rsid w:val="00CF618C"/>
    <w:rsid w:val="00CF6D4C"/>
    <w:rsid w:val="00CF770B"/>
    <w:rsid w:val="00D0105A"/>
    <w:rsid w:val="00D01749"/>
    <w:rsid w:val="00D03192"/>
    <w:rsid w:val="00D043D2"/>
    <w:rsid w:val="00D046B4"/>
    <w:rsid w:val="00D0477B"/>
    <w:rsid w:val="00D04C54"/>
    <w:rsid w:val="00D052FE"/>
    <w:rsid w:val="00D05538"/>
    <w:rsid w:val="00D057BE"/>
    <w:rsid w:val="00D05930"/>
    <w:rsid w:val="00D06F39"/>
    <w:rsid w:val="00D0712F"/>
    <w:rsid w:val="00D07AD3"/>
    <w:rsid w:val="00D10082"/>
    <w:rsid w:val="00D105EB"/>
    <w:rsid w:val="00D10E11"/>
    <w:rsid w:val="00D118D2"/>
    <w:rsid w:val="00D11ADA"/>
    <w:rsid w:val="00D1208E"/>
    <w:rsid w:val="00D1248C"/>
    <w:rsid w:val="00D12729"/>
    <w:rsid w:val="00D13AB0"/>
    <w:rsid w:val="00D13E75"/>
    <w:rsid w:val="00D14C1A"/>
    <w:rsid w:val="00D1603C"/>
    <w:rsid w:val="00D1677A"/>
    <w:rsid w:val="00D17B5E"/>
    <w:rsid w:val="00D20BD6"/>
    <w:rsid w:val="00D2155A"/>
    <w:rsid w:val="00D216F0"/>
    <w:rsid w:val="00D232E5"/>
    <w:rsid w:val="00D24083"/>
    <w:rsid w:val="00D249FE"/>
    <w:rsid w:val="00D24A97"/>
    <w:rsid w:val="00D25CD4"/>
    <w:rsid w:val="00D265C7"/>
    <w:rsid w:val="00D27332"/>
    <w:rsid w:val="00D31018"/>
    <w:rsid w:val="00D311CC"/>
    <w:rsid w:val="00D32317"/>
    <w:rsid w:val="00D32CAF"/>
    <w:rsid w:val="00D33344"/>
    <w:rsid w:val="00D339BC"/>
    <w:rsid w:val="00D33F49"/>
    <w:rsid w:val="00D346C5"/>
    <w:rsid w:val="00D36805"/>
    <w:rsid w:val="00D36E16"/>
    <w:rsid w:val="00D3747C"/>
    <w:rsid w:val="00D37EFE"/>
    <w:rsid w:val="00D41323"/>
    <w:rsid w:val="00D434CF"/>
    <w:rsid w:val="00D43986"/>
    <w:rsid w:val="00D44E3F"/>
    <w:rsid w:val="00D4538C"/>
    <w:rsid w:val="00D47188"/>
    <w:rsid w:val="00D47F25"/>
    <w:rsid w:val="00D5060A"/>
    <w:rsid w:val="00D511EF"/>
    <w:rsid w:val="00D526B3"/>
    <w:rsid w:val="00D52839"/>
    <w:rsid w:val="00D5284E"/>
    <w:rsid w:val="00D529A7"/>
    <w:rsid w:val="00D532B5"/>
    <w:rsid w:val="00D54E9B"/>
    <w:rsid w:val="00D55677"/>
    <w:rsid w:val="00D556E1"/>
    <w:rsid w:val="00D56CC8"/>
    <w:rsid w:val="00D571FD"/>
    <w:rsid w:val="00D57220"/>
    <w:rsid w:val="00D577EF"/>
    <w:rsid w:val="00D5795F"/>
    <w:rsid w:val="00D60798"/>
    <w:rsid w:val="00D60E6D"/>
    <w:rsid w:val="00D612B3"/>
    <w:rsid w:val="00D62F36"/>
    <w:rsid w:val="00D637DD"/>
    <w:rsid w:val="00D65154"/>
    <w:rsid w:val="00D667E8"/>
    <w:rsid w:val="00D66D83"/>
    <w:rsid w:val="00D67642"/>
    <w:rsid w:val="00D67B5F"/>
    <w:rsid w:val="00D71410"/>
    <w:rsid w:val="00D72959"/>
    <w:rsid w:val="00D73315"/>
    <w:rsid w:val="00D73D94"/>
    <w:rsid w:val="00D7403E"/>
    <w:rsid w:val="00D75141"/>
    <w:rsid w:val="00D76250"/>
    <w:rsid w:val="00D770CE"/>
    <w:rsid w:val="00D77202"/>
    <w:rsid w:val="00D812D3"/>
    <w:rsid w:val="00D815FF"/>
    <w:rsid w:val="00D81A15"/>
    <w:rsid w:val="00D81B53"/>
    <w:rsid w:val="00D84021"/>
    <w:rsid w:val="00D85C7F"/>
    <w:rsid w:val="00D85CBF"/>
    <w:rsid w:val="00D85FF5"/>
    <w:rsid w:val="00D860D8"/>
    <w:rsid w:val="00D86B49"/>
    <w:rsid w:val="00D87C35"/>
    <w:rsid w:val="00D87D3D"/>
    <w:rsid w:val="00D87E76"/>
    <w:rsid w:val="00D901DA"/>
    <w:rsid w:val="00D90705"/>
    <w:rsid w:val="00D90D5A"/>
    <w:rsid w:val="00D914FF"/>
    <w:rsid w:val="00D9195B"/>
    <w:rsid w:val="00D92955"/>
    <w:rsid w:val="00D92FD5"/>
    <w:rsid w:val="00D936A7"/>
    <w:rsid w:val="00D9444E"/>
    <w:rsid w:val="00D94FF6"/>
    <w:rsid w:val="00D96BF2"/>
    <w:rsid w:val="00D971A9"/>
    <w:rsid w:val="00D97745"/>
    <w:rsid w:val="00DA2906"/>
    <w:rsid w:val="00DA533A"/>
    <w:rsid w:val="00DA54C9"/>
    <w:rsid w:val="00DA5A6C"/>
    <w:rsid w:val="00DA5EF9"/>
    <w:rsid w:val="00DA6AAB"/>
    <w:rsid w:val="00DA6C6B"/>
    <w:rsid w:val="00DA7B98"/>
    <w:rsid w:val="00DB0428"/>
    <w:rsid w:val="00DB0B2F"/>
    <w:rsid w:val="00DB183C"/>
    <w:rsid w:val="00DB2342"/>
    <w:rsid w:val="00DB2520"/>
    <w:rsid w:val="00DB2E98"/>
    <w:rsid w:val="00DB360D"/>
    <w:rsid w:val="00DB4878"/>
    <w:rsid w:val="00DB50C4"/>
    <w:rsid w:val="00DB6329"/>
    <w:rsid w:val="00DB6458"/>
    <w:rsid w:val="00DB6579"/>
    <w:rsid w:val="00DB6A12"/>
    <w:rsid w:val="00DB6A92"/>
    <w:rsid w:val="00DC1A3F"/>
    <w:rsid w:val="00DC349A"/>
    <w:rsid w:val="00DC51F4"/>
    <w:rsid w:val="00DC6080"/>
    <w:rsid w:val="00DC6747"/>
    <w:rsid w:val="00DC6F5A"/>
    <w:rsid w:val="00DC72C9"/>
    <w:rsid w:val="00DC73E2"/>
    <w:rsid w:val="00DC78B6"/>
    <w:rsid w:val="00DC79B0"/>
    <w:rsid w:val="00DD0D84"/>
    <w:rsid w:val="00DD1339"/>
    <w:rsid w:val="00DD134D"/>
    <w:rsid w:val="00DD1B2C"/>
    <w:rsid w:val="00DD21D8"/>
    <w:rsid w:val="00DD4BAE"/>
    <w:rsid w:val="00DD4C92"/>
    <w:rsid w:val="00DD4F90"/>
    <w:rsid w:val="00DD5982"/>
    <w:rsid w:val="00DE0769"/>
    <w:rsid w:val="00DE16C8"/>
    <w:rsid w:val="00DE1B1A"/>
    <w:rsid w:val="00DE25EC"/>
    <w:rsid w:val="00DE2AA6"/>
    <w:rsid w:val="00DE309A"/>
    <w:rsid w:val="00DE3389"/>
    <w:rsid w:val="00DE3750"/>
    <w:rsid w:val="00DE43FC"/>
    <w:rsid w:val="00DE49C9"/>
    <w:rsid w:val="00DE5425"/>
    <w:rsid w:val="00DE5441"/>
    <w:rsid w:val="00DE5EA4"/>
    <w:rsid w:val="00DE6418"/>
    <w:rsid w:val="00DF0AD9"/>
    <w:rsid w:val="00DF1098"/>
    <w:rsid w:val="00DF1BD1"/>
    <w:rsid w:val="00DF220E"/>
    <w:rsid w:val="00DF2AF1"/>
    <w:rsid w:val="00DF48FB"/>
    <w:rsid w:val="00DF63AB"/>
    <w:rsid w:val="00DF6C51"/>
    <w:rsid w:val="00DF6EE1"/>
    <w:rsid w:val="00DF6F00"/>
    <w:rsid w:val="00DF736F"/>
    <w:rsid w:val="00DF770D"/>
    <w:rsid w:val="00DF79C6"/>
    <w:rsid w:val="00DF7BE1"/>
    <w:rsid w:val="00DF7C68"/>
    <w:rsid w:val="00DF7D5E"/>
    <w:rsid w:val="00DF7DBB"/>
    <w:rsid w:val="00E012DA"/>
    <w:rsid w:val="00E0193A"/>
    <w:rsid w:val="00E030CD"/>
    <w:rsid w:val="00E03744"/>
    <w:rsid w:val="00E037AA"/>
    <w:rsid w:val="00E0690E"/>
    <w:rsid w:val="00E07C63"/>
    <w:rsid w:val="00E1042A"/>
    <w:rsid w:val="00E10D0A"/>
    <w:rsid w:val="00E10E36"/>
    <w:rsid w:val="00E12C4F"/>
    <w:rsid w:val="00E141C2"/>
    <w:rsid w:val="00E1523F"/>
    <w:rsid w:val="00E1529B"/>
    <w:rsid w:val="00E15404"/>
    <w:rsid w:val="00E158A7"/>
    <w:rsid w:val="00E167CB"/>
    <w:rsid w:val="00E16E00"/>
    <w:rsid w:val="00E203F7"/>
    <w:rsid w:val="00E219DE"/>
    <w:rsid w:val="00E23BFF"/>
    <w:rsid w:val="00E2439E"/>
    <w:rsid w:val="00E24460"/>
    <w:rsid w:val="00E247AC"/>
    <w:rsid w:val="00E247D0"/>
    <w:rsid w:val="00E24F8E"/>
    <w:rsid w:val="00E250A1"/>
    <w:rsid w:val="00E250C6"/>
    <w:rsid w:val="00E265D8"/>
    <w:rsid w:val="00E267C2"/>
    <w:rsid w:val="00E30665"/>
    <w:rsid w:val="00E30B82"/>
    <w:rsid w:val="00E30D91"/>
    <w:rsid w:val="00E30E2C"/>
    <w:rsid w:val="00E30F3B"/>
    <w:rsid w:val="00E311D3"/>
    <w:rsid w:val="00E317D1"/>
    <w:rsid w:val="00E3187E"/>
    <w:rsid w:val="00E31F85"/>
    <w:rsid w:val="00E327CC"/>
    <w:rsid w:val="00E32A21"/>
    <w:rsid w:val="00E32DE8"/>
    <w:rsid w:val="00E33880"/>
    <w:rsid w:val="00E3388B"/>
    <w:rsid w:val="00E339F5"/>
    <w:rsid w:val="00E33C89"/>
    <w:rsid w:val="00E33D96"/>
    <w:rsid w:val="00E34535"/>
    <w:rsid w:val="00E35428"/>
    <w:rsid w:val="00E35BDA"/>
    <w:rsid w:val="00E35C1E"/>
    <w:rsid w:val="00E36A07"/>
    <w:rsid w:val="00E36BD1"/>
    <w:rsid w:val="00E373B8"/>
    <w:rsid w:val="00E400D0"/>
    <w:rsid w:val="00E408EB"/>
    <w:rsid w:val="00E40B95"/>
    <w:rsid w:val="00E41A3B"/>
    <w:rsid w:val="00E41CD6"/>
    <w:rsid w:val="00E4277F"/>
    <w:rsid w:val="00E43DA0"/>
    <w:rsid w:val="00E444C1"/>
    <w:rsid w:val="00E446B1"/>
    <w:rsid w:val="00E447C2"/>
    <w:rsid w:val="00E44ED0"/>
    <w:rsid w:val="00E45428"/>
    <w:rsid w:val="00E458F5"/>
    <w:rsid w:val="00E45C62"/>
    <w:rsid w:val="00E465BB"/>
    <w:rsid w:val="00E46FD2"/>
    <w:rsid w:val="00E472A0"/>
    <w:rsid w:val="00E47650"/>
    <w:rsid w:val="00E51294"/>
    <w:rsid w:val="00E52538"/>
    <w:rsid w:val="00E52C18"/>
    <w:rsid w:val="00E53092"/>
    <w:rsid w:val="00E536A9"/>
    <w:rsid w:val="00E543E0"/>
    <w:rsid w:val="00E555E1"/>
    <w:rsid w:val="00E555F9"/>
    <w:rsid w:val="00E55F8B"/>
    <w:rsid w:val="00E56899"/>
    <w:rsid w:val="00E575C4"/>
    <w:rsid w:val="00E575E4"/>
    <w:rsid w:val="00E578F2"/>
    <w:rsid w:val="00E61964"/>
    <w:rsid w:val="00E61C67"/>
    <w:rsid w:val="00E62828"/>
    <w:rsid w:val="00E62847"/>
    <w:rsid w:val="00E63118"/>
    <w:rsid w:val="00E631E1"/>
    <w:rsid w:val="00E63B98"/>
    <w:rsid w:val="00E654A9"/>
    <w:rsid w:val="00E66D53"/>
    <w:rsid w:val="00E66F2B"/>
    <w:rsid w:val="00E7055D"/>
    <w:rsid w:val="00E712D6"/>
    <w:rsid w:val="00E7176D"/>
    <w:rsid w:val="00E71C29"/>
    <w:rsid w:val="00E71E0C"/>
    <w:rsid w:val="00E72C0A"/>
    <w:rsid w:val="00E7444F"/>
    <w:rsid w:val="00E769BF"/>
    <w:rsid w:val="00E7730F"/>
    <w:rsid w:val="00E827C1"/>
    <w:rsid w:val="00E83542"/>
    <w:rsid w:val="00E8473E"/>
    <w:rsid w:val="00E863CA"/>
    <w:rsid w:val="00E86A55"/>
    <w:rsid w:val="00E873B1"/>
    <w:rsid w:val="00E87B74"/>
    <w:rsid w:val="00E87F95"/>
    <w:rsid w:val="00E90E09"/>
    <w:rsid w:val="00E91A4E"/>
    <w:rsid w:val="00E924B7"/>
    <w:rsid w:val="00E93EB3"/>
    <w:rsid w:val="00E94045"/>
    <w:rsid w:val="00E948EF"/>
    <w:rsid w:val="00E94B47"/>
    <w:rsid w:val="00E9521D"/>
    <w:rsid w:val="00E95A1A"/>
    <w:rsid w:val="00E95B4B"/>
    <w:rsid w:val="00E960F7"/>
    <w:rsid w:val="00E96FA0"/>
    <w:rsid w:val="00E97B43"/>
    <w:rsid w:val="00EA0AEA"/>
    <w:rsid w:val="00EA147C"/>
    <w:rsid w:val="00EA157E"/>
    <w:rsid w:val="00EA1A92"/>
    <w:rsid w:val="00EA2D39"/>
    <w:rsid w:val="00EA34A2"/>
    <w:rsid w:val="00EA3A15"/>
    <w:rsid w:val="00EA4060"/>
    <w:rsid w:val="00EA425A"/>
    <w:rsid w:val="00EA44B2"/>
    <w:rsid w:val="00EA4D13"/>
    <w:rsid w:val="00EA574E"/>
    <w:rsid w:val="00EA5BCA"/>
    <w:rsid w:val="00EA6950"/>
    <w:rsid w:val="00EA71B9"/>
    <w:rsid w:val="00EA78EF"/>
    <w:rsid w:val="00EA7B74"/>
    <w:rsid w:val="00EB00DE"/>
    <w:rsid w:val="00EB01B8"/>
    <w:rsid w:val="00EB0456"/>
    <w:rsid w:val="00EB04CD"/>
    <w:rsid w:val="00EB0676"/>
    <w:rsid w:val="00EB2EC4"/>
    <w:rsid w:val="00EB2F98"/>
    <w:rsid w:val="00EB2FD4"/>
    <w:rsid w:val="00EB3061"/>
    <w:rsid w:val="00EB5349"/>
    <w:rsid w:val="00EB5D38"/>
    <w:rsid w:val="00EB5EEC"/>
    <w:rsid w:val="00EB69EB"/>
    <w:rsid w:val="00EB758C"/>
    <w:rsid w:val="00EB77D2"/>
    <w:rsid w:val="00EB7F18"/>
    <w:rsid w:val="00EC1212"/>
    <w:rsid w:val="00EC2297"/>
    <w:rsid w:val="00EC237B"/>
    <w:rsid w:val="00EC2CEC"/>
    <w:rsid w:val="00EC3569"/>
    <w:rsid w:val="00EC39A0"/>
    <w:rsid w:val="00EC3AA6"/>
    <w:rsid w:val="00EC4545"/>
    <w:rsid w:val="00EC4882"/>
    <w:rsid w:val="00EC4F46"/>
    <w:rsid w:val="00EC4FE9"/>
    <w:rsid w:val="00EC66EF"/>
    <w:rsid w:val="00EC6B7C"/>
    <w:rsid w:val="00EC716A"/>
    <w:rsid w:val="00EC79AA"/>
    <w:rsid w:val="00EC7BBA"/>
    <w:rsid w:val="00EC7C82"/>
    <w:rsid w:val="00ED02F9"/>
    <w:rsid w:val="00ED142B"/>
    <w:rsid w:val="00ED1F96"/>
    <w:rsid w:val="00ED28D8"/>
    <w:rsid w:val="00ED3F03"/>
    <w:rsid w:val="00ED5655"/>
    <w:rsid w:val="00ED7958"/>
    <w:rsid w:val="00EE0060"/>
    <w:rsid w:val="00EE06C0"/>
    <w:rsid w:val="00EE0985"/>
    <w:rsid w:val="00EE19A2"/>
    <w:rsid w:val="00EE23E9"/>
    <w:rsid w:val="00EE402A"/>
    <w:rsid w:val="00EE4DC4"/>
    <w:rsid w:val="00EE569E"/>
    <w:rsid w:val="00EE6E03"/>
    <w:rsid w:val="00EF138F"/>
    <w:rsid w:val="00EF289A"/>
    <w:rsid w:val="00EF3B99"/>
    <w:rsid w:val="00EF3CC1"/>
    <w:rsid w:val="00EF5BA8"/>
    <w:rsid w:val="00EF5DDA"/>
    <w:rsid w:val="00EF60E4"/>
    <w:rsid w:val="00EF61B0"/>
    <w:rsid w:val="00EF65A9"/>
    <w:rsid w:val="00EF6662"/>
    <w:rsid w:val="00EF740A"/>
    <w:rsid w:val="00EF7691"/>
    <w:rsid w:val="00EF7D08"/>
    <w:rsid w:val="00F00C74"/>
    <w:rsid w:val="00F01B3B"/>
    <w:rsid w:val="00F02AB0"/>
    <w:rsid w:val="00F02C1B"/>
    <w:rsid w:val="00F03399"/>
    <w:rsid w:val="00F0370D"/>
    <w:rsid w:val="00F03BD7"/>
    <w:rsid w:val="00F03FD0"/>
    <w:rsid w:val="00F046CC"/>
    <w:rsid w:val="00F056C5"/>
    <w:rsid w:val="00F06650"/>
    <w:rsid w:val="00F103F8"/>
    <w:rsid w:val="00F111BD"/>
    <w:rsid w:val="00F11C52"/>
    <w:rsid w:val="00F121A2"/>
    <w:rsid w:val="00F12522"/>
    <w:rsid w:val="00F127B4"/>
    <w:rsid w:val="00F1339B"/>
    <w:rsid w:val="00F1488E"/>
    <w:rsid w:val="00F15597"/>
    <w:rsid w:val="00F157A2"/>
    <w:rsid w:val="00F170AB"/>
    <w:rsid w:val="00F1760A"/>
    <w:rsid w:val="00F21C53"/>
    <w:rsid w:val="00F21D76"/>
    <w:rsid w:val="00F22E68"/>
    <w:rsid w:val="00F238D2"/>
    <w:rsid w:val="00F24130"/>
    <w:rsid w:val="00F24399"/>
    <w:rsid w:val="00F2485A"/>
    <w:rsid w:val="00F24AB3"/>
    <w:rsid w:val="00F25AF8"/>
    <w:rsid w:val="00F25B27"/>
    <w:rsid w:val="00F25D73"/>
    <w:rsid w:val="00F26AEB"/>
    <w:rsid w:val="00F308D5"/>
    <w:rsid w:val="00F30974"/>
    <w:rsid w:val="00F313F2"/>
    <w:rsid w:val="00F31F26"/>
    <w:rsid w:val="00F324EA"/>
    <w:rsid w:val="00F32E94"/>
    <w:rsid w:val="00F34090"/>
    <w:rsid w:val="00F34D38"/>
    <w:rsid w:val="00F34DCE"/>
    <w:rsid w:val="00F34EE5"/>
    <w:rsid w:val="00F35498"/>
    <w:rsid w:val="00F36CBD"/>
    <w:rsid w:val="00F37064"/>
    <w:rsid w:val="00F37309"/>
    <w:rsid w:val="00F37809"/>
    <w:rsid w:val="00F3781F"/>
    <w:rsid w:val="00F37834"/>
    <w:rsid w:val="00F4035D"/>
    <w:rsid w:val="00F405DA"/>
    <w:rsid w:val="00F40EF5"/>
    <w:rsid w:val="00F41FC5"/>
    <w:rsid w:val="00F43133"/>
    <w:rsid w:val="00F45130"/>
    <w:rsid w:val="00F453A7"/>
    <w:rsid w:val="00F46456"/>
    <w:rsid w:val="00F4690F"/>
    <w:rsid w:val="00F46CF2"/>
    <w:rsid w:val="00F46F48"/>
    <w:rsid w:val="00F46FE6"/>
    <w:rsid w:val="00F477D3"/>
    <w:rsid w:val="00F50254"/>
    <w:rsid w:val="00F50706"/>
    <w:rsid w:val="00F50B5F"/>
    <w:rsid w:val="00F516CB"/>
    <w:rsid w:val="00F518E2"/>
    <w:rsid w:val="00F5198E"/>
    <w:rsid w:val="00F52C0B"/>
    <w:rsid w:val="00F52F73"/>
    <w:rsid w:val="00F53A3A"/>
    <w:rsid w:val="00F54A75"/>
    <w:rsid w:val="00F554E0"/>
    <w:rsid w:val="00F564E3"/>
    <w:rsid w:val="00F57743"/>
    <w:rsid w:val="00F57DBB"/>
    <w:rsid w:val="00F60360"/>
    <w:rsid w:val="00F61436"/>
    <w:rsid w:val="00F6191A"/>
    <w:rsid w:val="00F66F25"/>
    <w:rsid w:val="00F71981"/>
    <w:rsid w:val="00F719D7"/>
    <w:rsid w:val="00F71C82"/>
    <w:rsid w:val="00F71DB9"/>
    <w:rsid w:val="00F71EE0"/>
    <w:rsid w:val="00F736EC"/>
    <w:rsid w:val="00F73AAC"/>
    <w:rsid w:val="00F747E1"/>
    <w:rsid w:val="00F74983"/>
    <w:rsid w:val="00F74BF9"/>
    <w:rsid w:val="00F75F10"/>
    <w:rsid w:val="00F764A4"/>
    <w:rsid w:val="00F76896"/>
    <w:rsid w:val="00F76F65"/>
    <w:rsid w:val="00F801EF"/>
    <w:rsid w:val="00F81725"/>
    <w:rsid w:val="00F819C3"/>
    <w:rsid w:val="00F8235D"/>
    <w:rsid w:val="00F8289D"/>
    <w:rsid w:val="00F8347E"/>
    <w:rsid w:val="00F84890"/>
    <w:rsid w:val="00F84C66"/>
    <w:rsid w:val="00F84C7F"/>
    <w:rsid w:val="00F8595E"/>
    <w:rsid w:val="00F86585"/>
    <w:rsid w:val="00F877FA"/>
    <w:rsid w:val="00F9126C"/>
    <w:rsid w:val="00F932BE"/>
    <w:rsid w:val="00F93BA8"/>
    <w:rsid w:val="00F93D02"/>
    <w:rsid w:val="00F93E89"/>
    <w:rsid w:val="00F9519F"/>
    <w:rsid w:val="00F9661C"/>
    <w:rsid w:val="00F9756F"/>
    <w:rsid w:val="00F976A8"/>
    <w:rsid w:val="00FA0A6E"/>
    <w:rsid w:val="00FA14DC"/>
    <w:rsid w:val="00FA1B1D"/>
    <w:rsid w:val="00FA31A4"/>
    <w:rsid w:val="00FA4AE1"/>
    <w:rsid w:val="00FA639E"/>
    <w:rsid w:val="00FA6E7F"/>
    <w:rsid w:val="00FB0227"/>
    <w:rsid w:val="00FB078A"/>
    <w:rsid w:val="00FB0D74"/>
    <w:rsid w:val="00FB0E01"/>
    <w:rsid w:val="00FB19B6"/>
    <w:rsid w:val="00FB1F73"/>
    <w:rsid w:val="00FB251C"/>
    <w:rsid w:val="00FB2539"/>
    <w:rsid w:val="00FB2FFB"/>
    <w:rsid w:val="00FB3724"/>
    <w:rsid w:val="00FB382C"/>
    <w:rsid w:val="00FB3C4F"/>
    <w:rsid w:val="00FB3D73"/>
    <w:rsid w:val="00FB40BE"/>
    <w:rsid w:val="00FB422C"/>
    <w:rsid w:val="00FB631D"/>
    <w:rsid w:val="00FB6D15"/>
    <w:rsid w:val="00FC14B1"/>
    <w:rsid w:val="00FC3262"/>
    <w:rsid w:val="00FC34BB"/>
    <w:rsid w:val="00FC34E7"/>
    <w:rsid w:val="00FC4D30"/>
    <w:rsid w:val="00FC6ED2"/>
    <w:rsid w:val="00FC720C"/>
    <w:rsid w:val="00FD0266"/>
    <w:rsid w:val="00FD04BE"/>
    <w:rsid w:val="00FD0616"/>
    <w:rsid w:val="00FD0E6E"/>
    <w:rsid w:val="00FD1011"/>
    <w:rsid w:val="00FD1E6B"/>
    <w:rsid w:val="00FD1EA0"/>
    <w:rsid w:val="00FD34C2"/>
    <w:rsid w:val="00FD3CB9"/>
    <w:rsid w:val="00FD3D07"/>
    <w:rsid w:val="00FD3F10"/>
    <w:rsid w:val="00FD50E9"/>
    <w:rsid w:val="00FD5234"/>
    <w:rsid w:val="00FD5615"/>
    <w:rsid w:val="00FD5AC8"/>
    <w:rsid w:val="00FD5E99"/>
    <w:rsid w:val="00FD68D8"/>
    <w:rsid w:val="00FD6FE8"/>
    <w:rsid w:val="00FE0427"/>
    <w:rsid w:val="00FE0870"/>
    <w:rsid w:val="00FE0999"/>
    <w:rsid w:val="00FE0E4F"/>
    <w:rsid w:val="00FE1290"/>
    <w:rsid w:val="00FE14A3"/>
    <w:rsid w:val="00FE27C1"/>
    <w:rsid w:val="00FE297B"/>
    <w:rsid w:val="00FE2A57"/>
    <w:rsid w:val="00FE31BD"/>
    <w:rsid w:val="00FE35E1"/>
    <w:rsid w:val="00FE3B53"/>
    <w:rsid w:val="00FE4841"/>
    <w:rsid w:val="00FE4C4D"/>
    <w:rsid w:val="00FE5148"/>
    <w:rsid w:val="00FE5719"/>
    <w:rsid w:val="00FE59B1"/>
    <w:rsid w:val="00FE5AAD"/>
    <w:rsid w:val="00FE62FD"/>
    <w:rsid w:val="00FE6ADA"/>
    <w:rsid w:val="00FE6B46"/>
    <w:rsid w:val="00FF135B"/>
    <w:rsid w:val="00FF184D"/>
    <w:rsid w:val="00FF1C45"/>
    <w:rsid w:val="00FF2C26"/>
    <w:rsid w:val="00FF2C7E"/>
    <w:rsid w:val="00FF46A6"/>
    <w:rsid w:val="00FF47A0"/>
    <w:rsid w:val="00FF4FB8"/>
    <w:rsid w:val="00FF6775"/>
    <w:rsid w:val="00FF756E"/>
    <w:rsid w:val="00FF7BD2"/>
    <w:rsid w:val="00FF7BE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colormru v:ext="edit" colors="#f3978d,#f30"/>
    </o:shapedefaults>
    <o:shapelayout v:ext="edit">
      <o:idmap v:ext="edit" data="1"/>
    </o:shapelayout>
  </w:shapeDefaults>
  <w:decimalSymbol w:val="."/>
  <w:listSeparator w:val=","/>
  <w14:docId w14:val="5A60538E"/>
  <w15:docId w15:val="{61E89E57-7AB7-43EE-8824-5B861FA2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AEE"/>
    <w:rPr>
      <w:rFonts w:ascii="Neo Sans Intel" w:hAnsi="Neo Sans Intel"/>
      <w:lang w:bidi="he-IL"/>
    </w:rPr>
  </w:style>
  <w:style w:type="paragraph" w:styleId="Heading1">
    <w:name w:val="heading 1"/>
    <w:basedOn w:val="1Heading"/>
    <w:next w:val="Normal"/>
    <w:link w:val="Heading1Char"/>
    <w:uiPriority w:val="99"/>
    <w:qFormat/>
    <w:rsid w:val="00683D3E"/>
    <w:pPr>
      <w:numPr>
        <w:numId w:val="4"/>
      </w:numPr>
      <w:shd w:val="pct15" w:color="auto" w:fill="auto"/>
      <w:outlineLvl w:val="0"/>
    </w:pPr>
    <w:rPr>
      <w:bCs w:val="0"/>
      <w:noProof/>
      <w:sz w:val="32"/>
      <w:szCs w:val="28"/>
      <w:lang w:bidi="ar-SA"/>
    </w:rPr>
  </w:style>
  <w:style w:type="paragraph" w:styleId="Heading2">
    <w:name w:val="heading 2"/>
    <w:basedOn w:val="Normal"/>
    <w:next w:val="Normal"/>
    <w:link w:val="Heading2Char"/>
    <w:qFormat/>
    <w:rsid w:val="00683D3E"/>
    <w:pPr>
      <w:keepNext/>
      <w:keepLines/>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qFormat/>
    <w:rsid w:val="00683D3E"/>
    <w:pPr>
      <w:keepNext/>
      <w:spacing w:before="240" w:after="60"/>
      <w:outlineLvl w:val="2"/>
    </w:pPr>
    <w:rPr>
      <w:b/>
      <w:bCs/>
      <w:sz w:val="26"/>
      <w:szCs w:val="26"/>
    </w:rPr>
  </w:style>
  <w:style w:type="paragraph" w:styleId="Heading4">
    <w:name w:val="heading 4"/>
    <w:basedOn w:val="Normal"/>
    <w:next w:val="Normal"/>
    <w:link w:val="Heading4Char"/>
    <w:autoRedefine/>
    <w:qFormat/>
    <w:rsid w:val="009A2A89"/>
    <w:pPr>
      <w:keepNext/>
      <w:keepLines/>
      <w:spacing w:before="200"/>
      <w:outlineLvl w:val="3"/>
    </w:pPr>
    <w:rPr>
      <w:rFonts w:eastAsiaTheme="majorEastAsia" w:cstheme="majorBidi"/>
      <w:b/>
      <w:bCs/>
      <w:iCs/>
      <w:sz w:val="22"/>
      <w:u w:val="single"/>
    </w:rPr>
  </w:style>
  <w:style w:type="paragraph" w:styleId="Heading5">
    <w:name w:val="heading 5"/>
    <w:next w:val="Normal"/>
    <w:qFormat/>
    <w:pPr>
      <w:numPr>
        <w:ilvl w:val="4"/>
        <w:numId w:val="3"/>
      </w:numPr>
      <w:outlineLvl w:val="4"/>
    </w:pPr>
    <w:rPr>
      <w:rFonts w:ascii="Times New Roman" w:hAnsi="Times New Roman"/>
      <w:noProof/>
    </w:rPr>
  </w:style>
  <w:style w:type="paragraph" w:styleId="Heading6">
    <w:name w:val="heading 6"/>
    <w:next w:val="Normal"/>
    <w:qFormat/>
    <w:pPr>
      <w:numPr>
        <w:ilvl w:val="5"/>
        <w:numId w:val="3"/>
      </w:numPr>
      <w:outlineLvl w:val="5"/>
    </w:pPr>
    <w:rPr>
      <w:rFonts w:ascii="Times New Roman" w:hAnsi="Times New Roman"/>
      <w:noProof/>
    </w:rPr>
  </w:style>
  <w:style w:type="paragraph" w:styleId="Heading7">
    <w:name w:val="heading 7"/>
    <w:next w:val="Normal"/>
    <w:qFormat/>
    <w:pPr>
      <w:numPr>
        <w:ilvl w:val="6"/>
        <w:numId w:val="3"/>
      </w:numPr>
      <w:outlineLvl w:val="6"/>
    </w:pPr>
    <w:rPr>
      <w:rFonts w:ascii="Times New Roman" w:hAnsi="Times New Roman"/>
      <w:noProof/>
    </w:rPr>
  </w:style>
  <w:style w:type="paragraph" w:styleId="Heading8">
    <w:name w:val="heading 8"/>
    <w:next w:val="Normal"/>
    <w:qFormat/>
    <w:pPr>
      <w:numPr>
        <w:ilvl w:val="7"/>
        <w:numId w:val="3"/>
      </w:numPr>
      <w:outlineLvl w:val="7"/>
    </w:pPr>
    <w:rPr>
      <w:rFonts w:ascii="Times New Roman" w:hAnsi="Times New Roman"/>
      <w:noProof/>
    </w:rPr>
  </w:style>
  <w:style w:type="paragraph" w:styleId="Heading9">
    <w:name w:val="heading 9"/>
    <w:next w:val="Normal"/>
    <w:qFormat/>
    <w:pPr>
      <w:numPr>
        <w:ilvl w:val="8"/>
        <w:numId w:val="3"/>
      </w:numPr>
      <w:outlineLvl w:val="8"/>
    </w:pPr>
    <w:rPr>
      <w:rFonts w:ascii="Times New Roman" w:hAnsi="Times New Roman"/>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1Heading">
    <w:name w:val="1Heading"/>
    <w:basedOn w:val="Normal"/>
    <w:link w:val="1HeadingChar"/>
    <w:rsid w:val="008037CB"/>
    <w:pPr>
      <w:keepNext/>
      <w:tabs>
        <w:tab w:val="right" w:pos="720"/>
        <w:tab w:val="left" w:pos="892"/>
      </w:tabs>
      <w:spacing w:before="460" w:after="160"/>
      <w:ind w:right="1195"/>
    </w:pPr>
    <w:rPr>
      <w:b/>
      <w:bCs/>
      <w:color w:val="000000"/>
      <w:szCs w:val="24"/>
    </w:rPr>
  </w:style>
  <w:style w:type="paragraph" w:customStyle="1" w:styleId="1HeadingTOC">
    <w:name w:val="1HeadingTOC"/>
    <w:basedOn w:val="Normal"/>
    <w:link w:val="1HeadingTOCChar"/>
    <w:pPr>
      <w:tabs>
        <w:tab w:val="right" w:pos="2520"/>
        <w:tab w:val="left" w:pos="2692"/>
      </w:tabs>
      <w:spacing w:before="120"/>
      <w:ind w:left="2692" w:hanging="720"/>
    </w:pPr>
    <w:rPr>
      <w:color w:val="000000"/>
      <w:sz w:val="28"/>
      <w:szCs w:val="28"/>
    </w:rPr>
  </w:style>
  <w:style w:type="paragraph" w:customStyle="1" w:styleId="1Step">
    <w:name w:val="1Step"/>
    <w:basedOn w:val="Normal"/>
    <w:pPr>
      <w:tabs>
        <w:tab w:val="left" w:pos="1440"/>
      </w:tabs>
      <w:spacing w:before="60"/>
      <w:ind w:left="1440" w:hanging="360"/>
    </w:pPr>
    <w:rPr>
      <w:color w:val="000000"/>
      <w:sz w:val="22"/>
      <w:szCs w:val="22"/>
    </w:rPr>
  </w:style>
  <w:style w:type="paragraph" w:customStyle="1" w:styleId="2Heading">
    <w:name w:val="2Heading"/>
    <w:basedOn w:val="Normal"/>
    <w:link w:val="2HeadingChar"/>
    <w:pPr>
      <w:keepNext/>
      <w:numPr>
        <w:numId w:val="1"/>
      </w:numPr>
      <w:tabs>
        <w:tab w:val="right" w:pos="720"/>
        <w:tab w:val="left" w:pos="892"/>
      </w:tabs>
      <w:spacing w:before="360" w:after="80"/>
    </w:pPr>
    <w:rPr>
      <w:b/>
      <w:bCs/>
      <w:color w:val="000000"/>
      <w:szCs w:val="24"/>
    </w:rPr>
  </w:style>
  <w:style w:type="paragraph" w:customStyle="1" w:styleId="2HeadingTOC">
    <w:name w:val="2HeadingTOC"/>
    <w:basedOn w:val="Normal"/>
    <w:pPr>
      <w:tabs>
        <w:tab w:val="right" w:pos="2692"/>
        <w:tab w:val="left" w:pos="3168"/>
      </w:tabs>
      <w:ind w:left="3168" w:hanging="476"/>
      <w:jc w:val="both"/>
    </w:pPr>
    <w:rPr>
      <w:b/>
      <w:bCs/>
      <w:color w:val="000000"/>
      <w:szCs w:val="24"/>
    </w:rPr>
  </w:style>
  <w:style w:type="paragraph" w:customStyle="1" w:styleId="3Heading">
    <w:name w:val="3Heading"/>
    <w:basedOn w:val="Normal"/>
    <w:pPr>
      <w:keepNext/>
      <w:numPr>
        <w:numId w:val="2"/>
      </w:numPr>
      <w:tabs>
        <w:tab w:val="right" w:pos="720"/>
        <w:tab w:val="left" w:pos="892"/>
      </w:tabs>
      <w:spacing w:before="240"/>
    </w:pPr>
    <w:rPr>
      <w:b/>
      <w:bCs/>
      <w:color w:val="000000"/>
    </w:rPr>
  </w:style>
  <w:style w:type="paragraph" w:customStyle="1" w:styleId="Bullet">
    <w:name w:val="Bullet"/>
    <w:basedOn w:val="Normal"/>
    <w:pPr>
      <w:tabs>
        <w:tab w:val="left" w:pos="1440"/>
      </w:tabs>
      <w:ind w:left="1440" w:hanging="360"/>
    </w:pPr>
    <w:rPr>
      <w:color w:val="000000"/>
      <w:szCs w:val="24"/>
    </w:rPr>
  </w:style>
  <w:style w:type="paragraph" w:customStyle="1" w:styleId="CBullet">
    <w:name w:val="CBullet"/>
    <w:basedOn w:val="Normal"/>
    <w:pPr>
      <w:spacing w:before="60"/>
      <w:ind w:left="1440"/>
    </w:pPr>
    <w:rPr>
      <w:color w:val="000000"/>
      <w:sz w:val="22"/>
      <w:szCs w:val="22"/>
    </w:rPr>
  </w:style>
  <w:style w:type="paragraph" w:customStyle="1" w:styleId="CellBody">
    <w:name w:val="CellBody"/>
    <w:basedOn w:val="Normal"/>
    <w:rPr>
      <w:color w:val="000000"/>
    </w:rPr>
  </w:style>
  <w:style w:type="paragraph" w:customStyle="1" w:styleId="CellHeading">
    <w:name w:val="CellHeading"/>
    <w:basedOn w:val="Normal"/>
    <w:pPr>
      <w:jc w:val="center"/>
    </w:pPr>
    <w:rPr>
      <w:b/>
      <w:bCs/>
      <w:color w:val="000000"/>
    </w:rPr>
  </w:style>
  <w:style w:type="paragraph" w:customStyle="1" w:styleId="Chapter">
    <w:name w:val="Chapter"/>
    <w:basedOn w:val="Normal"/>
    <w:pPr>
      <w:tabs>
        <w:tab w:val="left" w:pos="2160"/>
      </w:tabs>
      <w:ind w:left="2160" w:hanging="2160"/>
    </w:pPr>
    <w:rPr>
      <w:color w:val="000000"/>
      <w:sz w:val="48"/>
      <w:szCs w:val="48"/>
    </w:rPr>
  </w:style>
  <w:style w:type="paragraph" w:customStyle="1" w:styleId="Chapterauth">
    <w:name w:val="Chapterauth"/>
    <w:basedOn w:val="Normal"/>
    <w:pPr>
      <w:tabs>
        <w:tab w:val="left" w:pos="2160"/>
      </w:tabs>
      <w:spacing w:before="40"/>
      <w:ind w:left="2160" w:hanging="2160"/>
    </w:pPr>
    <w:rPr>
      <w:color w:val="000000"/>
      <w:sz w:val="22"/>
      <w:szCs w:val="22"/>
    </w:rPr>
  </w:style>
  <w:style w:type="paragraph" w:customStyle="1" w:styleId="ChapterTOC">
    <w:name w:val="ChapterTOC"/>
    <w:basedOn w:val="Normal"/>
    <w:pPr>
      <w:keepNext/>
      <w:tabs>
        <w:tab w:val="left" w:pos="2692"/>
        <w:tab w:val="right" w:pos="9720"/>
      </w:tabs>
      <w:spacing w:before="440"/>
      <w:ind w:left="2692" w:hanging="2692"/>
    </w:pPr>
    <w:rPr>
      <w:color w:val="000000"/>
      <w:sz w:val="28"/>
      <w:szCs w:val="28"/>
    </w:rPr>
  </w:style>
  <w:style w:type="paragraph" w:customStyle="1" w:styleId="CStep">
    <w:name w:val="CStep"/>
    <w:basedOn w:val="Normal"/>
    <w:pPr>
      <w:spacing w:before="60"/>
      <w:ind w:left="1440"/>
    </w:pPr>
    <w:rPr>
      <w:color w:val="000000"/>
      <w:sz w:val="22"/>
      <w:szCs w:val="22"/>
    </w:rPr>
  </w:style>
  <w:style w:type="paragraph" w:customStyle="1" w:styleId="Equation">
    <w:name w:val="Equation"/>
    <w:basedOn w:val="Normal"/>
    <w:pPr>
      <w:spacing w:before="200" w:after="120"/>
      <w:ind w:left="892"/>
      <w:jc w:val="center"/>
    </w:pPr>
    <w:rPr>
      <w:color w:val="000000"/>
    </w:rPr>
  </w:style>
  <w:style w:type="paragraph" w:customStyle="1" w:styleId="ETable">
    <w:name w:val="ETable"/>
    <w:basedOn w:val="Normal"/>
    <w:pPr>
      <w:tabs>
        <w:tab w:val="left" w:pos="2880"/>
        <w:tab w:val="left" w:pos="3960"/>
      </w:tabs>
      <w:spacing w:before="80" w:after="80"/>
      <w:ind w:left="5932" w:hanging="4492"/>
    </w:pPr>
    <w:rPr>
      <w:color w:val="000000"/>
    </w:rPr>
  </w:style>
  <w:style w:type="paragraph" w:customStyle="1" w:styleId="Extract">
    <w:name w:val="Extract"/>
    <w:basedOn w:val="Normal"/>
    <w:pPr>
      <w:spacing w:before="140"/>
      <w:ind w:left="1440" w:right="360"/>
    </w:pPr>
    <w:rPr>
      <w:color w:val="000000"/>
    </w:rPr>
  </w:style>
  <w:style w:type="paragraph" w:customStyle="1" w:styleId="Figure">
    <w:name w:val="Figure"/>
    <w:basedOn w:val="Normal"/>
    <w:pPr>
      <w:keepNext/>
      <w:tabs>
        <w:tab w:val="center" w:pos="4680"/>
      </w:tabs>
      <w:spacing w:before="240"/>
      <w:ind w:left="2520" w:hanging="2520"/>
    </w:pPr>
    <w:rPr>
      <w:color w:val="000000"/>
      <w:sz w:val="18"/>
      <w:szCs w:val="18"/>
    </w:rPr>
  </w:style>
  <w:style w:type="paragraph" w:customStyle="1" w:styleId="FigureLOF">
    <w:name w:val="FigureLOF"/>
    <w:basedOn w:val="Normal"/>
    <w:pPr>
      <w:tabs>
        <w:tab w:val="left" w:pos="3960"/>
        <w:tab w:val="right" w:pos="9720"/>
      </w:tabs>
      <w:spacing w:before="80"/>
      <w:ind w:left="3960" w:hanging="1268"/>
    </w:pPr>
    <w:rPr>
      <w:color w:val="000000"/>
    </w:rPr>
  </w:style>
  <w:style w:type="paragraph" w:customStyle="1" w:styleId="Footnote">
    <w:name w:val="Footnote"/>
    <w:basedOn w:val="Normal"/>
    <w:pPr>
      <w:ind w:left="360" w:right="360"/>
    </w:pPr>
    <w:rPr>
      <w:color w:val="000000"/>
    </w:rPr>
  </w:style>
  <w:style w:type="paragraph" w:customStyle="1" w:styleId="headerright">
    <w:name w:val="header right"/>
    <w:basedOn w:val="Normal"/>
    <w:pPr>
      <w:tabs>
        <w:tab w:val="left" w:pos="6480"/>
        <w:tab w:val="right" w:pos="9720"/>
      </w:tabs>
    </w:pPr>
    <w:rPr>
      <w:b/>
      <w:bCs/>
      <w:color w:val="000000"/>
      <w:szCs w:val="24"/>
    </w:rPr>
  </w:style>
  <w:style w:type="paragraph" w:customStyle="1" w:styleId="HeaderBody">
    <w:name w:val="HeaderBody"/>
    <w:basedOn w:val="Normal"/>
    <w:pPr>
      <w:spacing w:before="280"/>
      <w:ind w:left="1080" w:hanging="1080"/>
      <w:jc w:val="both"/>
    </w:pPr>
    <w:rPr>
      <w:b/>
      <w:bCs/>
      <w:color w:val="000000"/>
    </w:rPr>
  </w:style>
  <w:style w:type="paragraph" w:customStyle="1" w:styleId="Heading">
    <w:name w:val="Heading"/>
    <w:basedOn w:val="Normal"/>
    <w:pPr>
      <w:keepNext/>
      <w:spacing w:before="280" w:after="100"/>
    </w:pPr>
    <w:rPr>
      <w:b/>
      <w:bCs/>
      <w:color w:val="000000"/>
      <w:sz w:val="28"/>
      <w:szCs w:val="28"/>
    </w:rPr>
  </w:style>
  <w:style w:type="paragraph" w:customStyle="1" w:styleId="HTable">
    <w:name w:val="HTable"/>
    <w:basedOn w:val="Normal"/>
    <w:pPr>
      <w:keepNext/>
      <w:tabs>
        <w:tab w:val="left" w:pos="2880"/>
        <w:tab w:val="left" w:pos="3960"/>
      </w:tabs>
      <w:spacing w:after="100"/>
      <w:ind w:left="2520" w:hanging="1080"/>
    </w:pPr>
    <w:rPr>
      <w:b/>
      <w:bCs/>
      <w:color w:val="000000"/>
    </w:rPr>
  </w:style>
  <w:style w:type="paragraph" w:customStyle="1" w:styleId="indent">
    <w:name w:val="indent"/>
    <w:basedOn w:val="Normal"/>
    <w:pPr>
      <w:tabs>
        <w:tab w:val="left" w:pos="1080"/>
      </w:tabs>
      <w:spacing w:after="280"/>
      <w:ind w:left="1080" w:hanging="1080"/>
      <w:jc w:val="both"/>
    </w:pPr>
    <w:rPr>
      <w:color w:val="000000"/>
    </w:rPr>
  </w:style>
  <w:style w:type="paragraph" w:customStyle="1" w:styleId="label">
    <w:name w:val="label"/>
    <w:basedOn w:val="Normal"/>
    <w:pPr>
      <w:tabs>
        <w:tab w:val="left" w:pos="1080"/>
      </w:tabs>
      <w:spacing w:after="160"/>
    </w:pPr>
    <w:rPr>
      <w:b/>
      <w:bCs/>
      <w:color w:val="000000"/>
    </w:rPr>
  </w:style>
  <w:style w:type="paragraph" w:customStyle="1" w:styleId="leftfooter">
    <w:name w:val="left footer"/>
    <w:basedOn w:val="Normal"/>
    <w:pPr>
      <w:tabs>
        <w:tab w:val="right" w:pos="9360"/>
      </w:tabs>
      <w:ind w:right="360"/>
    </w:pPr>
    <w:rPr>
      <w:b/>
      <w:bCs/>
      <w:color w:val="000000"/>
      <w:sz w:val="28"/>
      <w:szCs w:val="28"/>
    </w:rPr>
  </w:style>
  <w:style w:type="paragraph" w:customStyle="1" w:styleId="MappingTableCell">
    <w:name w:val="Mapping Table Cell"/>
    <w:basedOn w:val="Normal"/>
    <w:pPr>
      <w:spacing w:before="40" w:after="40"/>
    </w:pPr>
    <w:rPr>
      <w:color w:val="000000"/>
      <w:szCs w:val="24"/>
    </w:rPr>
  </w:style>
  <w:style w:type="paragraph" w:customStyle="1" w:styleId="MappingTableTitle">
    <w:name w:val="Mapping Table Title"/>
    <w:basedOn w:val="Normal"/>
    <w:pPr>
      <w:spacing w:before="40" w:after="40"/>
    </w:pPr>
    <w:rPr>
      <w:color w:val="000000"/>
      <w:sz w:val="28"/>
      <w:szCs w:val="28"/>
    </w:rPr>
  </w:style>
  <w:style w:type="paragraph" w:customStyle="1" w:styleId="rightfooter">
    <w:name w:val="right footer"/>
    <w:basedOn w:val="Normal"/>
    <w:pPr>
      <w:tabs>
        <w:tab w:val="right" w:pos="9720"/>
      </w:tabs>
      <w:ind w:left="892"/>
    </w:pPr>
    <w:rPr>
      <w:b/>
      <w:bCs/>
      <w:color w:val="000000"/>
      <w:sz w:val="28"/>
      <w:szCs w:val="28"/>
    </w:rPr>
  </w:style>
  <w:style w:type="paragraph" w:customStyle="1" w:styleId="Step">
    <w:name w:val="Step"/>
    <w:basedOn w:val="Normal"/>
    <w:pPr>
      <w:tabs>
        <w:tab w:val="left" w:pos="1440"/>
      </w:tabs>
      <w:spacing w:before="60"/>
      <w:ind w:left="1440" w:hanging="360"/>
    </w:pPr>
    <w:rPr>
      <w:color w:val="000000"/>
      <w:sz w:val="22"/>
      <w:szCs w:val="22"/>
    </w:rPr>
  </w:style>
  <w:style w:type="paragraph" w:customStyle="1" w:styleId="Table">
    <w:name w:val="Table"/>
    <w:basedOn w:val="Normal"/>
    <w:pPr>
      <w:keepNext/>
      <w:tabs>
        <w:tab w:val="left" w:pos="2880"/>
      </w:tabs>
      <w:spacing w:before="240"/>
      <w:ind w:left="892" w:hanging="892"/>
    </w:pPr>
    <w:rPr>
      <w:color w:val="000000"/>
      <w:sz w:val="18"/>
      <w:szCs w:val="18"/>
    </w:rPr>
  </w:style>
  <w:style w:type="paragraph" w:styleId="Title">
    <w:name w:val="Title"/>
    <w:basedOn w:val="Normal"/>
    <w:qFormat/>
    <w:pPr>
      <w:keepNext/>
      <w:spacing w:after="240"/>
      <w:jc w:val="center"/>
    </w:pPr>
    <w:rPr>
      <w:b/>
      <w:bCs/>
      <w:color w:val="000000"/>
      <w:sz w:val="36"/>
      <w:szCs w:val="36"/>
    </w:rPr>
  </w:style>
  <w:style w:type="paragraph" w:customStyle="1" w:styleId="TitleTOCIndex">
    <w:name w:val="TitleTOC/Index"/>
    <w:basedOn w:val="Normal"/>
    <w:pPr>
      <w:spacing w:before="240" w:after="120"/>
    </w:pPr>
    <w:rPr>
      <w:i/>
      <w:iCs/>
      <w:color w:val="000000"/>
      <w:sz w:val="48"/>
      <w:szCs w:val="48"/>
    </w:rPr>
  </w:style>
  <w:style w:type="character" w:customStyle="1" w:styleId="bold">
    <w:name w:val="bold"/>
    <w:rPr>
      <w:b/>
      <w:bCs/>
    </w:rPr>
  </w:style>
  <w:style w:type="character" w:customStyle="1" w:styleId="BulletSymbol">
    <w:name w:val="Bullet Symbol"/>
    <w:rPr>
      <w:rFonts w:ascii="Times New Roman" w:hAnsi="Times New Roman"/>
      <w:sz w:val="14"/>
      <w:szCs w:val="14"/>
    </w:rPr>
  </w:style>
  <w:style w:type="character" w:customStyle="1" w:styleId="Callout">
    <w:name w:val="Callout"/>
    <w:rPr>
      <w:rFonts w:ascii="Arial" w:hAnsi="Arial"/>
      <w:sz w:val="16"/>
      <w:szCs w:val="16"/>
    </w:rPr>
  </w:style>
  <w:style w:type="character" w:customStyle="1" w:styleId="Chapter0">
    <w:name w:val="Chapter #"/>
    <w:rPr>
      <w:rFonts w:ascii="Times New Roman" w:hAnsi="Times New Roman"/>
      <w:b/>
      <w:bCs/>
      <w:sz w:val="24"/>
      <w:szCs w:val="24"/>
    </w:rPr>
  </w:style>
  <w:style w:type="character" w:customStyle="1" w:styleId="ChapterTOC0">
    <w:name w:val="Chapter #TOC"/>
  </w:style>
  <w:style w:type="character" w:styleId="Emphasis">
    <w:name w:val="Emphasis"/>
    <w:qFormat/>
    <w:rPr>
      <w:i/>
      <w:iCs/>
    </w:rPr>
  </w:style>
  <w:style w:type="character" w:customStyle="1" w:styleId="EquationNumber">
    <w:name w:val="Equation Number"/>
    <w:rPr>
      <w:rFonts w:ascii="Arial" w:hAnsi="Arial"/>
      <w:b/>
      <w:bCs/>
      <w:sz w:val="16"/>
      <w:szCs w:val="16"/>
    </w:rPr>
  </w:style>
  <w:style w:type="character" w:customStyle="1" w:styleId="EquationVariables">
    <w:name w:val="EquationVariables"/>
    <w:rPr>
      <w:i/>
      <w:iCs/>
    </w:rPr>
  </w:style>
  <w:style w:type="character" w:customStyle="1" w:styleId="PageTOC">
    <w:name w:val="Page#TOC"/>
  </w:style>
  <w:style w:type="character" w:customStyle="1" w:styleId="Run-InHeading">
    <w:name w:val="Run-In Heading"/>
    <w:rPr>
      <w:rFonts w:ascii="Times New Roman" w:hAnsi="Times New Roman"/>
      <w:b/>
      <w:bCs/>
      <w:sz w:val="20"/>
      <w:szCs w:val="20"/>
    </w:rPr>
  </w:style>
  <w:style w:type="character" w:customStyle="1" w:styleId="StepNumber">
    <w:name w:val="Step Number"/>
    <w:rPr>
      <w:rFonts w:ascii="Arial" w:hAnsi="Arial"/>
      <w:b/>
      <w:bCs/>
      <w:sz w:val="18"/>
      <w:szCs w:val="18"/>
    </w:rPr>
  </w:style>
  <w:style w:type="character" w:customStyle="1" w:styleId="Subscript">
    <w:name w:val="Subscript"/>
    <w:rPr>
      <w:vertAlign w:val="subscript"/>
    </w:rPr>
  </w:style>
  <w:style w:type="character" w:customStyle="1" w:styleId="Superscript">
    <w:name w:val="Superscript"/>
    <w:rPr>
      <w:vertAlign w:val="superscript"/>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uiPriority w:val="39"/>
    <w:pPr>
      <w:spacing w:before="120"/>
    </w:pPr>
    <w:rPr>
      <w:b/>
      <w:bCs/>
      <w:i/>
      <w:iCs/>
      <w:szCs w:val="24"/>
    </w:rPr>
  </w:style>
  <w:style w:type="paragraph" w:styleId="TOC2">
    <w:name w:val="toc 2"/>
    <w:basedOn w:val="Normal"/>
    <w:next w:val="Normal"/>
    <w:autoRedefine/>
    <w:uiPriority w:val="39"/>
    <w:pPr>
      <w:spacing w:before="120"/>
      <w:ind w:left="200"/>
    </w:pPr>
    <w:rPr>
      <w:b/>
      <w:bCs/>
      <w:sz w:val="22"/>
      <w:szCs w:val="22"/>
    </w:r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CommentText">
    <w:name w:val="annotation text"/>
    <w:basedOn w:val="Normal"/>
    <w:link w:val="CommentTextChar"/>
    <w:rPr>
      <w:rFonts w:ascii="Helvetica" w:hAnsi="Helvetica"/>
    </w:rPr>
  </w:style>
  <w:style w:type="paragraph" w:customStyle="1" w:styleId="NegFlopTable">
    <w:name w:val="NegFlopTable"/>
    <w:basedOn w:val="Normal"/>
    <w:pPr>
      <w:jc w:val="center"/>
    </w:pPr>
    <w:rPr>
      <w:b/>
      <w:bCs/>
      <w:sz w:val="18"/>
      <w:szCs w:val="18"/>
    </w:rPr>
  </w:style>
  <w:style w:type="character" w:styleId="CommentReference">
    <w:name w:val="annotation reference"/>
    <w:rPr>
      <w:sz w:val="16"/>
      <w:szCs w:val="16"/>
    </w:rPr>
  </w:style>
  <w:style w:type="character" w:styleId="Hyperlink">
    <w:name w:val="Hyperlink"/>
    <w:uiPriority w:val="99"/>
    <w:rPr>
      <w:color w:val="0000FF"/>
      <w:u w:val="single"/>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ableofFigures">
    <w:name w:val="table of figures"/>
    <w:aliases w:val="Table of Tables"/>
    <w:basedOn w:val="Normal"/>
    <w:next w:val="Normal"/>
    <w:semiHidden/>
    <w:pPr>
      <w:ind w:left="400" w:hanging="400"/>
    </w:pPr>
    <w:rPr>
      <w:b/>
      <w:bCs/>
      <w:szCs w:val="24"/>
    </w:rPr>
  </w:style>
  <w:style w:type="character" w:styleId="FollowedHyperlink">
    <w:name w:val="FollowedHyperlink"/>
    <w:rPr>
      <w:color w:val="800080"/>
      <w:u w:val="single"/>
    </w:rPr>
  </w:style>
  <w:style w:type="paragraph" w:styleId="BodyText">
    <w:name w:val="Body Text"/>
    <w:basedOn w:val="Normal"/>
    <w:link w:val="BodyTextChar"/>
    <w:rPr>
      <w:szCs w:val="24"/>
    </w:rPr>
  </w:style>
  <w:style w:type="paragraph" w:styleId="BodyText2">
    <w:name w:val="Body Text 2"/>
    <w:basedOn w:val="Normal"/>
    <w:rPr>
      <w:color w:val="FF00FF"/>
      <w:sz w:val="32"/>
      <w:szCs w:val="32"/>
      <w:lang w:bidi="ar-SA"/>
    </w:rPr>
  </w:style>
  <w:style w:type="paragraph" w:styleId="BodyText3">
    <w:name w:val="Body Text 3"/>
    <w:basedOn w:val="Normal"/>
    <w:rPr>
      <w:i/>
      <w:iCs/>
    </w:rPr>
  </w:style>
  <w:style w:type="paragraph" w:styleId="BodyTextIndent">
    <w:name w:val="Body Text Indent"/>
    <w:basedOn w:val="Normal"/>
    <w:link w:val="BodyTextIndentChar"/>
    <w:pPr>
      <w:ind w:left="360"/>
    </w:pPr>
  </w:style>
  <w:style w:type="paragraph" w:styleId="BodyTextIndent2">
    <w:name w:val="Body Text Indent 2"/>
    <w:basedOn w:val="Normal"/>
    <w:pPr>
      <w:ind w:left="720"/>
    </w:pPr>
    <w:rPr>
      <w:u w:val="single"/>
      <w:lang w:bidi="ar-SA"/>
    </w:rPr>
  </w:style>
  <w:style w:type="paragraph" w:styleId="BalloonText">
    <w:name w:val="Balloon Text"/>
    <w:basedOn w:val="Normal"/>
    <w:semiHidden/>
    <w:rsid w:val="007221A1"/>
    <w:rPr>
      <w:rFonts w:ascii="Tahoma" w:hAnsi="Tahoma" w:cs="Tahoma"/>
      <w:sz w:val="16"/>
      <w:szCs w:val="16"/>
    </w:rPr>
  </w:style>
  <w:style w:type="paragraph" w:styleId="CommentSubject">
    <w:name w:val="annotation subject"/>
    <w:basedOn w:val="CommentText"/>
    <w:next w:val="CommentText"/>
    <w:semiHidden/>
    <w:rsid w:val="00E10E36"/>
    <w:rPr>
      <w:rFonts w:ascii="Times New Roman" w:hAnsi="Times New Roman"/>
      <w:b/>
      <w:bCs/>
    </w:rPr>
  </w:style>
  <w:style w:type="table" w:styleId="TableGrid">
    <w:name w:val="Table Grid"/>
    <w:basedOn w:val="TableNormal"/>
    <w:uiPriority w:val="59"/>
    <w:rsid w:val="00581A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053EC9"/>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Instruction">
    <w:name w:val="Instruction"/>
    <w:rsid w:val="000D6C8A"/>
    <w:pPr>
      <w:tabs>
        <w:tab w:val="left" w:pos="1440"/>
        <w:tab w:val="right" w:pos="8640"/>
      </w:tabs>
      <w:autoSpaceDE w:val="0"/>
      <w:autoSpaceDN w:val="0"/>
      <w:adjustRightInd w:val="0"/>
      <w:spacing w:before="120" w:after="120" w:line="260" w:lineRule="atLeast"/>
      <w:ind w:left="1440" w:hanging="1440"/>
      <w:jc w:val="both"/>
    </w:pPr>
    <w:rPr>
      <w:rFonts w:ascii="TimesNewRoman" w:hAnsi="TimesNewRoman" w:cs="TimesNewRoman"/>
      <w:b/>
      <w:bCs/>
      <w:color w:val="000000"/>
      <w:w w:val="0"/>
      <w:sz w:val="22"/>
      <w:szCs w:val="22"/>
    </w:rPr>
  </w:style>
  <w:style w:type="paragraph" w:customStyle="1" w:styleId="NumbCont">
    <w:name w:val="NumbCont"/>
    <w:rsid w:val="000D6C8A"/>
    <w:pPr>
      <w:tabs>
        <w:tab w:val="left" w:pos="860"/>
      </w:tabs>
      <w:autoSpaceDE w:val="0"/>
      <w:autoSpaceDN w:val="0"/>
      <w:adjustRightInd w:val="0"/>
      <w:spacing w:after="120" w:line="260" w:lineRule="atLeast"/>
      <w:ind w:left="860"/>
    </w:pPr>
    <w:rPr>
      <w:rFonts w:ascii="TimesNewRoman" w:hAnsi="TimesNewRoman" w:cs="TimesNewRoman"/>
      <w:color w:val="000000"/>
      <w:w w:val="0"/>
      <w:sz w:val="22"/>
      <w:szCs w:val="22"/>
    </w:rPr>
  </w:style>
  <w:style w:type="paragraph" w:customStyle="1" w:styleId="Numbered">
    <w:name w:val="Numbered"/>
    <w:rsid w:val="000D6C8A"/>
    <w:pPr>
      <w:tabs>
        <w:tab w:val="left" w:pos="860"/>
      </w:tabs>
      <w:autoSpaceDE w:val="0"/>
      <w:autoSpaceDN w:val="0"/>
      <w:adjustRightInd w:val="0"/>
      <w:spacing w:after="120" w:line="260" w:lineRule="atLeast"/>
      <w:ind w:left="860" w:hanging="360"/>
    </w:pPr>
    <w:rPr>
      <w:rFonts w:ascii="TimesNewRoman" w:hAnsi="TimesNewRoman" w:cs="TimesNewRoman"/>
      <w:color w:val="000000"/>
      <w:w w:val="0"/>
      <w:sz w:val="22"/>
      <w:szCs w:val="22"/>
    </w:rPr>
  </w:style>
  <w:style w:type="paragraph" w:customStyle="1" w:styleId="Numbered1">
    <w:name w:val="Numbered1"/>
    <w:next w:val="Numbered"/>
    <w:rsid w:val="000D6C8A"/>
    <w:pPr>
      <w:tabs>
        <w:tab w:val="left" w:pos="860"/>
      </w:tabs>
      <w:autoSpaceDE w:val="0"/>
      <w:autoSpaceDN w:val="0"/>
      <w:adjustRightInd w:val="0"/>
      <w:spacing w:after="120" w:line="260" w:lineRule="atLeast"/>
      <w:ind w:left="860" w:hanging="360"/>
    </w:pPr>
    <w:rPr>
      <w:rFonts w:ascii="TimesNewRoman" w:hAnsi="TimesNewRoman" w:cs="TimesNewRoman"/>
      <w:color w:val="000000"/>
      <w:w w:val="0"/>
      <w:sz w:val="22"/>
      <w:szCs w:val="22"/>
    </w:rPr>
  </w:style>
  <w:style w:type="paragraph" w:customStyle="1" w:styleId="NestNum1">
    <w:name w:val="NestNum1"/>
    <w:next w:val="NestNumbered"/>
    <w:rsid w:val="000D6C8A"/>
    <w:pPr>
      <w:tabs>
        <w:tab w:val="left" w:pos="1220"/>
      </w:tabs>
      <w:autoSpaceDE w:val="0"/>
      <w:autoSpaceDN w:val="0"/>
      <w:adjustRightInd w:val="0"/>
      <w:spacing w:after="120" w:line="260" w:lineRule="atLeast"/>
      <w:ind w:left="1220" w:hanging="240"/>
    </w:pPr>
    <w:rPr>
      <w:rFonts w:ascii="TimesNewRoman" w:hAnsi="TimesNewRoman" w:cs="TimesNewRoman"/>
      <w:color w:val="000000"/>
      <w:w w:val="0"/>
      <w:sz w:val="22"/>
      <w:szCs w:val="22"/>
    </w:rPr>
  </w:style>
  <w:style w:type="paragraph" w:customStyle="1" w:styleId="NestNumbered">
    <w:name w:val="NestNumbered"/>
    <w:rsid w:val="000D6C8A"/>
    <w:pPr>
      <w:tabs>
        <w:tab w:val="left" w:pos="1220"/>
      </w:tabs>
      <w:autoSpaceDE w:val="0"/>
      <w:autoSpaceDN w:val="0"/>
      <w:adjustRightInd w:val="0"/>
      <w:spacing w:after="120" w:line="260" w:lineRule="atLeast"/>
      <w:ind w:left="1220" w:hanging="240"/>
    </w:pPr>
    <w:rPr>
      <w:rFonts w:ascii="TimesNewRoman" w:hAnsi="TimesNewRoman" w:cs="TimesNewRoman"/>
      <w:color w:val="000000"/>
      <w:w w:val="0"/>
      <w:sz w:val="22"/>
      <w:szCs w:val="22"/>
    </w:rPr>
  </w:style>
  <w:style w:type="paragraph" w:customStyle="1" w:styleId="PSC">
    <w:name w:val="PSC"/>
    <w:next w:val="Body"/>
    <w:rsid w:val="000D6C8A"/>
    <w:pPr>
      <w:widowControl w:val="0"/>
      <w:tabs>
        <w:tab w:val="left" w:pos="1220"/>
      </w:tabs>
      <w:autoSpaceDE w:val="0"/>
      <w:autoSpaceDN w:val="0"/>
      <w:adjustRightInd w:val="0"/>
      <w:spacing w:after="100" w:line="220" w:lineRule="atLeast"/>
      <w:ind w:left="1220" w:hanging="720"/>
    </w:pPr>
    <w:rPr>
      <w:rFonts w:cs="Arial"/>
      <w:b/>
      <w:bCs/>
      <w:color w:val="FF0000"/>
      <w:w w:val="0"/>
      <w:sz w:val="22"/>
      <w:szCs w:val="22"/>
    </w:rPr>
  </w:style>
  <w:style w:type="paragraph" w:customStyle="1" w:styleId="PSCTI">
    <w:name w:val="PSCTI"/>
    <w:next w:val="Body"/>
    <w:rsid w:val="000D6C8A"/>
    <w:pPr>
      <w:widowControl w:val="0"/>
      <w:tabs>
        <w:tab w:val="left" w:pos="640"/>
      </w:tabs>
      <w:autoSpaceDE w:val="0"/>
      <w:autoSpaceDN w:val="0"/>
      <w:adjustRightInd w:val="0"/>
      <w:spacing w:after="100" w:line="220" w:lineRule="atLeast"/>
    </w:pPr>
    <w:rPr>
      <w:rFonts w:cs="Arial"/>
      <w:b/>
      <w:bCs/>
      <w:color w:val="FF0000"/>
      <w:w w:val="0"/>
      <w:sz w:val="22"/>
      <w:szCs w:val="22"/>
    </w:rPr>
  </w:style>
  <w:style w:type="paragraph" w:customStyle="1" w:styleId="Code">
    <w:name w:val="Code"/>
    <w:rsid w:val="000D6C8A"/>
    <w:pPr>
      <w:tabs>
        <w:tab w:val="left" w:pos="1100"/>
        <w:tab w:val="left" w:pos="1460"/>
        <w:tab w:val="left" w:pos="1820"/>
        <w:tab w:val="left" w:pos="2180"/>
        <w:tab w:val="left" w:pos="2540"/>
        <w:tab w:val="left" w:pos="2900"/>
        <w:tab w:val="left" w:pos="3260"/>
        <w:tab w:val="left" w:pos="3620"/>
        <w:tab w:val="left" w:pos="3980"/>
        <w:tab w:val="left" w:pos="4340"/>
        <w:tab w:val="left" w:pos="4700"/>
        <w:tab w:val="left" w:pos="5060"/>
        <w:tab w:val="left" w:pos="5420"/>
        <w:tab w:val="left" w:pos="5780"/>
        <w:tab w:val="left" w:pos="6140"/>
        <w:tab w:val="left" w:pos="6500"/>
        <w:tab w:val="left" w:pos="6860"/>
        <w:tab w:val="left" w:pos="7220"/>
        <w:tab w:val="left" w:pos="7580"/>
        <w:tab w:val="left" w:pos="7940"/>
        <w:tab w:val="left" w:pos="8300"/>
        <w:tab w:val="left" w:pos="8660"/>
        <w:tab w:val="left" w:pos="9020"/>
      </w:tabs>
      <w:autoSpaceDE w:val="0"/>
      <w:autoSpaceDN w:val="0"/>
      <w:adjustRightInd w:val="0"/>
      <w:spacing w:after="240" w:line="240" w:lineRule="atLeast"/>
      <w:ind w:left="1100"/>
    </w:pPr>
    <w:rPr>
      <w:rFonts w:cs="Arial"/>
      <w:color w:val="000000"/>
      <w:w w:val="0"/>
    </w:rPr>
  </w:style>
  <w:style w:type="paragraph" w:customStyle="1" w:styleId="NestedBullet">
    <w:name w:val="NestedBullet"/>
    <w:rsid w:val="000D6C8A"/>
    <w:pPr>
      <w:tabs>
        <w:tab w:val="left" w:pos="1100"/>
      </w:tabs>
      <w:autoSpaceDE w:val="0"/>
      <w:autoSpaceDN w:val="0"/>
      <w:adjustRightInd w:val="0"/>
      <w:spacing w:after="120" w:line="260" w:lineRule="atLeast"/>
      <w:ind w:left="1100" w:hanging="180"/>
    </w:pPr>
    <w:rPr>
      <w:rFonts w:ascii="TimesNewRoman" w:hAnsi="TimesNewRoman" w:cs="TimesNewRoman"/>
      <w:color w:val="000000"/>
      <w:w w:val="0"/>
      <w:sz w:val="22"/>
      <w:szCs w:val="22"/>
    </w:rPr>
  </w:style>
  <w:style w:type="paragraph" w:customStyle="1" w:styleId="NestBullCont">
    <w:name w:val="NestBullCont"/>
    <w:rsid w:val="000D6C8A"/>
    <w:pPr>
      <w:tabs>
        <w:tab w:val="left" w:pos="1100"/>
      </w:tabs>
      <w:autoSpaceDE w:val="0"/>
      <w:autoSpaceDN w:val="0"/>
      <w:adjustRightInd w:val="0"/>
      <w:spacing w:after="120" w:line="260" w:lineRule="atLeast"/>
      <w:ind w:left="1100"/>
    </w:pPr>
    <w:rPr>
      <w:rFonts w:ascii="TimesNewRoman" w:hAnsi="TimesNewRoman" w:cs="TimesNewRoman"/>
      <w:color w:val="000000"/>
      <w:w w:val="0"/>
      <w:sz w:val="22"/>
      <w:szCs w:val="22"/>
    </w:rPr>
  </w:style>
  <w:style w:type="paragraph" w:customStyle="1" w:styleId="DblNstBul">
    <w:name w:val="DblNstBul"/>
    <w:rsid w:val="000D6C8A"/>
    <w:pPr>
      <w:tabs>
        <w:tab w:val="left" w:pos="1460"/>
      </w:tabs>
      <w:autoSpaceDE w:val="0"/>
      <w:autoSpaceDN w:val="0"/>
      <w:adjustRightInd w:val="0"/>
      <w:spacing w:after="120" w:line="260" w:lineRule="atLeast"/>
      <w:ind w:left="1460" w:hanging="180"/>
    </w:pPr>
    <w:rPr>
      <w:rFonts w:ascii="TimesNewRoman" w:hAnsi="TimesNewRoman" w:cs="TimesNewRoman"/>
      <w:color w:val="000000"/>
      <w:w w:val="0"/>
      <w:sz w:val="22"/>
      <w:szCs w:val="22"/>
    </w:rPr>
  </w:style>
  <w:style w:type="paragraph" w:customStyle="1" w:styleId="CellRowHeadL">
    <w:name w:val="CellRowHeadL"/>
    <w:rsid w:val="000D6C8A"/>
    <w:pPr>
      <w:suppressAutoHyphens/>
      <w:autoSpaceDE w:val="0"/>
      <w:autoSpaceDN w:val="0"/>
      <w:adjustRightInd w:val="0"/>
      <w:spacing w:line="180" w:lineRule="atLeast"/>
    </w:pPr>
    <w:rPr>
      <w:rFonts w:cs="Arial"/>
      <w:b/>
      <w:bCs/>
      <w:color w:val="000000"/>
      <w:w w:val="0"/>
      <w:sz w:val="16"/>
      <w:szCs w:val="16"/>
    </w:rPr>
  </w:style>
  <w:style w:type="paragraph" w:customStyle="1" w:styleId="xCommandHead1">
    <w:name w:val="xCommandHead1"/>
    <w:rsid w:val="000D6C8A"/>
    <w:pPr>
      <w:keepNext/>
      <w:widowControl w:val="0"/>
      <w:autoSpaceDE w:val="0"/>
      <w:autoSpaceDN w:val="0"/>
      <w:adjustRightInd w:val="0"/>
      <w:spacing w:before="300" w:line="220" w:lineRule="atLeast"/>
    </w:pPr>
    <w:rPr>
      <w:rFonts w:cs="Arial"/>
      <w:b/>
      <w:bCs/>
      <w:color w:val="000000"/>
      <w:w w:val="0"/>
    </w:rPr>
  </w:style>
  <w:style w:type="paragraph" w:customStyle="1" w:styleId="ISRbody">
    <w:name w:val="ISRbody"/>
    <w:rsid w:val="000D6C8A"/>
    <w:pPr>
      <w:tabs>
        <w:tab w:val="right" w:pos="7580"/>
      </w:tabs>
      <w:autoSpaceDE w:val="0"/>
      <w:autoSpaceDN w:val="0"/>
      <w:adjustRightInd w:val="0"/>
      <w:spacing w:before="120" w:line="220" w:lineRule="atLeast"/>
      <w:jc w:val="both"/>
    </w:pPr>
    <w:rPr>
      <w:rFonts w:ascii="TimesNewRoman" w:hAnsi="TimesNewRoman" w:cs="TimesNewRoman"/>
      <w:color w:val="000000"/>
      <w:w w:val="0"/>
    </w:rPr>
  </w:style>
  <w:style w:type="paragraph" w:customStyle="1" w:styleId="NestNumCont">
    <w:name w:val="NestNumCont"/>
    <w:next w:val="NestNumbered"/>
    <w:rsid w:val="000D6C8A"/>
    <w:pPr>
      <w:tabs>
        <w:tab w:val="left" w:pos="1220"/>
      </w:tabs>
      <w:autoSpaceDE w:val="0"/>
      <w:autoSpaceDN w:val="0"/>
      <w:adjustRightInd w:val="0"/>
      <w:spacing w:after="120" w:line="260" w:lineRule="atLeast"/>
      <w:ind w:left="1220"/>
    </w:pPr>
    <w:rPr>
      <w:rFonts w:ascii="TimesNewRoman" w:hAnsi="TimesNewRoman" w:cs="TimesNewRoman"/>
      <w:color w:val="000000"/>
      <w:w w:val="0"/>
      <w:sz w:val="22"/>
      <w:szCs w:val="22"/>
    </w:rPr>
  </w:style>
  <w:style w:type="paragraph" w:customStyle="1" w:styleId="AR">
    <w:name w:val="AR"/>
    <w:rsid w:val="000D6C8A"/>
    <w:pPr>
      <w:widowControl w:val="0"/>
      <w:tabs>
        <w:tab w:val="left" w:pos="740"/>
      </w:tabs>
      <w:autoSpaceDE w:val="0"/>
      <w:autoSpaceDN w:val="0"/>
      <w:adjustRightInd w:val="0"/>
      <w:spacing w:after="100" w:line="200" w:lineRule="atLeast"/>
      <w:ind w:left="740" w:hanging="320"/>
    </w:pPr>
    <w:rPr>
      <w:rFonts w:ascii="TimesNewRoman" w:hAnsi="TimesNewRoman" w:cs="TimesNewRoman"/>
      <w:b/>
      <w:bCs/>
      <w:i/>
      <w:iCs/>
      <w:color w:val="FF0000"/>
      <w:w w:val="0"/>
    </w:rPr>
  </w:style>
  <w:style w:type="paragraph" w:customStyle="1" w:styleId="DblNstBulCtd">
    <w:name w:val="DblNstBulCtd"/>
    <w:rsid w:val="000D6C8A"/>
    <w:pPr>
      <w:tabs>
        <w:tab w:val="left" w:pos="1460"/>
      </w:tabs>
      <w:autoSpaceDE w:val="0"/>
      <w:autoSpaceDN w:val="0"/>
      <w:adjustRightInd w:val="0"/>
      <w:spacing w:after="120" w:line="260" w:lineRule="atLeast"/>
      <w:ind w:left="1460"/>
    </w:pPr>
    <w:rPr>
      <w:rFonts w:ascii="TimesNewRoman" w:hAnsi="TimesNewRoman" w:cs="TimesNewRoman"/>
      <w:color w:val="000000"/>
      <w:w w:val="0"/>
      <w:sz w:val="22"/>
      <w:szCs w:val="22"/>
    </w:rPr>
  </w:style>
  <w:style w:type="paragraph" w:customStyle="1" w:styleId="xAlgorithm">
    <w:name w:val="xAlgorithm"/>
    <w:rsid w:val="000D6C8A"/>
    <w:pPr>
      <w:tabs>
        <w:tab w:val="left" w:pos="260"/>
        <w:tab w:val="left" w:pos="620"/>
        <w:tab w:val="left" w:pos="980"/>
        <w:tab w:val="left" w:pos="1340"/>
        <w:tab w:val="left" w:pos="1700"/>
        <w:tab w:val="left" w:pos="2060"/>
        <w:tab w:val="left" w:pos="2420"/>
        <w:tab w:val="left" w:pos="2780"/>
        <w:tab w:val="left" w:pos="3140"/>
        <w:tab w:val="left" w:pos="3500"/>
        <w:tab w:val="left" w:pos="3860"/>
        <w:tab w:val="left" w:pos="4220"/>
        <w:tab w:val="left" w:pos="4580"/>
      </w:tabs>
      <w:autoSpaceDE w:val="0"/>
      <w:autoSpaceDN w:val="0"/>
      <w:adjustRightInd w:val="0"/>
      <w:spacing w:before="40" w:after="40" w:line="180" w:lineRule="atLeast"/>
    </w:pPr>
    <w:rPr>
      <w:rFonts w:cs="Arial"/>
      <w:color w:val="000000"/>
      <w:w w:val="0"/>
      <w:sz w:val="18"/>
      <w:szCs w:val="18"/>
    </w:rPr>
  </w:style>
  <w:style w:type="paragraph" w:customStyle="1" w:styleId="05Level">
    <w:name w:val="05_Level"/>
    <w:next w:val="Body"/>
    <w:rsid w:val="000D6C8A"/>
    <w:pPr>
      <w:keepNext/>
      <w:widowControl w:val="0"/>
      <w:tabs>
        <w:tab w:val="left" w:pos="1140"/>
      </w:tabs>
      <w:suppressAutoHyphens/>
      <w:autoSpaceDE w:val="0"/>
      <w:autoSpaceDN w:val="0"/>
      <w:adjustRightInd w:val="0"/>
      <w:spacing w:before="280" w:line="280" w:lineRule="atLeast"/>
    </w:pPr>
    <w:rPr>
      <w:rFonts w:cs="Arial"/>
      <w:b/>
      <w:bCs/>
      <w:color w:val="000000"/>
      <w:w w:val="0"/>
      <w:sz w:val="24"/>
      <w:szCs w:val="24"/>
    </w:rPr>
  </w:style>
  <w:style w:type="paragraph" w:customStyle="1" w:styleId="Bulleted">
    <w:name w:val="Bulleted"/>
    <w:rsid w:val="000D6C8A"/>
    <w:pPr>
      <w:tabs>
        <w:tab w:val="left" w:pos="740"/>
      </w:tabs>
      <w:autoSpaceDE w:val="0"/>
      <w:autoSpaceDN w:val="0"/>
      <w:adjustRightInd w:val="0"/>
      <w:spacing w:after="120" w:line="260" w:lineRule="atLeast"/>
      <w:ind w:left="740" w:hanging="180"/>
    </w:pPr>
    <w:rPr>
      <w:rFonts w:ascii="TimesNewRoman" w:hAnsi="TimesNewRoman" w:cs="TimesNewRoman"/>
      <w:color w:val="000000"/>
      <w:w w:val="0"/>
      <w:sz w:val="22"/>
      <w:szCs w:val="22"/>
    </w:rPr>
  </w:style>
  <w:style w:type="paragraph" w:customStyle="1" w:styleId="TitleNoBookmark">
    <w:name w:val="TitleNoBookmark"/>
    <w:next w:val="Body"/>
    <w:rsid w:val="000D6C8A"/>
    <w:pPr>
      <w:keepNext/>
      <w:widowControl w:val="0"/>
      <w:suppressAutoHyphens/>
      <w:autoSpaceDE w:val="0"/>
      <w:autoSpaceDN w:val="0"/>
      <w:adjustRightInd w:val="0"/>
      <w:spacing w:before="6600" w:after="280" w:line="580" w:lineRule="atLeast"/>
    </w:pPr>
    <w:rPr>
      <w:rFonts w:ascii="Times" w:hAnsi="Times" w:cs="Times"/>
      <w:b/>
      <w:bCs/>
      <w:color w:val="000000"/>
      <w:w w:val="0"/>
      <w:sz w:val="44"/>
      <w:szCs w:val="44"/>
    </w:rPr>
  </w:style>
  <w:style w:type="paragraph" w:customStyle="1" w:styleId="xIndent1">
    <w:name w:val="xIndent1"/>
    <w:rsid w:val="000D6C8A"/>
    <w:pPr>
      <w:tabs>
        <w:tab w:val="left" w:pos="1700"/>
        <w:tab w:val="right" w:pos="7580"/>
      </w:tabs>
      <w:autoSpaceDE w:val="0"/>
      <w:autoSpaceDN w:val="0"/>
      <w:adjustRightInd w:val="0"/>
      <w:spacing w:before="120" w:line="220" w:lineRule="atLeast"/>
      <w:ind w:left="1700" w:hanging="1700"/>
      <w:jc w:val="both"/>
    </w:pPr>
    <w:rPr>
      <w:rFonts w:ascii="TimesNewRoman" w:hAnsi="TimesNewRoman" w:cs="TimesNewRoman"/>
      <w:color w:val="000000"/>
      <w:w w:val="0"/>
    </w:rPr>
  </w:style>
  <w:style w:type="paragraph" w:customStyle="1" w:styleId="CellLeft">
    <w:name w:val="CellLeft"/>
    <w:rsid w:val="000D6C8A"/>
    <w:pPr>
      <w:widowControl w:val="0"/>
      <w:autoSpaceDE w:val="0"/>
      <w:autoSpaceDN w:val="0"/>
      <w:adjustRightInd w:val="0"/>
      <w:spacing w:line="240" w:lineRule="atLeast"/>
    </w:pPr>
    <w:rPr>
      <w:rFonts w:cs="Arial"/>
      <w:color w:val="000000"/>
      <w:w w:val="0"/>
    </w:rPr>
  </w:style>
  <w:style w:type="paragraph" w:customStyle="1" w:styleId="Author">
    <w:name w:val="Author"/>
    <w:rsid w:val="000D6C8A"/>
    <w:pPr>
      <w:widowControl w:val="0"/>
      <w:autoSpaceDE w:val="0"/>
      <w:autoSpaceDN w:val="0"/>
      <w:adjustRightInd w:val="0"/>
      <w:spacing w:line="280" w:lineRule="atLeast"/>
      <w:jc w:val="both"/>
    </w:pPr>
    <w:rPr>
      <w:rFonts w:ascii="TimesNewRoman" w:hAnsi="TimesNewRoman" w:cs="TimesNewRoman"/>
      <w:color w:val="000000"/>
      <w:w w:val="0"/>
      <w:sz w:val="24"/>
      <w:szCs w:val="24"/>
    </w:rPr>
  </w:style>
  <w:style w:type="paragraph" w:customStyle="1" w:styleId="Heading30">
    <w:name w:val="Heading3"/>
    <w:next w:val="Body"/>
    <w:rsid w:val="000D6C8A"/>
    <w:pPr>
      <w:keepNext/>
      <w:widowControl w:val="0"/>
      <w:tabs>
        <w:tab w:val="left" w:pos="560"/>
      </w:tabs>
      <w:autoSpaceDE w:val="0"/>
      <w:autoSpaceDN w:val="0"/>
      <w:adjustRightInd w:val="0"/>
      <w:spacing w:before="320" w:after="140" w:line="320" w:lineRule="atLeast"/>
    </w:pPr>
    <w:rPr>
      <w:rFonts w:cs="Arial"/>
      <w:b/>
      <w:bCs/>
      <w:color w:val="000000"/>
      <w:w w:val="0"/>
      <w:sz w:val="26"/>
      <w:szCs w:val="26"/>
    </w:rPr>
  </w:style>
  <w:style w:type="paragraph" w:customStyle="1" w:styleId="CellCenter">
    <w:name w:val="CellCenter"/>
    <w:rsid w:val="000D6C8A"/>
    <w:pPr>
      <w:widowControl w:val="0"/>
      <w:autoSpaceDE w:val="0"/>
      <w:autoSpaceDN w:val="0"/>
      <w:adjustRightInd w:val="0"/>
      <w:spacing w:line="240" w:lineRule="atLeast"/>
      <w:jc w:val="center"/>
    </w:pPr>
    <w:rPr>
      <w:rFonts w:cs="Arial"/>
      <w:color w:val="000000"/>
      <w:w w:val="0"/>
    </w:rPr>
  </w:style>
  <w:style w:type="paragraph" w:customStyle="1" w:styleId="Indented">
    <w:name w:val="Indented"/>
    <w:rsid w:val="000D6C8A"/>
    <w:pPr>
      <w:widowControl w:val="0"/>
      <w:tabs>
        <w:tab w:val="left" w:pos="280"/>
      </w:tabs>
      <w:autoSpaceDE w:val="0"/>
      <w:autoSpaceDN w:val="0"/>
      <w:adjustRightInd w:val="0"/>
      <w:spacing w:line="260" w:lineRule="atLeast"/>
      <w:ind w:left="280"/>
    </w:pPr>
    <w:rPr>
      <w:rFonts w:ascii="TimesNewRoman" w:hAnsi="TimesNewRoman" w:cs="TimesNewRoman"/>
      <w:color w:val="000000"/>
      <w:w w:val="0"/>
      <w:sz w:val="22"/>
      <w:szCs w:val="22"/>
    </w:rPr>
  </w:style>
  <w:style w:type="paragraph" w:customStyle="1" w:styleId="TableFootnote">
    <w:name w:val="TableFootnote"/>
    <w:rsid w:val="000D6C8A"/>
    <w:pPr>
      <w:widowControl w:val="0"/>
      <w:tabs>
        <w:tab w:val="left" w:pos="560"/>
      </w:tabs>
      <w:autoSpaceDE w:val="0"/>
      <w:autoSpaceDN w:val="0"/>
      <w:adjustRightInd w:val="0"/>
      <w:spacing w:line="240" w:lineRule="atLeast"/>
      <w:ind w:left="560" w:right="280" w:hanging="280"/>
    </w:pPr>
    <w:rPr>
      <w:rFonts w:ascii="TimesNewRoman" w:hAnsi="TimesNewRoman" w:cs="TimesNewRoman"/>
      <w:color w:val="000000"/>
      <w:w w:val="0"/>
    </w:rPr>
  </w:style>
  <w:style w:type="paragraph" w:customStyle="1" w:styleId="Subtitle1">
    <w:name w:val="Subtitle1"/>
    <w:next w:val="Body"/>
    <w:rsid w:val="000D6C8A"/>
    <w:pPr>
      <w:keepNext/>
      <w:widowControl w:val="0"/>
      <w:suppressAutoHyphens/>
      <w:autoSpaceDE w:val="0"/>
      <w:autoSpaceDN w:val="0"/>
      <w:adjustRightInd w:val="0"/>
      <w:spacing w:before="280" w:after="140" w:line="280" w:lineRule="atLeast"/>
    </w:pPr>
    <w:rPr>
      <w:rFonts w:cs="Arial"/>
      <w:color w:val="000000"/>
      <w:w w:val="0"/>
      <w:sz w:val="22"/>
      <w:szCs w:val="22"/>
    </w:rPr>
  </w:style>
  <w:style w:type="paragraph" w:customStyle="1" w:styleId="TplNstBul">
    <w:name w:val="TplNstBul"/>
    <w:rsid w:val="000D6C8A"/>
    <w:pPr>
      <w:tabs>
        <w:tab w:val="left" w:pos="1820"/>
      </w:tabs>
      <w:autoSpaceDE w:val="0"/>
      <w:autoSpaceDN w:val="0"/>
      <w:adjustRightInd w:val="0"/>
      <w:spacing w:after="120" w:line="260" w:lineRule="atLeast"/>
      <w:ind w:left="1820" w:hanging="180"/>
    </w:pPr>
    <w:rPr>
      <w:rFonts w:ascii="TimesNewRoman" w:hAnsi="TimesNewRoman" w:cs="TimesNewRoman"/>
      <w:color w:val="000000"/>
      <w:w w:val="0"/>
      <w:sz w:val="22"/>
      <w:szCs w:val="22"/>
    </w:rPr>
  </w:style>
  <w:style w:type="paragraph" w:customStyle="1" w:styleId="BulletedCont">
    <w:name w:val="BulletedCont"/>
    <w:rsid w:val="000D6C8A"/>
    <w:pPr>
      <w:tabs>
        <w:tab w:val="left" w:pos="740"/>
      </w:tabs>
      <w:autoSpaceDE w:val="0"/>
      <w:autoSpaceDN w:val="0"/>
      <w:adjustRightInd w:val="0"/>
      <w:spacing w:after="120" w:line="260" w:lineRule="atLeast"/>
      <w:ind w:left="740"/>
    </w:pPr>
    <w:rPr>
      <w:rFonts w:ascii="TimesNewRoman" w:hAnsi="TimesNewRoman" w:cs="TimesNewRoman"/>
      <w:color w:val="000000"/>
      <w:w w:val="0"/>
      <w:sz w:val="22"/>
      <w:szCs w:val="22"/>
    </w:rPr>
  </w:style>
  <w:style w:type="paragraph" w:customStyle="1" w:styleId="Heading10">
    <w:name w:val="Heading1"/>
    <w:next w:val="Body"/>
    <w:rsid w:val="000D6C8A"/>
    <w:pPr>
      <w:keepNext/>
      <w:widowControl w:val="0"/>
      <w:tabs>
        <w:tab w:val="left" w:pos="380"/>
      </w:tabs>
      <w:autoSpaceDE w:val="0"/>
      <w:autoSpaceDN w:val="0"/>
      <w:adjustRightInd w:val="0"/>
      <w:spacing w:before="360" w:after="140" w:line="360" w:lineRule="atLeast"/>
    </w:pPr>
    <w:rPr>
      <w:rFonts w:cs="Arial"/>
      <w:b/>
      <w:bCs/>
      <w:color w:val="000000"/>
      <w:w w:val="0"/>
      <w:sz w:val="36"/>
      <w:szCs w:val="36"/>
    </w:rPr>
  </w:style>
  <w:style w:type="paragraph" w:customStyle="1" w:styleId="Heading20">
    <w:name w:val="Heading2"/>
    <w:next w:val="Body"/>
    <w:rsid w:val="000D6C8A"/>
    <w:pPr>
      <w:keepNext/>
      <w:widowControl w:val="0"/>
      <w:tabs>
        <w:tab w:val="left" w:pos="560"/>
      </w:tabs>
      <w:autoSpaceDE w:val="0"/>
      <w:autoSpaceDN w:val="0"/>
      <w:adjustRightInd w:val="0"/>
      <w:spacing w:before="340" w:after="160" w:line="340" w:lineRule="atLeast"/>
    </w:pPr>
    <w:rPr>
      <w:rFonts w:cs="Arial"/>
      <w:b/>
      <w:bCs/>
      <w:color w:val="000000"/>
      <w:w w:val="0"/>
      <w:sz w:val="28"/>
      <w:szCs w:val="28"/>
    </w:rPr>
  </w:style>
  <w:style w:type="paragraph" w:customStyle="1" w:styleId="CellBodyL">
    <w:name w:val="CellBodyL"/>
    <w:rsid w:val="000D6C8A"/>
    <w:pPr>
      <w:suppressAutoHyphens/>
      <w:autoSpaceDE w:val="0"/>
      <w:autoSpaceDN w:val="0"/>
      <w:adjustRightInd w:val="0"/>
      <w:spacing w:line="180" w:lineRule="atLeast"/>
    </w:pPr>
    <w:rPr>
      <w:rFonts w:cs="Arial"/>
      <w:color w:val="000000"/>
      <w:w w:val="0"/>
      <w:sz w:val="16"/>
      <w:szCs w:val="16"/>
    </w:rPr>
  </w:style>
  <w:style w:type="paragraph" w:customStyle="1" w:styleId="Heading40">
    <w:name w:val="Heading4"/>
    <w:next w:val="Body"/>
    <w:rsid w:val="000D6C8A"/>
    <w:pPr>
      <w:keepNext/>
      <w:widowControl w:val="0"/>
      <w:tabs>
        <w:tab w:val="left" w:pos="560"/>
      </w:tabs>
      <w:autoSpaceDE w:val="0"/>
      <w:autoSpaceDN w:val="0"/>
      <w:adjustRightInd w:val="0"/>
      <w:spacing w:before="280" w:after="140" w:line="280" w:lineRule="atLeast"/>
    </w:pPr>
    <w:rPr>
      <w:rFonts w:cs="Arial"/>
      <w:color w:val="000000"/>
      <w:w w:val="0"/>
      <w:sz w:val="24"/>
      <w:szCs w:val="24"/>
    </w:rPr>
  </w:style>
  <w:style w:type="paragraph" w:customStyle="1" w:styleId="HeadingRunIn">
    <w:name w:val="HeadingRunIn"/>
    <w:next w:val="Body"/>
    <w:rsid w:val="000D6C8A"/>
    <w:pPr>
      <w:keepNext/>
      <w:widowControl w:val="0"/>
      <w:autoSpaceDE w:val="0"/>
      <w:autoSpaceDN w:val="0"/>
      <w:adjustRightInd w:val="0"/>
      <w:spacing w:before="100" w:line="260" w:lineRule="atLeast"/>
    </w:pPr>
    <w:rPr>
      <w:rFonts w:ascii="TimesNewRoman" w:hAnsi="TimesNewRoman" w:cs="TimesNewRoman"/>
      <w:b/>
      <w:bCs/>
      <w:color w:val="000000"/>
      <w:w w:val="0"/>
      <w:sz w:val="22"/>
      <w:szCs w:val="22"/>
    </w:rPr>
  </w:style>
  <w:style w:type="paragraph" w:customStyle="1" w:styleId="Reference">
    <w:name w:val="Reference"/>
    <w:rsid w:val="000D6C8A"/>
    <w:pPr>
      <w:widowControl w:val="0"/>
      <w:tabs>
        <w:tab w:val="left" w:pos="560"/>
      </w:tabs>
      <w:autoSpaceDE w:val="0"/>
      <w:autoSpaceDN w:val="0"/>
      <w:adjustRightInd w:val="0"/>
      <w:spacing w:before="120" w:after="120" w:line="260" w:lineRule="atLeast"/>
      <w:ind w:left="560" w:hanging="560"/>
      <w:jc w:val="both"/>
    </w:pPr>
    <w:rPr>
      <w:rFonts w:ascii="TimesNewRoman" w:hAnsi="TimesNewRoman" w:cs="TimesNewRoman"/>
      <w:color w:val="000000"/>
      <w:w w:val="0"/>
      <w:sz w:val="22"/>
      <w:szCs w:val="22"/>
    </w:rPr>
  </w:style>
  <w:style w:type="paragraph" w:customStyle="1" w:styleId="Body">
    <w:name w:val="Body"/>
    <w:rsid w:val="000D6C8A"/>
    <w:pPr>
      <w:autoSpaceDE w:val="0"/>
      <w:autoSpaceDN w:val="0"/>
      <w:adjustRightInd w:val="0"/>
      <w:spacing w:before="120" w:after="120" w:line="260" w:lineRule="atLeast"/>
      <w:jc w:val="both"/>
    </w:pPr>
    <w:rPr>
      <w:rFonts w:ascii="TimesNewRoman" w:hAnsi="TimesNewRoman" w:cs="TimesNewRoman"/>
      <w:color w:val="000000"/>
      <w:w w:val="0"/>
      <w:sz w:val="22"/>
      <w:szCs w:val="22"/>
    </w:rPr>
  </w:style>
  <w:style w:type="paragraph" w:customStyle="1" w:styleId="FigureTitle">
    <w:name w:val="FigureTitle"/>
    <w:rsid w:val="000D6C8A"/>
    <w:pPr>
      <w:widowControl w:val="0"/>
      <w:suppressAutoHyphens/>
      <w:autoSpaceDE w:val="0"/>
      <w:autoSpaceDN w:val="0"/>
      <w:adjustRightInd w:val="0"/>
      <w:spacing w:line="240" w:lineRule="atLeast"/>
      <w:jc w:val="center"/>
    </w:pPr>
    <w:rPr>
      <w:rFonts w:cs="Arial"/>
      <w:b/>
      <w:bCs/>
      <w:color w:val="000000"/>
      <w:w w:val="0"/>
    </w:rPr>
  </w:style>
  <w:style w:type="paragraph" w:customStyle="1" w:styleId="Heading50">
    <w:name w:val="Heading5"/>
    <w:next w:val="Body"/>
    <w:rsid w:val="000D6C8A"/>
    <w:pPr>
      <w:keepNext/>
      <w:widowControl w:val="0"/>
      <w:tabs>
        <w:tab w:val="left" w:pos="560"/>
      </w:tabs>
      <w:autoSpaceDE w:val="0"/>
      <w:autoSpaceDN w:val="0"/>
      <w:adjustRightInd w:val="0"/>
      <w:spacing w:before="260" w:after="120" w:line="260" w:lineRule="atLeast"/>
    </w:pPr>
    <w:rPr>
      <w:rFonts w:cs="Arial"/>
      <w:color w:val="000000"/>
      <w:w w:val="0"/>
      <w:sz w:val="22"/>
      <w:szCs w:val="22"/>
    </w:rPr>
  </w:style>
  <w:style w:type="paragraph" w:customStyle="1" w:styleId="TableTitle">
    <w:name w:val="TableTitle"/>
    <w:rsid w:val="000D6C8A"/>
    <w:pPr>
      <w:widowControl w:val="0"/>
      <w:suppressAutoHyphens/>
      <w:autoSpaceDE w:val="0"/>
      <w:autoSpaceDN w:val="0"/>
      <w:adjustRightInd w:val="0"/>
      <w:spacing w:line="240" w:lineRule="atLeast"/>
      <w:jc w:val="center"/>
    </w:pPr>
    <w:rPr>
      <w:rFonts w:cs="Arial"/>
      <w:b/>
      <w:bCs/>
      <w:color w:val="000000"/>
      <w:w w:val="0"/>
    </w:rPr>
  </w:style>
  <w:style w:type="paragraph" w:customStyle="1" w:styleId="xAlgorithm1">
    <w:name w:val="xAlgorithm1"/>
    <w:next w:val="xAlgorithm"/>
    <w:rsid w:val="000D6C8A"/>
    <w:pPr>
      <w:tabs>
        <w:tab w:val="left" w:pos="260"/>
        <w:tab w:val="left" w:pos="620"/>
        <w:tab w:val="left" w:pos="980"/>
        <w:tab w:val="left" w:pos="1340"/>
        <w:tab w:val="left" w:pos="1700"/>
        <w:tab w:val="left" w:pos="2060"/>
        <w:tab w:val="left" w:pos="2420"/>
        <w:tab w:val="left" w:pos="2780"/>
        <w:tab w:val="left" w:pos="3140"/>
        <w:tab w:val="left" w:pos="3500"/>
        <w:tab w:val="left" w:pos="3860"/>
        <w:tab w:val="left" w:pos="4220"/>
        <w:tab w:val="left" w:pos="4580"/>
        <w:tab w:val="left" w:pos="4940"/>
      </w:tabs>
      <w:autoSpaceDE w:val="0"/>
      <w:autoSpaceDN w:val="0"/>
      <w:adjustRightInd w:val="0"/>
      <w:spacing w:before="120" w:after="40" w:line="180" w:lineRule="atLeast"/>
    </w:pPr>
    <w:rPr>
      <w:rFonts w:cs="Arial"/>
      <w:color w:val="000000"/>
      <w:w w:val="0"/>
      <w:sz w:val="18"/>
      <w:szCs w:val="18"/>
    </w:rPr>
  </w:style>
  <w:style w:type="paragraph" w:customStyle="1" w:styleId="xAlgorithm1-ind">
    <w:name w:val="xAlgorithm1-ind"/>
    <w:next w:val="xAlgorithm-ind"/>
    <w:rsid w:val="000D6C8A"/>
    <w:pPr>
      <w:tabs>
        <w:tab w:val="left" w:pos="1340"/>
        <w:tab w:val="left" w:pos="1700"/>
        <w:tab w:val="left" w:pos="2060"/>
        <w:tab w:val="left" w:pos="2420"/>
        <w:tab w:val="left" w:pos="2780"/>
        <w:tab w:val="left" w:pos="3140"/>
        <w:tab w:val="left" w:pos="3500"/>
        <w:tab w:val="left" w:pos="3860"/>
        <w:tab w:val="left" w:pos="4220"/>
        <w:tab w:val="left" w:pos="4580"/>
        <w:tab w:val="left" w:pos="4940"/>
      </w:tabs>
      <w:autoSpaceDE w:val="0"/>
      <w:autoSpaceDN w:val="0"/>
      <w:adjustRightInd w:val="0"/>
      <w:spacing w:before="120" w:after="40" w:line="180" w:lineRule="atLeast"/>
      <w:ind w:left="980"/>
    </w:pPr>
    <w:rPr>
      <w:rFonts w:cs="Arial"/>
      <w:color w:val="000000"/>
      <w:w w:val="0"/>
      <w:sz w:val="18"/>
      <w:szCs w:val="18"/>
    </w:rPr>
  </w:style>
  <w:style w:type="paragraph" w:customStyle="1" w:styleId="xAlgorithm-ind">
    <w:name w:val="xAlgorithm-ind"/>
    <w:rsid w:val="000D6C8A"/>
    <w:pPr>
      <w:tabs>
        <w:tab w:val="left" w:pos="1340"/>
        <w:tab w:val="left" w:pos="1700"/>
        <w:tab w:val="left" w:pos="2060"/>
        <w:tab w:val="left" w:pos="2420"/>
        <w:tab w:val="left" w:pos="2780"/>
        <w:tab w:val="left" w:pos="3140"/>
        <w:tab w:val="left" w:pos="3500"/>
        <w:tab w:val="left" w:pos="3860"/>
        <w:tab w:val="left" w:pos="4220"/>
        <w:tab w:val="left" w:pos="4580"/>
      </w:tabs>
      <w:autoSpaceDE w:val="0"/>
      <w:autoSpaceDN w:val="0"/>
      <w:adjustRightInd w:val="0"/>
      <w:spacing w:before="40" w:after="40" w:line="180" w:lineRule="atLeast"/>
      <w:ind w:left="980"/>
    </w:pPr>
    <w:rPr>
      <w:rFonts w:cs="Arial"/>
      <w:color w:val="000000"/>
      <w:w w:val="0"/>
      <w:sz w:val="18"/>
      <w:szCs w:val="18"/>
    </w:rPr>
  </w:style>
  <w:style w:type="paragraph" w:customStyle="1" w:styleId="Bull6p">
    <w:name w:val="Bull6p"/>
    <w:rsid w:val="000D6C8A"/>
    <w:pPr>
      <w:tabs>
        <w:tab w:val="left" w:pos="740"/>
      </w:tabs>
      <w:autoSpaceDE w:val="0"/>
      <w:autoSpaceDN w:val="0"/>
      <w:adjustRightInd w:val="0"/>
      <w:spacing w:before="120" w:after="120" w:line="260" w:lineRule="atLeast"/>
      <w:ind w:left="740" w:hanging="180"/>
    </w:pPr>
    <w:rPr>
      <w:rFonts w:ascii="TimesNewRoman" w:hAnsi="TimesNewRoman" w:cs="TimesNewRoman"/>
      <w:color w:val="000000"/>
      <w:w w:val="0"/>
      <w:sz w:val="22"/>
      <w:szCs w:val="22"/>
    </w:rPr>
  </w:style>
  <w:style w:type="paragraph" w:customStyle="1" w:styleId="Defn">
    <w:name w:val="Defn"/>
    <w:rsid w:val="000D6C8A"/>
    <w:pPr>
      <w:tabs>
        <w:tab w:val="left" w:pos="1080"/>
      </w:tabs>
      <w:autoSpaceDE w:val="0"/>
      <w:autoSpaceDN w:val="0"/>
      <w:adjustRightInd w:val="0"/>
      <w:spacing w:before="120" w:after="120" w:line="260" w:lineRule="atLeast"/>
      <w:ind w:left="740"/>
      <w:jc w:val="both"/>
    </w:pPr>
    <w:rPr>
      <w:rFonts w:ascii="TimesNewRoman" w:hAnsi="TimesNewRoman" w:cs="TimesNewRoman"/>
      <w:color w:val="000000"/>
      <w:w w:val="0"/>
      <w:sz w:val="22"/>
      <w:szCs w:val="22"/>
    </w:rPr>
  </w:style>
  <w:style w:type="paragraph" w:customStyle="1" w:styleId="Disclosure">
    <w:name w:val="Disclosure"/>
    <w:rsid w:val="000D6C8A"/>
    <w:pPr>
      <w:pageBreakBefore/>
      <w:widowControl w:val="0"/>
      <w:autoSpaceDE w:val="0"/>
      <w:autoSpaceDN w:val="0"/>
      <w:adjustRightInd w:val="0"/>
      <w:spacing w:before="140" w:after="140" w:line="280" w:lineRule="atLeast"/>
    </w:pPr>
    <w:rPr>
      <w:rFonts w:cs="Arial"/>
      <w:b/>
      <w:bCs/>
      <w:color w:val="000000"/>
      <w:w w:val="0"/>
      <w:sz w:val="24"/>
      <w:szCs w:val="24"/>
    </w:rPr>
  </w:style>
  <w:style w:type="paragraph" w:customStyle="1" w:styleId="PartHeader">
    <w:name w:val="PartHeader"/>
    <w:next w:val="Body"/>
    <w:rsid w:val="000D6C8A"/>
    <w:pPr>
      <w:pageBreakBefore/>
      <w:widowControl w:val="0"/>
      <w:suppressAutoHyphens/>
      <w:autoSpaceDE w:val="0"/>
      <w:autoSpaceDN w:val="0"/>
      <w:adjustRightInd w:val="0"/>
      <w:spacing w:before="1900" w:after="460" w:line="1720" w:lineRule="atLeast"/>
      <w:jc w:val="center"/>
    </w:pPr>
    <w:rPr>
      <w:rFonts w:cs="Arial"/>
      <w:color w:val="000000"/>
      <w:w w:val="0"/>
      <w:sz w:val="72"/>
      <w:szCs w:val="72"/>
    </w:rPr>
  </w:style>
  <w:style w:type="paragraph" w:customStyle="1" w:styleId="QuadNstBul">
    <w:name w:val="QuadNstBul"/>
    <w:rsid w:val="000D6C8A"/>
    <w:pPr>
      <w:tabs>
        <w:tab w:val="left" w:pos="2520"/>
      </w:tabs>
      <w:autoSpaceDE w:val="0"/>
      <w:autoSpaceDN w:val="0"/>
      <w:adjustRightInd w:val="0"/>
      <w:spacing w:after="120" w:line="260" w:lineRule="atLeast"/>
      <w:ind w:left="2520" w:hanging="180"/>
    </w:pPr>
    <w:rPr>
      <w:rFonts w:ascii="TimesNewRoman" w:hAnsi="TimesNewRoman" w:cs="TimesNewRoman"/>
      <w:color w:val="000000"/>
      <w:w w:val="0"/>
      <w:sz w:val="22"/>
      <w:szCs w:val="22"/>
    </w:rPr>
  </w:style>
  <w:style w:type="paragraph" w:customStyle="1" w:styleId="PartHeaderInt">
    <w:name w:val="PartHeaderInt"/>
    <w:next w:val="Body"/>
    <w:rsid w:val="000D6C8A"/>
    <w:pPr>
      <w:pageBreakBefore/>
      <w:widowControl w:val="0"/>
      <w:suppressAutoHyphens/>
      <w:autoSpaceDE w:val="0"/>
      <w:autoSpaceDN w:val="0"/>
      <w:adjustRightInd w:val="0"/>
      <w:spacing w:before="940" w:after="220" w:line="440" w:lineRule="atLeast"/>
    </w:pPr>
    <w:rPr>
      <w:rFonts w:cs="Arial"/>
      <w:color w:val="000000"/>
      <w:w w:val="0"/>
      <w:sz w:val="36"/>
      <w:szCs w:val="36"/>
    </w:rPr>
  </w:style>
  <w:style w:type="character" w:customStyle="1" w:styleId="WD3">
    <w:name w:val="WD3"/>
    <w:rsid w:val="000D6C8A"/>
    <w:rPr>
      <w:rFonts w:ascii="Wingdings 3" w:hAnsi="Wingdings 3" w:cs="Wingdings 3"/>
      <w:color w:val="000000"/>
      <w:spacing w:val="0"/>
      <w:w w:val="100"/>
      <w:sz w:val="20"/>
      <w:szCs w:val="20"/>
      <w:u w:val="none"/>
      <w:vertAlign w:val="baseline"/>
      <w:lang w:val="en-US"/>
    </w:rPr>
  </w:style>
  <w:style w:type="character" w:customStyle="1" w:styleId="WDBLUE">
    <w:name w:val="WDBLUE"/>
    <w:rsid w:val="000D6C8A"/>
    <w:rPr>
      <w:rFonts w:ascii="Wingdings 3" w:hAnsi="Wingdings 3" w:cs="Wingdings 3"/>
      <w:color w:val="0000FF"/>
      <w:spacing w:val="0"/>
      <w:w w:val="100"/>
      <w:sz w:val="20"/>
      <w:szCs w:val="20"/>
      <w:u w:val="none"/>
      <w:vertAlign w:val="baseline"/>
      <w:lang w:val="en-US"/>
    </w:rPr>
  </w:style>
  <w:style w:type="character" w:customStyle="1" w:styleId="WDRED">
    <w:name w:val="WDRED"/>
    <w:rsid w:val="000D6C8A"/>
    <w:rPr>
      <w:rFonts w:ascii="Wingdings 3" w:hAnsi="Wingdings 3" w:cs="Wingdings 3"/>
      <w:color w:val="FF0000"/>
      <w:spacing w:val="0"/>
      <w:w w:val="100"/>
      <w:sz w:val="20"/>
      <w:szCs w:val="20"/>
      <w:u w:val="none"/>
      <w:vertAlign w:val="baseline"/>
      <w:lang w:val="en-US"/>
    </w:rPr>
  </w:style>
  <w:style w:type="character" w:customStyle="1" w:styleId="Bold0">
    <w:name w:val="Bold"/>
    <w:rsid w:val="000D6C8A"/>
    <w:rPr>
      <w:b/>
      <w:bCs/>
      <w:w w:val="100"/>
    </w:rPr>
  </w:style>
  <w:style w:type="character" w:customStyle="1" w:styleId="Delete">
    <w:name w:val="Delete?"/>
    <w:rsid w:val="000D6C8A"/>
    <w:rPr>
      <w:rFonts w:ascii="TimesNewRoman" w:hAnsi="TimesNewRoman" w:cs="TimesNewRoman"/>
      <w:strike/>
      <w:color w:val="0000FF"/>
      <w:spacing w:val="0"/>
      <w:w w:val="100"/>
      <w:sz w:val="22"/>
      <w:szCs w:val="22"/>
      <w:u w:val="none"/>
      <w:vertAlign w:val="baseline"/>
      <w:lang w:val="en-US"/>
    </w:rPr>
  </w:style>
  <w:style w:type="character" w:customStyle="1" w:styleId="Alert">
    <w:name w:val="Alert"/>
    <w:rsid w:val="000D6C8A"/>
    <w:rPr>
      <w:rFonts w:ascii="TimesNewRoman" w:hAnsi="TimesNewRoman" w:cs="TimesNewRoman"/>
      <w:b/>
      <w:bCs/>
      <w:i/>
      <w:iCs/>
      <w:color w:val="FF0000"/>
      <w:spacing w:val="0"/>
      <w:w w:val="100"/>
      <w:sz w:val="20"/>
      <w:szCs w:val="20"/>
      <w:u w:val="none"/>
      <w:vertAlign w:val="baseline"/>
      <w:lang w:val="en-US"/>
    </w:rPr>
  </w:style>
  <w:style w:type="paragraph" w:styleId="List">
    <w:name w:val="List"/>
    <w:basedOn w:val="Normal"/>
    <w:rsid w:val="000D6C8A"/>
    <w:pPr>
      <w:ind w:left="360" w:hanging="360"/>
    </w:pPr>
  </w:style>
  <w:style w:type="paragraph" w:styleId="Salutation">
    <w:name w:val="Salutation"/>
    <w:basedOn w:val="Normal"/>
    <w:next w:val="Normal"/>
    <w:rsid w:val="000D6C8A"/>
  </w:style>
  <w:style w:type="paragraph" w:styleId="ListBullet">
    <w:name w:val="List Bullet"/>
    <w:basedOn w:val="Normal"/>
    <w:autoRedefine/>
    <w:rsid w:val="000D6C8A"/>
    <w:pPr>
      <w:numPr>
        <w:numId w:val="5"/>
      </w:numPr>
    </w:pPr>
  </w:style>
  <w:style w:type="paragraph" w:styleId="ListBullet2">
    <w:name w:val="List Bullet 2"/>
    <w:basedOn w:val="Normal"/>
    <w:autoRedefine/>
    <w:rsid w:val="000D6C8A"/>
    <w:pPr>
      <w:numPr>
        <w:numId w:val="6"/>
      </w:numPr>
    </w:pPr>
  </w:style>
  <w:style w:type="paragraph" w:styleId="ListContinue">
    <w:name w:val="List Continue"/>
    <w:basedOn w:val="Normal"/>
    <w:rsid w:val="000D6C8A"/>
    <w:pPr>
      <w:spacing w:after="120"/>
      <w:ind w:left="360"/>
    </w:pPr>
  </w:style>
  <w:style w:type="character" w:customStyle="1" w:styleId="BodyTextIndentChar">
    <w:name w:val="Body Text Indent Char"/>
    <w:link w:val="BodyTextIndent"/>
    <w:rsid w:val="00B124E5"/>
    <w:rPr>
      <w:sz w:val="24"/>
      <w:lang w:val="en-US" w:bidi="he-IL"/>
    </w:rPr>
  </w:style>
  <w:style w:type="paragraph" w:styleId="FootnoteText">
    <w:name w:val="footnote text"/>
    <w:basedOn w:val="Normal"/>
    <w:semiHidden/>
    <w:rsid w:val="00420AF8"/>
  </w:style>
  <w:style w:type="character" w:styleId="FootnoteReference">
    <w:name w:val="footnote reference"/>
    <w:semiHidden/>
    <w:rsid w:val="00420AF8"/>
    <w:rPr>
      <w:vertAlign w:val="superscript"/>
    </w:rPr>
  </w:style>
  <w:style w:type="paragraph" w:styleId="ListBullet3">
    <w:name w:val="List Bullet 3"/>
    <w:basedOn w:val="Normal"/>
    <w:autoRedefine/>
    <w:rsid w:val="00892DBA"/>
    <w:pPr>
      <w:numPr>
        <w:numId w:val="7"/>
      </w:numPr>
    </w:pPr>
  </w:style>
  <w:style w:type="paragraph" w:customStyle="1" w:styleId="Elaborate">
    <w:name w:val="Elaborate"/>
    <w:basedOn w:val="Normal"/>
    <w:next w:val="Bulleted"/>
    <w:rsid w:val="001E1971"/>
    <w:pPr>
      <w:numPr>
        <w:numId w:val="8"/>
      </w:numPr>
    </w:pPr>
    <w:rPr>
      <w:lang w:bidi="ar-SA"/>
    </w:rPr>
  </w:style>
  <w:style w:type="character" w:customStyle="1" w:styleId="2HeadingChar">
    <w:name w:val="2Heading Char"/>
    <w:link w:val="2Heading"/>
    <w:rsid w:val="004D4776"/>
    <w:rPr>
      <w:rFonts w:ascii="Neo Sans Intel" w:hAnsi="Neo Sans Intel"/>
      <w:b/>
      <w:bCs/>
      <w:color w:val="000000"/>
      <w:szCs w:val="24"/>
      <w:lang w:bidi="he-IL"/>
    </w:rPr>
  </w:style>
  <w:style w:type="character" w:customStyle="1" w:styleId="1HeadingChar">
    <w:name w:val="1Heading Char"/>
    <w:link w:val="1Heading"/>
    <w:rsid w:val="004D4776"/>
    <w:rPr>
      <w:b/>
      <w:bCs/>
      <w:color w:val="000000"/>
      <w:sz w:val="24"/>
      <w:szCs w:val="24"/>
      <w:lang w:val="en-US" w:bidi="he-IL"/>
    </w:rPr>
  </w:style>
  <w:style w:type="character" w:customStyle="1" w:styleId="1HeadingTOCChar">
    <w:name w:val="1HeadingTOC Char"/>
    <w:link w:val="1HeadingTOC"/>
    <w:rsid w:val="004D4776"/>
    <w:rPr>
      <w:color w:val="000000"/>
      <w:sz w:val="28"/>
      <w:szCs w:val="28"/>
      <w:lang w:val="en-US" w:bidi="he-IL"/>
    </w:rPr>
  </w:style>
  <w:style w:type="character" w:customStyle="1" w:styleId="Heading1Char">
    <w:name w:val="Heading 1 Char"/>
    <w:link w:val="Heading1"/>
    <w:uiPriority w:val="99"/>
    <w:rsid w:val="00683D3E"/>
    <w:rPr>
      <w:rFonts w:ascii="Neo Sans Intel" w:hAnsi="Neo Sans Intel"/>
      <w:b/>
      <w:noProof/>
      <w:color w:val="000000"/>
      <w:sz w:val="32"/>
      <w:szCs w:val="28"/>
      <w:shd w:val="pct15" w:color="auto" w:fill="auto"/>
    </w:rPr>
  </w:style>
  <w:style w:type="paragraph" w:styleId="TOCHeading">
    <w:name w:val="TOC Heading"/>
    <w:basedOn w:val="Heading1"/>
    <w:next w:val="Normal"/>
    <w:uiPriority w:val="39"/>
    <w:semiHidden/>
    <w:unhideWhenUsed/>
    <w:qFormat/>
    <w:rsid w:val="006A0DFE"/>
    <w:pPr>
      <w:keepLines/>
      <w:numPr>
        <w:numId w:val="0"/>
      </w:numPr>
      <w:shd w:val="clear" w:color="auto" w:fill="auto"/>
      <w:tabs>
        <w:tab w:val="clear" w:pos="892"/>
      </w:tabs>
      <w:spacing w:before="480" w:after="0" w:line="276" w:lineRule="auto"/>
      <w:ind w:right="0"/>
      <w:outlineLvl w:val="9"/>
    </w:pPr>
    <w:rPr>
      <w:rFonts w:ascii="Cambria" w:hAnsi="Cambria"/>
      <w:bCs/>
      <w:noProof w:val="0"/>
      <w:color w:val="365F91"/>
      <w:sz w:val="28"/>
    </w:rPr>
  </w:style>
  <w:style w:type="paragraph" w:customStyle="1" w:styleId="Directions">
    <w:name w:val="Directions"/>
    <w:basedOn w:val="BodyText"/>
    <w:next w:val="BodyText"/>
    <w:link w:val="DirectionsChar"/>
    <w:rsid w:val="006C333D"/>
    <w:pPr>
      <w:spacing w:after="220" w:line="220" w:lineRule="atLeast"/>
      <w:ind w:left="1080"/>
    </w:pPr>
    <w:rPr>
      <w:i/>
      <w:color w:val="008000"/>
      <w:szCs w:val="20"/>
      <w:lang w:bidi="ar-SA"/>
    </w:rPr>
  </w:style>
  <w:style w:type="character" w:customStyle="1" w:styleId="DirectionsChar">
    <w:name w:val="Directions Char"/>
    <w:link w:val="Directions"/>
    <w:rsid w:val="006C333D"/>
    <w:rPr>
      <w:rFonts w:ascii="Times New Roman" w:hAnsi="Times New Roman"/>
      <w:i/>
      <w:color w:val="008000"/>
    </w:rPr>
  </w:style>
  <w:style w:type="paragraph" w:customStyle="1" w:styleId="Captions">
    <w:name w:val="Captions"/>
    <w:basedOn w:val="Normal"/>
    <w:next w:val="BodyText"/>
    <w:rsid w:val="006C333D"/>
    <w:pPr>
      <w:keepNext/>
      <w:keepLines/>
      <w:spacing w:before="60" w:after="60" w:line="220" w:lineRule="atLeast"/>
      <w:ind w:left="1080"/>
      <w:contextualSpacing/>
    </w:pPr>
    <w:rPr>
      <w:b/>
      <w:bCs/>
      <w:i/>
      <w:sz w:val="18"/>
      <w:lang w:bidi="ar-SA"/>
    </w:rPr>
  </w:style>
  <w:style w:type="numbering" w:customStyle="1" w:styleId="CurrentList1">
    <w:name w:val="Current List1"/>
    <w:rsid w:val="006C333D"/>
    <w:pPr>
      <w:numPr>
        <w:numId w:val="9"/>
      </w:numPr>
    </w:pPr>
  </w:style>
  <w:style w:type="paragraph" w:customStyle="1" w:styleId="TableText">
    <w:name w:val="Table Text"/>
    <w:basedOn w:val="Normal"/>
    <w:rsid w:val="006C333D"/>
    <w:rPr>
      <w:rFonts w:cs="Arial"/>
      <w:lang w:bidi="ar-SA"/>
    </w:rPr>
  </w:style>
  <w:style w:type="paragraph" w:customStyle="1" w:styleId="TitleCover">
    <w:name w:val="Title Cover"/>
    <w:basedOn w:val="Normal"/>
    <w:next w:val="Normal"/>
    <w:rsid w:val="00571034"/>
    <w:pPr>
      <w:keepNext/>
      <w:keepLines/>
      <w:spacing w:before="1800" w:after="220" w:line="240" w:lineRule="atLeast"/>
      <w:ind w:left="1080"/>
      <w:contextualSpacing/>
    </w:pPr>
    <w:rPr>
      <w:rFonts w:ascii="Arial" w:hAnsi="Arial"/>
      <w:b/>
      <w:spacing w:val="-48"/>
      <w:kern w:val="28"/>
      <w:sz w:val="72"/>
      <w:lang w:bidi="ar-SA"/>
    </w:rPr>
  </w:style>
  <w:style w:type="paragraph" w:customStyle="1" w:styleId="SubtitleCover">
    <w:name w:val="Subtitle Cover"/>
    <w:basedOn w:val="TitleCover"/>
    <w:next w:val="BodyText"/>
    <w:rsid w:val="00571034"/>
    <w:pPr>
      <w:spacing w:before="1520"/>
      <w:ind w:right="1680"/>
    </w:pPr>
    <w:rPr>
      <w:rFonts w:ascii="Times New Roman" w:hAnsi="Times New Roman"/>
      <w:b w:val="0"/>
      <w:i/>
      <w:spacing w:val="-20"/>
      <w:sz w:val="40"/>
    </w:rPr>
  </w:style>
  <w:style w:type="paragraph" w:styleId="ListParagraph">
    <w:name w:val="List Paragraph"/>
    <w:basedOn w:val="Normal"/>
    <w:uiPriority w:val="34"/>
    <w:qFormat/>
    <w:rsid w:val="00F45130"/>
    <w:pPr>
      <w:spacing w:after="200" w:line="276" w:lineRule="auto"/>
      <w:ind w:left="720"/>
    </w:pPr>
    <w:rPr>
      <w:rFonts w:eastAsia="Calibri" w:cs="Calibri"/>
      <w:szCs w:val="22"/>
      <w:lang w:bidi="ar-SA"/>
    </w:rPr>
  </w:style>
  <w:style w:type="table" w:styleId="MediumGrid1-Accent5">
    <w:name w:val="Medium Grid 1 Accent 5"/>
    <w:basedOn w:val="TableNormal"/>
    <w:uiPriority w:val="67"/>
    <w:rsid w:val="00673D93"/>
    <w:rPr>
      <w:rFonts w:ascii="Calibri" w:hAnsi="Calibri" w:cs="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rFonts w:ascii="Calibri" w:hAnsi="Calibri" w:cs="Calibri" w:hint="default"/>
        <w:b/>
        <w:bCs/>
      </w:rPr>
    </w:tblStylePr>
    <w:tblStylePr w:type="lastRow">
      <w:rPr>
        <w:rFonts w:ascii="Calibri" w:hAnsi="Calibri" w:cs="Calibri" w:hint="default"/>
        <w:b/>
        <w:bCs/>
      </w:rPr>
      <w:tblPr/>
      <w:tcPr>
        <w:tcBorders>
          <w:top w:val="single" w:sz="18" w:space="0" w:color="78C0D4"/>
        </w:tcBorders>
      </w:tcPr>
    </w:tblStylePr>
    <w:tblStylePr w:type="firstCol">
      <w:rPr>
        <w:rFonts w:ascii="Calibri" w:hAnsi="Calibri" w:cs="Calibri" w:hint="default"/>
        <w:b/>
        <w:bCs/>
      </w:rPr>
    </w:tblStylePr>
    <w:tblStylePr w:type="lastCol">
      <w:rPr>
        <w:rFonts w:ascii="Calibri" w:hAnsi="Calibri" w:cs="Calibri" w:hint="default"/>
        <w:b/>
        <w:bCs/>
      </w:rPr>
    </w:tblStylePr>
    <w:tblStylePr w:type="band1Vert">
      <w:rPr>
        <w:rFonts w:ascii="Calibri" w:hAnsi="Calibri" w:cs="Calibri" w:hint="default"/>
      </w:rPr>
      <w:tblPr/>
      <w:tcPr>
        <w:shd w:val="clear" w:color="auto" w:fill="A5D5E2"/>
      </w:tcPr>
    </w:tblStylePr>
    <w:tblStylePr w:type="band1Horz">
      <w:rPr>
        <w:rFonts w:ascii="Calibri" w:hAnsi="Calibri" w:cs="Calibri" w:hint="default"/>
      </w:rPr>
      <w:tblPr/>
      <w:tcPr>
        <w:shd w:val="clear" w:color="auto" w:fill="A5D5E2"/>
      </w:tcPr>
    </w:tblStylePr>
  </w:style>
  <w:style w:type="paragraph" w:customStyle="1" w:styleId="TableCaption">
    <w:name w:val="TableCaption"/>
    <w:basedOn w:val="Normal"/>
    <w:rsid w:val="00C9541C"/>
    <w:pPr>
      <w:jc w:val="center"/>
    </w:pPr>
    <w:rPr>
      <w:rFonts w:ascii="Arial" w:hAnsi="Arial"/>
      <w:b/>
      <w:sz w:val="18"/>
      <w:lang w:bidi="ar-SA"/>
    </w:rPr>
  </w:style>
  <w:style w:type="paragraph" w:customStyle="1" w:styleId="GenericTable">
    <w:name w:val="GenericTable"/>
    <w:basedOn w:val="Normal"/>
    <w:rsid w:val="00C9541C"/>
    <w:pPr>
      <w:jc w:val="center"/>
    </w:pPr>
    <w:rPr>
      <w:rFonts w:ascii="Arial" w:hAnsi="Arial"/>
      <w:b/>
      <w:sz w:val="18"/>
      <w:lang w:bidi="ar-SA"/>
    </w:rPr>
  </w:style>
  <w:style w:type="paragraph" w:styleId="Revision">
    <w:name w:val="Revision"/>
    <w:hidden/>
    <w:uiPriority w:val="99"/>
    <w:semiHidden/>
    <w:rsid w:val="00B16DD5"/>
    <w:rPr>
      <w:rFonts w:ascii="Times New Roman" w:hAnsi="Times New Roman"/>
      <w:sz w:val="24"/>
      <w:lang w:bidi="he-IL"/>
    </w:rPr>
  </w:style>
  <w:style w:type="character" w:customStyle="1" w:styleId="Heading3Char">
    <w:name w:val="Heading 3 Char"/>
    <w:link w:val="Heading3"/>
    <w:rsid w:val="00683D3E"/>
    <w:rPr>
      <w:rFonts w:ascii="Neo Sans Intel" w:hAnsi="Neo Sans Intel"/>
      <w:b/>
      <w:bCs/>
      <w:sz w:val="26"/>
      <w:szCs w:val="26"/>
      <w:lang w:bidi="he-IL"/>
    </w:rPr>
  </w:style>
  <w:style w:type="character" w:customStyle="1" w:styleId="Heading2Char">
    <w:name w:val="Heading 2 Char"/>
    <w:basedOn w:val="DefaultParagraphFont"/>
    <w:link w:val="Heading2"/>
    <w:rsid w:val="00683D3E"/>
    <w:rPr>
      <w:rFonts w:ascii="Neo Sans Intel" w:eastAsiaTheme="majorEastAsia" w:hAnsi="Neo Sans Intel" w:cstheme="majorBidi"/>
      <w:b/>
      <w:bCs/>
      <w:color w:val="4F81BD" w:themeColor="accent1"/>
      <w:sz w:val="26"/>
      <w:szCs w:val="26"/>
      <w:lang w:bidi="he-IL"/>
    </w:rPr>
  </w:style>
  <w:style w:type="character" w:customStyle="1" w:styleId="Heading4Char">
    <w:name w:val="Heading 4 Char"/>
    <w:basedOn w:val="DefaultParagraphFont"/>
    <w:link w:val="Heading4"/>
    <w:rsid w:val="009A2A89"/>
    <w:rPr>
      <w:rFonts w:ascii="Neo Sans Intel" w:eastAsiaTheme="majorEastAsia" w:hAnsi="Neo Sans Intel" w:cstheme="majorBidi"/>
      <w:b/>
      <w:bCs/>
      <w:iCs/>
      <w:sz w:val="22"/>
      <w:u w:val="single"/>
      <w:lang w:bidi="he-IL"/>
    </w:rPr>
  </w:style>
  <w:style w:type="paragraph" w:styleId="NoSpacing">
    <w:name w:val="No Spacing"/>
    <w:uiPriority w:val="1"/>
    <w:qFormat/>
    <w:rsid w:val="00596495"/>
    <w:rPr>
      <w:rFonts w:ascii="Neo Sans Intel" w:hAnsi="Neo Sans Intel"/>
      <w:lang w:bidi="he-IL"/>
    </w:rPr>
  </w:style>
  <w:style w:type="paragraph" w:styleId="Caption">
    <w:name w:val="caption"/>
    <w:basedOn w:val="Normal"/>
    <w:next w:val="Normal"/>
    <w:qFormat/>
    <w:rsid w:val="008B03D9"/>
    <w:pPr>
      <w:spacing w:after="200"/>
    </w:pPr>
    <w:rPr>
      <w:b/>
      <w:bCs/>
      <w:color w:val="4F81BD" w:themeColor="accent1"/>
      <w:sz w:val="18"/>
      <w:szCs w:val="18"/>
    </w:rPr>
  </w:style>
  <w:style w:type="character" w:customStyle="1" w:styleId="BodyTextChar">
    <w:name w:val="Body Text Char"/>
    <w:basedOn w:val="DefaultParagraphFont"/>
    <w:link w:val="BodyText"/>
    <w:rsid w:val="0048748C"/>
    <w:rPr>
      <w:rFonts w:ascii="Neo Sans Intel" w:hAnsi="Neo Sans Intel"/>
      <w:szCs w:val="24"/>
      <w:lang w:bidi="he-IL"/>
    </w:rPr>
  </w:style>
  <w:style w:type="character" w:styleId="IntenseEmphasis">
    <w:name w:val="Intense Emphasis"/>
    <w:basedOn w:val="DefaultParagraphFont"/>
    <w:uiPriority w:val="21"/>
    <w:qFormat/>
    <w:rsid w:val="0070191F"/>
    <w:rPr>
      <w:b/>
      <w:bCs/>
      <w:i/>
      <w:iCs/>
      <w:color w:val="4F81BD" w:themeColor="accent1"/>
    </w:rPr>
  </w:style>
  <w:style w:type="paragraph" w:customStyle="1" w:styleId="Classification">
    <w:name w:val="Classification"/>
    <w:rsid w:val="000A7C7E"/>
    <w:pPr>
      <w:ind w:left="-1140"/>
    </w:pPr>
    <w:rPr>
      <w:rFonts w:ascii="Neo Sans Intel" w:hAnsi="Neo Sans Intel" w:cs="Arial"/>
      <w:b/>
      <w:color w:val="F20017"/>
      <w:sz w:val="24"/>
      <w:szCs w:val="40"/>
    </w:rPr>
  </w:style>
  <w:style w:type="paragraph" w:customStyle="1" w:styleId="DocType">
    <w:name w:val="DocType"/>
    <w:basedOn w:val="Body"/>
    <w:autoRedefine/>
    <w:rsid w:val="000A7C7E"/>
    <w:pPr>
      <w:pBdr>
        <w:bottom w:val="single" w:sz="4" w:space="1" w:color="auto"/>
      </w:pBdr>
      <w:autoSpaceDE/>
      <w:autoSpaceDN/>
      <w:adjustRightInd/>
      <w:spacing w:before="0" w:after="0" w:line="240" w:lineRule="auto"/>
      <w:ind w:left="-1140" w:right="580"/>
      <w:jc w:val="left"/>
    </w:pPr>
    <w:rPr>
      <w:rFonts w:ascii="Neo Sans Intel" w:hAnsi="Neo Sans Intel" w:cs="Times New Roman"/>
      <w:b/>
      <w:color w:val="0860A8"/>
      <w:w w:val="100"/>
      <w:sz w:val="24"/>
      <w:szCs w:val="20"/>
    </w:rPr>
  </w:style>
  <w:style w:type="paragraph" w:customStyle="1" w:styleId="DateTitlePage">
    <w:name w:val="DateTitlePage"/>
    <w:basedOn w:val="Body"/>
    <w:autoRedefine/>
    <w:rsid w:val="000A7C7E"/>
    <w:pPr>
      <w:autoSpaceDE/>
      <w:autoSpaceDN/>
      <w:adjustRightInd/>
      <w:spacing w:before="0" w:after="0" w:line="240" w:lineRule="auto"/>
      <w:ind w:left="-1140" w:right="580"/>
      <w:jc w:val="left"/>
    </w:pPr>
    <w:rPr>
      <w:rFonts w:ascii="Neo Sans Intel" w:hAnsi="Neo Sans Intel" w:cs="Times New Roman"/>
      <w:b/>
      <w:i/>
      <w:color w:val="0860A8"/>
      <w:w w:val="100"/>
      <w:sz w:val="24"/>
      <w:szCs w:val="20"/>
    </w:rPr>
  </w:style>
  <w:style w:type="character" w:customStyle="1" w:styleId="CommentTextChar">
    <w:name w:val="Comment Text Char"/>
    <w:basedOn w:val="DefaultParagraphFont"/>
    <w:link w:val="CommentText"/>
    <w:rsid w:val="000A7C7E"/>
    <w:rPr>
      <w:rFonts w:ascii="Helvetica" w:hAnsi="Helvetica"/>
      <w:lang w:bidi="he-IL"/>
    </w:rPr>
  </w:style>
  <w:style w:type="paragraph" w:styleId="NormalWeb">
    <w:name w:val="Normal (Web)"/>
    <w:basedOn w:val="Normal"/>
    <w:uiPriority w:val="99"/>
    <w:unhideWhenUsed/>
    <w:rsid w:val="006C683B"/>
    <w:pPr>
      <w:spacing w:before="100" w:beforeAutospacing="1" w:after="100" w:afterAutospacing="1"/>
    </w:pPr>
    <w:rPr>
      <w:rFonts w:ascii="Times New Roman" w:hAnsi="Times New Roman"/>
      <w:sz w:val="24"/>
      <w:szCs w:val="24"/>
      <w:lang w:bidi="ar-SA"/>
    </w:rPr>
  </w:style>
  <w:style w:type="paragraph" w:customStyle="1" w:styleId="CellBodyLeft">
    <w:name w:val="CellBodyLeft"/>
    <w:basedOn w:val="Body"/>
    <w:link w:val="CellBodyLeftChar"/>
    <w:rsid w:val="00F35498"/>
    <w:pPr>
      <w:keepLines/>
      <w:tabs>
        <w:tab w:val="left" w:pos="240"/>
        <w:tab w:val="left" w:pos="480"/>
        <w:tab w:val="left" w:pos="720"/>
        <w:tab w:val="left" w:pos="960"/>
        <w:tab w:val="left" w:pos="1200"/>
        <w:tab w:val="left" w:pos="1440"/>
        <w:tab w:val="left" w:pos="1680"/>
        <w:tab w:val="left" w:pos="1920"/>
      </w:tabs>
      <w:autoSpaceDE/>
      <w:autoSpaceDN/>
      <w:adjustRightInd/>
      <w:spacing w:before="60" w:after="60" w:line="200" w:lineRule="exact"/>
      <w:ind w:left="20" w:right="20"/>
      <w:jc w:val="left"/>
    </w:pPr>
    <w:rPr>
      <w:rFonts w:ascii="Neo Sans Intel" w:hAnsi="Neo Sans Intel" w:cs="Times New Roman"/>
      <w:w w:val="100"/>
      <w:sz w:val="16"/>
      <w:szCs w:val="20"/>
    </w:rPr>
  </w:style>
  <w:style w:type="character" w:customStyle="1" w:styleId="CellBodyLeftChar">
    <w:name w:val="CellBodyLeft Char"/>
    <w:basedOn w:val="DefaultParagraphFont"/>
    <w:link w:val="CellBodyLeft"/>
    <w:rsid w:val="00F35498"/>
    <w:rPr>
      <w:rFonts w:ascii="Neo Sans Intel" w:hAnsi="Neo Sans Intel"/>
      <w:color w:val="000000"/>
      <w:sz w:val="16"/>
    </w:rPr>
  </w:style>
  <w:style w:type="paragraph" w:customStyle="1" w:styleId="Default">
    <w:name w:val="Default"/>
    <w:rsid w:val="005511E0"/>
    <w:pPr>
      <w:autoSpaceDE w:val="0"/>
      <w:autoSpaceDN w:val="0"/>
      <w:adjustRightInd w:val="0"/>
    </w:pPr>
    <w:rPr>
      <w:rFonts w:ascii="Neo Sans Intel" w:hAnsi="Neo Sans Intel" w:cs="Neo Sans Inte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328349">
      <w:bodyDiv w:val="1"/>
      <w:marLeft w:val="0"/>
      <w:marRight w:val="0"/>
      <w:marTop w:val="0"/>
      <w:marBottom w:val="0"/>
      <w:divBdr>
        <w:top w:val="none" w:sz="0" w:space="0" w:color="auto"/>
        <w:left w:val="none" w:sz="0" w:space="0" w:color="auto"/>
        <w:bottom w:val="none" w:sz="0" w:space="0" w:color="auto"/>
        <w:right w:val="none" w:sz="0" w:space="0" w:color="auto"/>
      </w:divBdr>
    </w:div>
    <w:div w:id="211893509">
      <w:bodyDiv w:val="1"/>
      <w:marLeft w:val="0"/>
      <w:marRight w:val="0"/>
      <w:marTop w:val="0"/>
      <w:marBottom w:val="0"/>
      <w:divBdr>
        <w:top w:val="none" w:sz="0" w:space="0" w:color="auto"/>
        <w:left w:val="none" w:sz="0" w:space="0" w:color="auto"/>
        <w:bottom w:val="none" w:sz="0" w:space="0" w:color="auto"/>
        <w:right w:val="none" w:sz="0" w:space="0" w:color="auto"/>
      </w:divBdr>
    </w:div>
    <w:div w:id="247740779">
      <w:bodyDiv w:val="1"/>
      <w:marLeft w:val="0"/>
      <w:marRight w:val="0"/>
      <w:marTop w:val="0"/>
      <w:marBottom w:val="0"/>
      <w:divBdr>
        <w:top w:val="none" w:sz="0" w:space="0" w:color="auto"/>
        <w:left w:val="none" w:sz="0" w:space="0" w:color="auto"/>
        <w:bottom w:val="none" w:sz="0" w:space="0" w:color="auto"/>
        <w:right w:val="none" w:sz="0" w:space="0" w:color="auto"/>
      </w:divBdr>
      <w:divsChild>
        <w:div w:id="1953315397">
          <w:marLeft w:val="0"/>
          <w:marRight w:val="0"/>
          <w:marTop w:val="0"/>
          <w:marBottom w:val="0"/>
          <w:divBdr>
            <w:top w:val="none" w:sz="0" w:space="0" w:color="auto"/>
            <w:left w:val="none" w:sz="0" w:space="0" w:color="auto"/>
            <w:bottom w:val="none" w:sz="0" w:space="0" w:color="auto"/>
            <w:right w:val="none" w:sz="0" w:space="0" w:color="auto"/>
          </w:divBdr>
          <w:divsChild>
            <w:div w:id="1049065707">
              <w:marLeft w:val="0"/>
              <w:marRight w:val="0"/>
              <w:marTop w:val="0"/>
              <w:marBottom w:val="0"/>
              <w:divBdr>
                <w:top w:val="none" w:sz="0" w:space="0" w:color="auto"/>
                <w:left w:val="none" w:sz="0" w:space="0" w:color="auto"/>
                <w:bottom w:val="none" w:sz="0" w:space="0" w:color="auto"/>
                <w:right w:val="none" w:sz="0" w:space="0" w:color="auto"/>
              </w:divBdr>
            </w:div>
            <w:div w:id="1609237527">
              <w:marLeft w:val="0"/>
              <w:marRight w:val="0"/>
              <w:marTop w:val="0"/>
              <w:marBottom w:val="0"/>
              <w:divBdr>
                <w:top w:val="none" w:sz="0" w:space="0" w:color="auto"/>
                <w:left w:val="none" w:sz="0" w:space="0" w:color="auto"/>
                <w:bottom w:val="none" w:sz="0" w:space="0" w:color="auto"/>
                <w:right w:val="none" w:sz="0" w:space="0" w:color="auto"/>
              </w:divBdr>
            </w:div>
            <w:div w:id="21274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8334">
      <w:bodyDiv w:val="1"/>
      <w:marLeft w:val="0"/>
      <w:marRight w:val="0"/>
      <w:marTop w:val="0"/>
      <w:marBottom w:val="0"/>
      <w:divBdr>
        <w:top w:val="none" w:sz="0" w:space="0" w:color="auto"/>
        <w:left w:val="none" w:sz="0" w:space="0" w:color="auto"/>
        <w:bottom w:val="none" w:sz="0" w:space="0" w:color="auto"/>
        <w:right w:val="none" w:sz="0" w:space="0" w:color="auto"/>
      </w:divBdr>
      <w:divsChild>
        <w:div w:id="868958284">
          <w:marLeft w:val="0"/>
          <w:marRight w:val="0"/>
          <w:marTop w:val="0"/>
          <w:marBottom w:val="0"/>
          <w:divBdr>
            <w:top w:val="none" w:sz="0" w:space="0" w:color="auto"/>
            <w:left w:val="none" w:sz="0" w:space="0" w:color="auto"/>
            <w:bottom w:val="none" w:sz="0" w:space="0" w:color="auto"/>
            <w:right w:val="none" w:sz="0" w:space="0" w:color="auto"/>
          </w:divBdr>
        </w:div>
        <w:div w:id="1049382593">
          <w:marLeft w:val="0"/>
          <w:marRight w:val="0"/>
          <w:marTop w:val="0"/>
          <w:marBottom w:val="0"/>
          <w:divBdr>
            <w:top w:val="none" w:sz="0" w:space="0" w:color="auto"/>
            <w:left w:val="none" w:sz="0" w:space="0" w:color="auto"/>
            <w:bottom w:val="none" w:sz="0" w:space="0" w:color="auto"/>
            <w:right w:val="none" w:sz="0" w:space="0" w:color="auto"/>
          </w:divBdr>
        </w:div>
        <w:div w:id="1485243256">
          <w:marLeft w:val="0"/>
          <w:marRight w:val="0"/>
          <w:marTop w:val="0"/>
          <w:marBottom w:val="0"/>
          <w:divBdr>
            <w:top w:val="none" w:sz="0" w:space="0" w:color="auto"/>
            <w:left w:val="none" w:sz="0" w:space="0" w:color="auto"/>
            <w:bottom w:val="none" w:sz="0" w:space="0" w:color="auto"/>
            <w:right w:val="none" w:sz="0" w:space="0" w:color="auto"/>
          </w:divBdr>
        </w:div>
        <w:div w:id="1728989834">
          <w:marLeft w:val="0"/>
          <w:marRight w:val="0"/>
          <w:marTop w:val="0"/>
          <w:marBottom w:val="0"/>
          <w:divBdr>
            <w:top w:val="none" w:sz="0" w:space="0" w:color="auto"/>
            <w:left w:val="none" w:sz="0" w:space="0" w:color="auto"/>
            <w:bottom w:val="none" w:sz="0" w:space="0" w:color="auto"/>
            <w:right w:val="none" w:sz="0" w:space="0" w:color="auto"/>
          </w:divBdr>
        </w:div>
      </w:divsChild>
    </w:div>
    <w:div w:id="270552572">
      <w:bodyDiv w:val="1"/>
      <w:marLeft w:val="0"/>
      <w:marRight w:val="0"/>
      <w:marTop w:val="0"/>
      <w:marBottom w:val="0"/>
      <w:divBdr>
        <w:top w:val="none" w:sz="0" w:space="0" w:color="auto"/>
        <w:left w:val="none" w:sz="0" w:space="0" w:color="auto"/>
        <w:bottom w:val="none" w:sz="0" w:space="0" w:color="auto"/>
        <w:right w:val="none" w:sz="0" w:space="0" w:color="auto"/>
      </w:divBdr>
      <w:divsChild>
        <w:div w:id="1646861224">
          <w:marLeft w:val="0"/>
          <w:marRight w:val="0"/>
          <w:marTop w:val="0"/>
          <w:marBottom w:val="0"/>
          <w:divBdr>
            <w:top w:val="none" w:sz="0" w:space="0" w:color="auto"/>
            <w:left w:val="none" w:sz="0" w:space="0" w:color="auto"/>
            <w:bottom w:val="none" w:sz="0" w:space="0" w:color="auto"/>
            <w:right w:val="none" w:sz="0" w:space="0" w:color="auto"/>
          </w:divBdr>
          <w:divsChild>
            <w:div w:id="603268934">
              <w:marLeft w:val="0"/>
              <w:marRight w:val="0"/>
              <w:marTop w:val="0"/>
              <w:marBottom w:val="0"/>
              <w:divBdr>
                <w:top w:val="none" w:sz="0" w:space="0" w:color="auto"/>
                <w:left w:val="none" w:sz="0" w:space="0" w:color="auto"/>
                <w:bottom w:val="none" w:sz="0" w:space="0" w:color="auto"/>
                <w:right w:val="none" w:sz="0" w:space="0" w:color="auto"/>
              </w:divBdr>
            </w:div>
            <w:div w:id="77170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6655">
      <w:bodyDiv w:val="1"/>
      <w:marLeft w:val="0"/>
      <w:marRight w:val="0"/>
      <w:marTop w:val="0"/>
      <w:marBottom w:val="0"/>
      <w:divBdr>
        <w:top w:val="none" w:sz="0" w:space="0" w:color="auto"/>
        <w:left w:val="none" w:sz="0" w:space="0" w:color="auto"/>
        <w:bottom w:val="none" w:sz="0" w:space="0" w:color="auto"/>
        <w:right w:val="none" w:sz="0" w:space="0" w:color="auto"/>
      </w:divBdr>
    </w:div>
    <w:div w:id="312565613">
      <w:bodyDiv w:val="1"/>
      <w:marLeft w:val="0"/>
      <w:marRight w:val="0"/>
      <w:marTop w:val="0"/>
      <w:marBottom w:val="0"/>
      <w:divBdr>
        <w:top w:val="none" w:sz="0" w:space="0" w:color="auto"/>
        <w:left w:val="none" w:sz="0" w:space="0" w:color="auto"/>
        <w:bottom w:val="none" w:sz="0" w:space="0" w:color="auto"/>
        <w:right w:val="none" w:sz="0" w:space="0" w:color="auto"/>
      </w:divBdr>
    </w:div>
    <w:div w:id="421027725">
      <w:bodyDiv w:val="1"/>
      <w:marLeft w:val="0"/>
      <w:marRight w:val="0"/>
      <w:marTop w:val="0"/>
      <w:marBottom w:val="0"/>
      <w:divBdr>
        <w:top w:val="none" w:sz="0" w:space="0" w:color="auto"/>
        <w:left w:val="none" w:sz="0" w:space="0" w:color="auto"/>
        <w:bottom w:val="none" w:sz="0" w:space="0" w:color="auto"/>
        <w:right w:val="none" w:sz="0" w:space="0" w:color="auto"/>
      </w:divBdr>
    </w:div>
    <w:div w:id="561986254">
      <w:bodyDiv w:val="1"/>
      <w:marLeft w:val="0"/>
      <w:marRight w:val="0"/>
      <w:marTop w:val="0"/>
      <w:marBottom w:val="0"/>
      <w:divBdr>
        <w:top w:val="none" w:sz="0" w:space="0" w:color="auto"/>
        <w:left w:val="none" w:sz="0" w:space="0" w:color="auto"/>
        <w:bottom w:val="none" w:sz="0" w:space="0" w:color="auto"/>
        <w:right w:val="none" w:sz="0" w:space="0" w:color="auto"/>
      </w:divBdr>
    </w:div>
    <w:div w:id="597375502">
      <w:bodyDiv w:val="1"/>
      <w:marLeft w:val="0"/>
      <w:marRight w:val="0"/>
      <w:marTop w:val="0"/>
      <w:marBottom w:val="0"/>
      <w:divBdr>
        <w:top w:val="none" w:sz="0" w:space="0" w:color="auto"/>
        <w:left w:val="none" w:sz="0" w:space="0" w:color="auto"/>
        <w:bottom w:val="none" w:sz="0" w:space="0" w:color="auto"/>
        <w:right w:val="none" w:sz="0" w:space="0" w:color="auto"/>
      </w:divBdr>
    </w:div>
    <w:div w:id="733235766">
      <w:bodyDiv w:val="1"/>
      <w:marLeft w:val="0"/>
      <w:marRight w:val="0"/>
      <w:marTop w:val="0"/>
      <w:marBottom w:val="0"/>
      <w:divBdr>
        <w:top w:val="none" w:sz="0" w:space="0" w:color="auto"/>
        <w:left w:val="none" w:sz="0" w:space="0" w:color="auto"/>
        <w:bottom w:val="none" w:sz="0" w:space="0" w:color="auto"/>
        <w:right w:val="none" w:sz="0" w:space="0" w:color="auto"/>
      </w:divBdr>
    </w:div>
    <w:div w:id="750929218">
      <w:bodyDiv w:val="1"/>
      <w:marLeft w:val="0"/>
      <w:marRight w:val="0"/>
      <w:marTop w:val="0"/>
      <w:marBottom w:val="0"/>
      <w:divBdr>
        <w:top w:val="none" w:sz="0" w:space="0" w:color="auto"/>
        <w:left w:val="none" w:sz="0" w:space="0" w:color="auto"/>
        <w:bottom w:val="none" w:sz="0" w:space="0" w:color="auto"/>
        <w:right w:val="none" w:sz="0" w:space="0" w:color="auto"/>
      </w:divBdr>
      <w:divsChild>
        <w:div w:id="65762196">
          <w:marLeft w:val="0"/>
          <w:marRight w:val="0"/>
          <w:marTop w:val="0"/>
          <w:marBottom w:val="0"/>
          <w:divBdr>
            <w:top w:val="none" w:sz="0" w:space="0" w:color="auto"/>
            <w:left w:val="none" w:sz="0" w:space="0" w:color="auto"/>
            <w:bottom w:val="none" w:sz="0" w:space="0" w:color="auto"/>
            <w:right w:val="none" w:sz="0" w:space="0" w:color="auto"/>
          </w:divBdr>
        </w:div>
        <w:div w:id="143546546">
          <w:marLeft w:val="0"/>
          <w:marRight w:val="0"/>
          <w:marTop w:val="0"/>
          <w:marBottom w:val="0"/>
          <w:divBdr>
            <w:top w:val="none" w:sz="0" w:space="0" w:color="auto"/>
            <w:left w:val="none" w:sz="0" w:space="0" w:color="auto"/>
            <w:bottom w:val="none" w:sz="0" w:space="0" w:color="auto"/>
            <w:right w:val="none" w:sz="0" w:space="0" w:color="auto"/>
          </w:divBdr>
        </w:div>
        <w:div w:id="1011227286">
          <w:marLeft w:val="0"/>
          <w:marRight w:val="0"/>
          <w:marTop w:val="0"/>
          <w:marBottom w:val="0"/>
          <w:divBdr>
            <w:top w:val="none" w:sz="0" w:space="0" w:color="auto"/>
            <w:left w:val="none" w:sz="0" w:space="0" w:color="auto"/>
            <w:bottom w:val="none" w:sz="0" w:space="0" w:color="auto"/>
            <w:right w:val="none" w:sz="0" w:space="0" w:color="auto"/>
          </w:divBdr>
        </w:div>
      </w:divsChild>
    </w:div>
    <w:div w:id="766078788">
      <w:bodyDiv w:val="1"/>
      <w:marLeft w:val="0"/>
      <w:marRight w:val="0"/>
      <w:marTop w:val="0"/>
      <w:marBottom w:val="0"/>
      <w:divBdr>
        <w:top w:val="none" w:sz="0" w:space="0" w:color="auto"/>
        <w:left w:val="none" w:sz="0" w:space="0" w:color="auto"/>
        <w:bottom w:val="none" w:sz="0" w:space="0" w:color="auto"/>
        <w:right w:val="none" w:sz="0" w:space="0" w:color="auto"/>
      </w:divBdr>
    </w:div>
    <w:div w:id="802583499">
      <w:bodyDiv w:val="1"/>
      <w:marLeft w:val="0"/>
      <w:marRight w:val="0"/>
      <w:marTop w:val="0"/>
      <w:marBottom w:val="0"/>
      <w:divBdr>
        <w:top w:val="none" w:sz="0" w:space="0" w:color="auto"/>
        <w:left w:val="none" w:sz="0" w:space="0" w:color="auto"/>
        <w:bottom w:val="none" w:sz="0" w:space="0" w:color="auto"/>
        <w:right w:val="none" w:sz="0" w:space="0" w:color="auto"/>
      </w:divBdr>
    </w:div>
    <w:div w:id="925923353">
      <w:bodyDiv w:val="1"/>
      <w:marLeft w:val="0"/>
      <w:marRight w:val="0"/>
      <w:marTop w:val="0"/>
      <w:marBottom w:val="0"/>
      <w:divBdr>
        <w:top w:val="none" w:sz="0" w:space="0" w:color="auto"/>
        <w:left w:val="none" w:sz="0" w:space="0" w:color="auto"/>
        <w:bottom w:val="none" w:sz="0" w:space="0" w:color="auto"/>
        <w:right w:val="none" w:sz="0" w:space="0" w:color="auto"/>
      </w:divBdr>
    </w:div>
    <w:div w:id="936057993">
      <w:bodyDiv w:val="1"/>
      <w:marLeft w:val="0"/>
      <w:marRight w:val="0"/>
      <w:marTop w:val="0"/>
      <w:marBottom w:val="0"/>
      <w:divBdr>
        <w:top w:val="none" w:sz="0" w:space="0" w:color="auto"/>
        <w:left w:val="none" w:sz="0" w:space="0" w:color="auto"/>
        <w:bottom w:val="none" w:sz="0" w:space="0" w:color="auto"/>
        <w:right w:val="none" w:sz="0" w:space="0" w:color="auto"/>
      </w:divBdr>
      <w:divsChild>
        <w:div w:id="411590521">
          <w:marLeft w:val="0"/>
          <w:marRight w:val="0"/>
          <w:marTop w:val="0"/>
          <w:marBottom w:val="0"/>
          <w:divBdr>
            <w:top w:val="none" w:sz="0" w:space="0" w:color="auto"/>
            <w:left w:val="none" w:sz="0" w:space="0" w:color="auto"/>
            <w:bottom w:val="none" w:sz="0" w:space="0" w:color="auto"/>
            <w:right w:val="none" w:sz="0" w:space="0" w:color="auto"/>
          </w:divBdr>
          <w:divsChild>
            <w:div w:id="55018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3175">
      <w:bodyDiv w:val="1"/>
      <w:marLeft w:val="0"/>
      <w:marRight w:val="0"/>
      <w:marTop w:val="0"/>
      <w:marBottom w:val="0"/>
      <w:divBdr>
        <w:top w:val="none" w:sz="0" w:space="0" w:color="auto"/>
        <w:left w:val="none" w:sz="0" w:space="0" w:color="auto"/>
        <w:bottom w:val="none" w:sz="0" w:space="0" w:color="auto"/>
        <w:right w:val="none" w:sz="0" w:space="0" w:color="auto"/>
      </w:divBdr>
      <w:divsChild>
        <w:div w:id="488522975">
          <w:marLeft w:val="0"/>
          <w:marRight w:val="0"/>
          <w:marTop w:val="0"/>
          <w:marBottom w:val="0"/>
          <w:divBdr>
            <w:top w:val="none" w:sz="0" w:space="0" w:color="auto"/>
            <w:left w:val="none" w:sz="0" w:space="0" w:color="auto"/>
            <w:bottom w:val="none" w:sz="0" w:space="0" w:color="auto"/>
            <w:right w:val="none" w:sz="0" w:space="0" w:color="auto"/>
          </w:divBdr>
        </w:div>
      </w:divsChild>
    </w:div>
    <w:div w:id="1330206800">
      <w:bodyDiv w:val="1"/>
      <w:marLeft w:val="0"/>
      <w:marRight w:val="0"/>
      <w:marTop w:val="0"/>
      <w:marBottom w:val="0"/>
      <w:divBdr>
        <w:top w:val="none" w:sz="0" w:space="0" w:color="auto"/>
        <w:left w:val="none" w:sz="0" w:space="0" w:color="auto"/>
        <w:bottom w:val="none" w:sz="0" w:space="0" w:color="auto"/>
        <w:right w:val="none" w:sz="0" w:space="0" w:color="auto"/>
      </w:divBdr>
      <w:divsChild>
        <w:div w:id="2052805056">
          <w:marLeft w:val="0"/>
          <w:marRight w:val="0"/>
          <w:marTop w:val="0"/>
          <w:marBottom w:val="0"/>
          <w:divBdr>
            <w:top w:val="none" w:sz="0" w:space="0" w:color="auto"/>
            <w:left w:val="none" w:sz="0" w:space="0" w:color="auto"/>
            <w:bottom w:val="none" w:sz="0" w:space="0" w:color="auto"/>
            <w:right w:val="none" w:sz="0" w:space="0" w:color="auto"/>
          </w:divBdr>
          <w:divsChild>
            <w:div w:id="27418708">
              <w:marLeft w:val="0"/>
              <w:marRight w:val="0"/>
              <w:marTop w:val="0"/>
              <w:marBottom w:val="0"/>
              <w:divBdr>
                <w:top w:val="none" w:sz="0" w:space="0" w:color="auto"/>
                <w:left w:val="none" w:sz="0" w:space="0" w:color="auto"/>
                <w:bottom w:val="none" w:sz="0" w:space="0" w:color="auto"/>
                <w:right w:val="none" w:sz="0" w:space="0" w:color="auto"/>
              </w:divBdr>
            </w:div>
            <w:div w:id="160854709">
              <w:marLeft w:val="0"/>
              <w:marRight w:val="0"/>
              <w:marTop w:val="0"/>
              <w:marBottom w:val="0"/>
              <w:divBdr>
                <w:top w:val="none" w:sz="0" w:space="0" w:color="auto"/>
                <w:left w:val="none" w:sz="0" w:space="0" w:color="auto"/>
                <w:bottom w:val="none" w:sz="0" w:space="0" w:color="auto"/>
                <w:right w:val="none" w:sz="0" w:space="0" w:color="auto"/>
              </w:divBdr>
            </w:div>
            <w:div w:id="441344430">
              <w:marLeft w:val="0"/>
              <w:marRight w:val="0"/>
              <w:marTop w:val="0"/>
              <w:marBottom w:val="0"/>
              <w:divBdr>
                <w:top w:val="none" w:sz="0" w:space="0" w:color="auto"/>
                <w:left w:val="none" w:sz="0" w:space="0" w:color="auto"/>
                <w:bottom w:val="none" w:sz="0" w:space="0" w:color="auto"/>
                <w:right w:val="none" w:sz="0" w:space="0" w:color="auto"/>
              </w:divBdr>
            </w:div>
            <w:div w:id="877426467">
              <w:marLeft w:val="0"/>
              <w:marRight w:val="0"/>
              <w:marTop w:val="0"/>
              <w:marBottom w:val="0"/>
              <w:divBdr>
                <w:top w:val="none" w:sz="0" w:space="0" w:color="auto"/>
                <w:left w:val="none" w:sz="0" w:space="0" w:color="auto"/>
                <w:bottom w:val="none" w:sz="0" w:space="0" w:color="auto"/>
                <w:right w:val="none" w:sz="0" w:space="0" w:color="auto"/>
              </w:divBdr>
            </w:div>
            <w:div w:id="1070036005">
              <w:marLeft w:val="0"/>
              <w:marRight w:val="0"/>
              <w:marTop w:val="0"/>
              <w:marBottom w:val="0"/>
              <w:divBdr>
                <w:top w:val="none" w:sz="0" w:space="0" w:color="auto"/>
                <w:left w:val="none" w:sz="0" w:space="0" w:color="auto"/>
                <w:bottom w:val="none" w:sz="0" w:space="0" w:color="auto"/>
                <w:right w:val="none" w:sz="0" w:space="0" w:color="auto"/>
              </w:divBdr>
            </w:div>
            <w:div w:id="1333801443">
              <w:marLeft w:val="0"/>
              <w:marRight w:val="0"/>
              <w:marTop w:val="0"/>
              <w:marBottom w:val="0"/>
              <w:divBdr>
                <w:top w:val="none" w:sz="0" w:space="0" w:color="auto"/>
                <w:left w:val="none" w:sz="0" w:space="0" w:color="auto"/>
                <w:bottom w:val="none" w:sz="0" w:space="0" w:color="auto"/>
                <w:right w:val="none" w:sz="0" w:space="0" w:color="auto"/>
              </w:divBdr>
            </w:div>
            <w:div w:id="1488395057">
              <w:marLeft w:val="0"/>
              <w:marRight w:val="0"/>
              <w:marTop w:val="0"/>
              <w:marBottom w:val="0"/>
              <w:divBdr>
                <w:top w:val="none" w:sz="0" w:space="0" w:color="auto"/>
                <w:left w:val="none" w:sz="0" w:space="0" w:color="auto"/>
                <w:bottom w:val="none" w:sz="0" w:space="0" w:color="auto"/>
                <w:right w:val="none" w:sz="0" w:space="0" w:color="auto"/>
              </w:divBdr>
            </w:div>
            <w:div w:id="17318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91722">
      <w:bodyDiv w:val="1"/>
      <w:marLeft w:val="0"/>
      <w:marRight w:val="0"/>
      <w:marTop w:val="0"/>
      <w:marBottom w:val="0"/>
      <w:divBdr>
        <w:top w:val="none" w:sz="0" w:space="0" w:color="auto"/>
        <w:left w:val="none" w:sz="0" w:space="0" w:color="auto"/>
        <w:bottom w:val="none" w:sz="0" w:space="0" w:color="auto"/>
        <w:right w:val="none" w:sz="0" w:space="0" w:color="auto"/>
      </w:divBdr>
    </w:div>
    <w:div w:id="1429303622">
      <w:bodyDiv w:val="1"/>
      <w:marLeft w:val="0"/>
      <w:marRight w:val="0"/>
      <w:marTop w:val="0"/>
      <w:marBottom w:val="0"/>
      <w:divBdr>
        <w:top w:val="none" w:sz="0" w:space="0" w:color="auto"/>
        <w:left w:val="none" w:sz="0" w:space="0" w:color="auto"/>
        <w:bottom w:val="none" w:sz="0" w:space="0" w:color="auto"/>
        <w:right w:val="none" w:sz="0" w:space="0" w:color="auto"/>
      </w:divBdr>
    </w:div>
    <w:div w:id="1454056035">
      <w:bodyDiv w:val="1"/>
      <w:marLeft w:val="0"/>
      <w:marRight w:val="0"/>
      <w:marTop w:val="0"/>
      <w:marBottom w:val="0"/>
      <w:divBdr>
        <w:top w:val="none" w:sz="0" w:space="0" w:color="auto"/>
        <w:left w:val="none" w:sz="0" w:space="0" w:color="auto"/>
        <w:bottom w:val="none" w:sz="0" w:space="0" w:color="auto"/>
        <w:right w:val="none" w:sz="0" w:space="0" w:color="auto"/>
      </w:divBdr>
      <w:divsChild>
        <w:div w:id="170490647">
          <w:marLeft w:val="0"/>
          <w:marRight w:val="0"/>
          <w:marTop w:val="0"/>
          <w:marBottom w:val="0"/>
          <w:divBdr>
            <w:top w:val="none" w:sz="0" w:space="0" w:color="auto"/>
            <w:left w:val="none" w:sz="0" w:space="0" w:color="auto"/>
            <w:bottom w:val="none" w:sz="0" w:space="0" w:color="auto"/>
            <w:right w:val="none" w:sz="0" w:space="0" w:color="auto"/>
          </w:divBdr>
          <w:divsChild>
            <w:div w:id="188034024">
              <w:marLeft w:val="0"/>
              <w:marRight w:val="0"/>
              <w:marTop w:val="0"/>
              <w:marBottom w:val="0"/>
              <w:divBdr>
                <w:top w:val="none" w:sz="0" w:space="0" w:color="auto"/>
                <w:left w:val="none" w:sz="0" w:space="0" w:color="auto"/>
                <w:bottom w:val="none" w:sz="0" w:space="0" w:color="auto"/>
                <w:right w:val="none" w:sz="0" w:space="0" w:color="auto"/>
              </w:divBdr>
            </w:div>
            <w:div w:id="525097651">
              <w:marLeft w:val="0"/>
              <w:marRight w:val="0"/>
              <w:marTop w:val="0"/>
              <w:marBottom w:val="0"/>
              <w:divBdr>
                <w:top w:val="none" w:sz="0" w:space="0" w:color="auto"/>
                <w:left w:val="none" w:sz="0" w:space="0" w:color="auto"/>
                <w:bottom w:val="none" w:sz="0" w:space="0" w:color="auto"/>
                <w:right w:val="none" w:sz="0" w:space="0" w:color="auto"/>
              </w:divBdr>
            </w:div>
            <w:div w:id="612633027">
              <w:marLeft w:val="0"/>
              <w:marRight w:val="0"/>
              <w:marTop w:val="0"/>
              <w:marBottom w:val="0"/>
              <w:divBdr>
                <w:top w:val="none" w:sz="0" w:space="0" w:color="auto"/>
                <w:left w:val="none" w:sz="0" w:space="0" w:color="auto"/>
                <w:bottom w:val="none" w:sz="0" w:space="0" w:color="auto"/>
                <w:right w:val="none" w:sz="0" w:space="0" w:color="auto"/>
              </w:divBdr>
            </w:div>
            <w:div w:id="881986965">
              <w:marLeft w:val="0"/>
              <w:marRight w:val="0"/>
              <w:marTop w:val="0"/>
              <w:marBottom w:val="0"/>
              <w:divBdr>
                <w:top w:val="none" w:sz="0" w:space="0" w:color="auto"/>
                <w:left w:val="none" w:sz="0" w:space="0" w:color="auto"/>
                <w:bottom w:val="none" w:sz="0" w:space="0" w:color="auto"/>
                <w:right w:val="none" w:sz="0" w:space="0" w:color="auto"/>
              </w:divBdr>
            </w:div>
            <w:div w:id="1084571550">
              <w:marLeft w:val="0"/>
              <w:marRight w:val="0"/>
              <w:marTop w:val="0"/>
              <w:marBottom w:val="0"/>
              <w:divBdr>
                <w:top w:val="none" w:sz="0" w:space="0" w:color="auto"/>
                <w:left w:val="none" w:sz="0" w:space="0" w:color="auto"/>
                <w:bottom w:val="none" w:sz="0" w:space="0" w:color="auto"/>
                <w:right w:val="none" w:sz="0" w:space="0" w:color="auto"/>
              </w:divBdr>
            </w:div>
            <w:div w:id="1407148192">
              <w:marLeft w:val="0"/>
              <w:marRight w:val="0"/>
              <w:marTop w:val="0"/>
              <w:marBottom w:val="0"/>
              <w:divBdr>
                <w:top w:val="none" w:sz="0" w:space="0" w:color="auto"/>
                <w:left w:val="none" w:sz="0" w:space="0" w:color="auto"/>
                <w:bottom w:val="none" w:sz="0" w:space="0" w:color="auto"/>
                <w:right w:val="none" w:sz="0" w:space="0" w:color="auto"/>
              </w:divBdr>
            </w:div>
            <w:div w:id="1980573359">
              <w:marLeft w:val="0"/>
              <w:marRight w:val="0"/>
              <w:marTop w:val="0"/>
              <w:marBottom w:val="0"/>
              <w:divBdr>
                <w:top w:val="none" w:sz="0" w:space="0" w:color="auto"/>
                <w:left w:val="none" w:sz="0" w:space="0" w:color="auto"/>
                <w:bottom w:val="none" w:sz="0" w:space="0" w:color="auto"/>
                <w:right w:val="none" w:sz="0" w:space="0" w:color="auto"/>
              </w:divBdr>
            </w:div>
            <w:div w:id="2024892326">
              <w:marLeft w:val="0"/>
              <w:marRight w:val="0"/>
              <w:marTop w:val="0"/>
              <w:marBottom w:val="0"/>
              <w:divBdr>
                <w:top w:val="none" w:sz="0" w:space="0" w:color="auto"/>
                <w:left w:val="none" w:sz="0" w:space="0" w:color="auto"/>
                <w:bottom w:val="none" w:sz="0" w:space="0" w:color="auto"/>
                <w:right w:val="none" w:sz="0" w:space="0" w:color="auto"/>
              </w:divBdr>
            </w:div>
            <w:div w:id="202508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0740">
      <w:bodyDiv w:val="1"/>
      <w:marLeft w:val="0"/>
      <w:marRight w:val="0"/>
      <w:marTop w:val="0"/>
      <w:marBottom w:val="0"/>
      <w:divBdr>
        <w:top w:val="none" w:sz="0" w:space="0" w:color="auto"/>
        <w:left w:val="none" w:sz="0" w:space="0" w:color="auto"/>
        <w:bottom w:val="none" w:sz="0" w:space="0" w:color="auto"/>
        <w:right w:val="none" w:sz="0" w:space="0" w:color="auto"/>
      </w:divBdr>
      <w:divsChild>
        <w:div w:id="1411660313">
          <w:marLeft w:val="0"/>
          <w:marRight w:val="0"/>
          <w:marTop w:val="0"/>
          <w:marBottom w:val="0"/>
          <w:divBdr>
            <w:top w:val="none" w:sz="0" w:space="0" w:color="auto"/>
            <w:left w:val="none" w:sz="0" w:space="0" w:color="auto"/>
            <w:bottom w:val="none" w:sz="0" w:space="0" w:color="auto"/>
            <w:right w:val="none" w:sz="0" w:space="0" w:color="auto"/>
          </w:divBdr>
        </w:div>
      </w:divsChild>
    </w:div>
    <w:div w:id="1584144495">
      <w:bodyDiv w:val="1"/>
      <w:marLeft w:val="0"/>
      <w:marRight w:val="0"/>
      <w:marTop w:val="0"/>
      <w:marBottom w:val="0"/>
      <w:divBdr>
        <w:top w:val="none" w:sz="0" w:space="0" w:color="auto"/>
        <w:left w:val="none" w:sz="0" w:space="0" w:color="auto"/>
        <w:bottom w:val="none" w:sz="0" w:space="0" w:color="auto"/>
        <w:right w:val="none" w:sz="0" w:space="0" w:color="auto"/>
      </w:divBdr>
    </w:div>
    <w:div w:id="1660572732">
      <w:bodyDiv w:val="1"/>
      <w:marLeft w:val="0"/>
      <w:marRight w:val="0"/>
      <w:marTop w:val="0"/>
      <w:marBottom w:val="0"/>
      <w:divBdr>
        <w:top w:val="none" w:sz="0" w:space="0" w:color="auto"/>
        <w:left w:val="none" w:sz="0" w:space="0" w:color="auto"/>
        <w:bottom w:val="none" w:sz="0" w:space="0" w:color="auto"/>
        <w:right w:val="none" w:sz="0" w:space="0" w:color="auto"/>
      </w:divBdr>
    </w:div>
    <w:div w:id="1735734312">
      <w:bodyDiv w:val="1"/>
      <w:marLeft w:val="0"/>
      <w:marRight w:val="0"/>
      <w:marTop w:val="0"/>
      <w:marBottom w:val="0"/>
      <w:divBdr>
        <w:top w:val="none" w:sz="0" w:space="0" w:color="auto"/>
        <w:left w:val="none" w:sz="0" w:space="0" w:color="auto"/>
        <w:bottom w:val="none" w:sz="0" w:space="0" w:color="auto"/>
        <w:right w:val="none" w:sz="0" w:space="0" w:color="auto"/>
      </w:divBdr>
    </w:div>
    <w:div w:id="1928341453">
      <w:bodyDiv w:val="1"/>
      <w:marLeft w:val="0"/>
      <w:marRight w:val="0"/>
      <w:marTop w:val="0"/>
      <w:marBottom w:val="0"/>
      <w:divBdr>
        <w:top w:val="none" w:sz="0" w:space="0" w:color="auto"/>
        <w:left w:val="none" w:sz="0" w:space="0" w:color="auto"/>
        <w:bottom w:val="none" w:sz="0" w:space="0" w:color="auto"/>
        <w:right w:val="none" w:sz="0" w:space="0" w:color="auto"/>
      </w:divBdr>
    </w:div>
    <w:div w:id="198792651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sd-ifs.fm.intel.com/hsd/ifs/issue/default.aspx?issue_id=1274669" TargetMode="External"/><Relationship Id="rId18" Type="http://schemas.openxmlformats.org/officeDocument/2006/relationships/hyperlink" Target="https://hsd-ifs.fm.intel.com/hsd/ifs/issue/default.aspx?issue_id=2281759" TargetMode="External"/><Relationship Id="rId26" Type="http://schemas.openxmlformats.org/officeDocument/2006/relationships/hyperlink" Target="https://hsd-ifs.fm.intel.com/hsd/ifs/issue/default.aspx?issue_id=2266897" TargetMode="External"/><Relationship Id="rId39" Type="http://schemas.openxmlformats.org/officeDocument/2006/relationships/image" Target="media/image1.emf"/><Relationship Id="rId21" Type="http://schemas.openxmlformats.org/officeDocument/2006/relationships/hyperlink" Target="https://hsd-ifs.fm.intel.com/hsd/ifs/issue/default.aspx?issue_id=2280823" TargetMode="External"/><Relationship Id="rId34" Type="http://schemas.openxmlformats.org/officeDocument/2006/relationships/hyperlink" Target="https://hsd-ifs.fm.intel.com/hsd/ifs/issue/default.aspx?issue_id=2246425" TargetMode="External"/><Relationship Id="rId42" Type="http://schemas.openxmlformats.org/officeDocument/2006/relationships/image" Target="media/image4.wmf"/><Relationship Id="rId47" Type="http://schemas.openxmlformats.org/officeDocument/2006/relationships/image" Target="media/image9.wmf"/><Relationship Id="rId50" Type="http://schemas.openxmlformats.org/officeDocument/2006/relationships/image" Target="media/image11.wmf"/><Relationship Id="rId55" Type="http://schemas.openxmlformats.org/officeDocument/2006/relationships/image" Target="media/image16.tmp"/><Relationship Id="rId63" Type="http://schemas.openxmlformats.org/officeDocument/2006/relationships/oleObject" Target="embeddings/Microsoft_Visio_2003-2010_Drawing1.vsd"/><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hsd-ifs.fm.intel.com/hsd/ifs/issue/default.aspx?issue_id=1276108&amp;hideMenu=1" TargetMode="External"/><Relationship Id="rId29" Type="http://schemas.openxmlformats.org/officeDocument/2006/relationships/hyperlink" Target="https://hsd-ifs.fm.intel.com/hsd/ifs/issue/default.aspx?issue_id=2245081" TargetMode="External"/><Relationship Id="rId11" Type="http://schemas.openxmlformats.org/officeDocument/2006/relationships/hyperlink" Target="https://hsd-ifs.fm.intel.com/hsd/ifs/issue/default.aspx?issue_id=1274295" TargetMode="External"/><Relationship Id="rId24" Type="http://schemas.openxmlformats.org/officeDocument/2006/relationships/hyperlink" Target="https://hsd-ifs.fm.intel.com/hsd/ifs/issue/default.aspx?issue_id=2267262" TargetMode="External"/><Relationship Id="rId32" Type="http://schemas.openxmlformats.org/officeDocument/2006/relationships/hyperlink" Target="https://hsd-ifs.fm.intel.com/hsd/ifs/issue/default.aspx?issue_id=2392384" TargetMode="External"/><Relationship Id="rId37" Type="http://schemas.openxmlformats.org/officeDocument/2006/relationships/hyperlink" Target="https://hsdes.intel.com/home/default.html" TargetMode="External"/><Relationship Id="rId40" Type="http://schemas.openxmlformats.org/officeDocument/2006/relationships/image" Target="media/image2.emf"/><Relationship Id="rId45" Type="http://schemas.openxmlformats.org/officeDocument/2006/relationships/image" Target="media/image7.wmf"/><Relationship Id="rId53" Type="http://schemas.openxmlformats.org/officeDocument/2006/relationships/image" Target="media/image14.emf"/><Relationship Id="rId58" Type="http://schemas.openxmlformats.org/officeDocument/2006/relationships/image" Target="media/image19.wmf"/><Relationship Id="rId66" Type="http://schemas.openxmlformats.org/officeDocument/2006/relationships/image" Target="media/image25.wmf"/><Relationship Id="rId74"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s://hsd-ifs.fm.intel.com/hsd/ifs/issue/default.aspx?issue_id=1276045&amp;hideMenu=1" TargetMode="External"/><Relationship Id="rId23" Type="http://schemas.openxmlformats.org/officeDocument/2006/relationships/hyperlink" Target="https://hsd-ifs.fm.intel.com/hsd/ifs/issue/default.aspx?issue_id=2244992" TargetMode="External"/><Relationship Id="rId28" Type="http://schemas.openxmlformats.org/officeDocument/2006/relationships/hyperlink" Target="https://hsd-ifs.fm.intel.com/hsd/ifs/issue/default.aspx?issue_id=2249492" TargetMode="External"/><Relationship Id="rId36" Type="http://schemas.openxmlformats.org/officeDocument/2006/relationships/hyperlink" Target="https://hsdes.intel.com/home/default.html" TargetMode="External"/><Relationship Id="rId49" Type="http://schemas.openxmlformats.org/officeDocument/2006/relationships/package" Target="embeddings/Microsoft_Visio_Drawing1.vsdx"/><Relationship Id="rId57" Type="http://schemas.openxmlformats.org/officeDocument/2006/relationships/image" Target="media/image18.tmp"/><Relationship Id="rId61" Type="http://schemas.openxmlformats.org/officeDocument/2006/relationships/image" Target="media/image22.wmf"/><Relationship Id="rId10" Type="http://schemas.openxmlformats.org/officeDocument/2006/relationships/hyperlink" Target="https://hsd-ifs.fm.intel.com/hsd/ifs/issue/default.aspx?issue_id=1274074" TargetMode="External"/><Relationship Id="rId19" Type="http://schemas.openxmlformats.org/officeDocument/2006/relationships/hyperlink" Target="https://hsd-ifs.fm.intel.com/hsd/ifs/issue/default.aspx?issue_id=2267263" TargetMode="External"/><Relationship Id="rId31" Type="http://schemas.openxmlformats.org/officeDocument/2006/relationships/hyperlink" Target="https://hsd-ifs.fm.intel.com/hsd/ifs/issue/default.aspx?issue_id=2247058" TargetMode="External"/><Relationship Id="rId44" Type="http://schemas.openxmlformats.org/officeDocument/2006/relationships/image" Target="media/image6.wmf"/><Relationship Id="rId52" Type="http://schemas.openxmlformats.org/officeDocument/2006/relationships/image" Target="media/image13.emf"/><Relationship Id="rId60" Type="http://schemas.openxmlformats.org/officeDocument/2006/relationships/image" Target="media/image21.wmf"/><Relationship Id="rId65" Type="http://schemas.openxmlformats.org/officeDocument/2006/relationships/package" Target="embeddings/Microsoft_Visio_Drawing2.vsdx"/><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vthsd.fm.intel.com/hsd/sunrise_point/default.aspx" TargetMode="External"/><Relationship Id="rId14" Type="http://schemas.openxmlformats.org/officeDocument/2006/relationships/hyperlink" Target="https://hsd-ifs.fm.intel.com/hsd/ifs/issue/default.aspx?issue_id=1274704&amp;hideMenu=1" TargetMode="External"/><Relationship Id="rId22" Type="http://schemas.openxmlformats.org/officeDocument/2006/relationships/hyperlink" Target="https://hsd-ifs.fm.intel.com/hsd/ifs/issue/default.aspx?issue_id=2280825" TargetMode="External"/><Relationship Id="rId27" Type="http://schemas.openxmlformats.org/officeDocument/2006/relationships/hyperlink" Target="https://hsd-ifs.fm.intel.com/hsd/ifs/issue/default.aspx?issue_id=2244151" TargetMode="External"/><Relationship Id="rId30" Type="http://schemas.openxmlformats.org/officeDocument/2006/relationships/hyperlink" Target="https://hsd-ifs.fm.intel.com/hsd/ifs/issue/default.aspx?issue_id=2267412" TargetMode="External"/><Relationship Id="rId35" Type="http://schemas.openxmlformats.org/officeDocument/2006/relationships/hyperlink" Target="https://hsdes.intel.com/home/default.html" TargetMode="External"/><Relationship Id="rId43" Type="http://schemas.openxmlformats.org/officeDocument/2006/relationships/image" Target="media/image5.wmf"/><Relationship Id="rId48" Type="http://schemas.openxmlformats.org/officeDocument/2006/relationships/image" Target="media/image10.emf"/><Relationship Id="rId56" Type="http://schemas.openxmlformats.org/officeDocument/2006/relationships/image" Target="media/image17.wmf"/><Relationship Id="rId64" Type="http://schemas.openxmlformats.org/officeDocument/2006/relationships/image" Target="media/image24.emf"/><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12.wmf"/><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hyperlink" Target="https://hsd-ifs.fm.intel.com/hsd/ifs/issue/default.aspx?issue_id=1274297" TargetMode="External"/><Relationship Id="rId17" Type="http://schemas.openxmlformats.org/officeDocument/2006/relationships/hyperlink" Target="https://hsd-ifs.fm.intel.com/hsd/ifs/issue/default.aspx?issue_id=1277156" TargetMode="External"/><Relationship Id="rId25" Type="http://schemas.openxmlformats.org/officeDocument/2006/relationships/hyperlink" Target="https://hsd-ifs.fm.intel.com/hsd/ifs/issue/default.aspx?issue_id=2279699" TargetMode="External"/><Relationship Id="rId33" Type="http://schemas.openxmlformats.org/officeDocument/2006/relationships/hyperlink" Target="https://hsd-ifs.fm.intel.com/hsd/ifs/issue/default.aspx?issue_id=2266993" TargetMode="External"/><Relationship Id="rId38" Type="http://schemas.openxmlformats.org/officeDocument/2006/relationships/hyperlink" Target="https://hsdes.intel.com/home/default.html" TargetMode="External"/><Relationship Id="rId46" Type="http://schemas.openxmlformats.org/officeDocument/2006/relationships/image" Target="media/image8.wmf"/><Relationship Id="rId59" Type="http://schemas.openxmlformats.org/officeDocument/2006/relationships/image" Target="media/image20.wmf"/><Relationship Id="rId67" Type="http://schemas.openxmlformats.org/officeDocument/2006/relationships/header" Target="header1.xml"/><Relationship Id="rId20" Type="http://schemas.openxmlformats.org/officeDocument/2006/relationships/hyperlink" Target="https://hsd-ifs.fm.intel.com/hsd/ifs/issue/default.aspx?issue_id=2247555" TargetMode="External"/><Relationship Id="rId41" Type="http://schemas.openxmlformats.org/officeDocument/2006/relationships/image" Target="media/image3.emf"/><Relationship Id="rId54" Type="http://schemas.openxmlformats.org/officeDocument/2006/relationships/image" Target="media/image15.wmf"/><Relationship Id="rId62" Type="http://schemas.openxmlformats.org/officeDocument/2006/relationships/image" Target="media/image23.emf"/><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marom\Application%20Data\Microsoft\Templates\Ma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C7433C-6198-4F9C-929D-47FB6928F383}">
  <ds:schemaRefs>
    <ds:schemaRef ds:uri="http://schemas.openxmlformats.org/officeDocument/2006/bibliography"/>
  </ds:schemaRefs>
</ds:datastoreItem>
</file>

<file path=customXml/itemProps2.xml><?xml version="1.0" encoding="utf-8"?>
<ds:datastoreItem xmlns:ds="http://schemas.openxmlformats.org/officeDocument/2006/customXml" ds:itemID="{3E2BB441-9DFD-42B2-810E-38ADFEE50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Mas.dot</Template>
  <TotalTime>121</TotalTime>
  <Pages>78</Pages>
  <Words>17826</Words>
  <Characters>101609</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HSW HAS</vt:lpstr>
    </vt:vector>
  </TitlesOfParts>
  <Company>Intel Corporation</Company>
  <LinksUpToDate>false</LinksUpToDate>
  <CharactersWithSpaces>119197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HSW HAS</dc:title>
  <dc:creator>Mark Davis</dc:creator>
  <cp:keywords>Haswell HSW HAS MAS Specfication</cp:keywords>
  <cp:lastModifiedBy>yjkim1</cp:lastModifiedBy>
  <cp:revision>23</cp:revision>
  <cp:lastPrinted>2016-10-22T00:00:00Z</cp:lastPrinted>
  <dcterms:created xsi:type="dcterms:W3CDTF">2016-02-20T11:08:00Z</dcterms:created>
  <dcterms:modified xsi:type="dcterms:W3CDTF">2016-10-22T00:00:00Z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Nehalem</vt:lpwstr>
  </property>
  <property fmtid="{D5CDD505-2E9C-101B-9397-08002B2CF9AE}" pid="3" name="Revision">
    <vt:lpwstr>0.7</vt:lpwstr>
  </property>
  <property fmtid="{D5CDD505-2E9C-101B-9397-08002B2CF9AE}" pid="4" name="Contributers">
    <vt:lpwstr>Dion Rodgers, Bill Alexander, Larry Smith, Sham Datta</vt:lpwstr>
  </property>
  <property fmtid="{D5CDD505-2E9C-101B-9397-08002B2CF9AE}" pid="5" name="Feature">
    <vt:lpwstr>Millicode</vt:lpwstr>
  </property>
  <property fmtid="{D5CDD505-2E9C-101B-9397-08002B2CF9AE}" pid="6" name="Categories">
    <vt:lpwstr>PAS</vt:lpwstr>
  </property>
</Properties>
</file>